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E5CD2A">
      <w:pPr>
        <w:ind w:firstLine="0" w:firstLineChars="0"/>
        <w:jc w:val="left"/>
        <w:rPr>
          <w:rFonts w:ascii="微软雅黑" w:hAnsi="微软雅黑" w:eastAsia="微软雅黑" w:cs="微软雅黑"/>
          <w:b/>
          <w:bCs/>
          <w:color w:val="auto"/>
          <w:sz w:val="28"/>
          <w:szCs w:val="28"/>
          <w:highlight w:val="none"/>
          <w:lang w:eastAsia="zh-CN" w:bidi="ar"/>
        </w:rPr>
      </w:pPr>
      <w:bookmarkStart w:id="0" w:name="_Toc13201"/>
      <w:r>
        <w:rPr>
          <w:rFonts w:hint="eastAsia" w:ascii="微软雅黑" w:hAnsi="微软雅黑" w:eastAsia="微软雅黑" w:cs="微软雅黑"/>
          <w:b/>
          <w:bCs/>
          <w:color w:val="auto"/>
          <w:sz w:val="28"/>
          <w:szCs w:val="28"/>
          <w:highlight w:val="none"/>
          <w:lang w:val="en-US" w:eastAsia="zh-CN" w:bidi="ar"/>
        </w:rPr>
        <w:t>管理手册</w:t>
      </w:r>
      <w:r>
        <w:rPr>
          <w:rFonts w:ascii="微软雅黑" w:hAnsi="微软雅黑" w:eastAsia="微软雅黑" w:cs="微软雅黑"/>
          <w:b/>
          <w:bCs/>
          <w:color w:val="auto"/>
          <w:sz w:val="28"/>
          <w:szCs w:val="28"/>
          <w:highlight w:val="none"/>
          <w:lang w:eastAsia="zh-CN" w:bidi="ar"/>
        </w:rPr>
        <w:t xml:space="preserve"> </w:t>
      </w:r>
      <w:r>
        <w:rPr>
          <w:rFonts w:hint="eastAsia" w:ascii="微软雅黑" w:hAnsi="微软雅黑" w:eastAsia="微软雅黑" w:cs="微软雅黑"/>
          <w:b/>
          <w:bCs/>
          <w:color w:val="auto"/>
          <w:sz w:val="28"/>
          <w:szCs w:val="28"/>
          <w:highlight w:val="none"/>
          <w:lang w:val="en-US" w:eastAsia="zh-CN" w:bidi="ar"/>
        </w:rPr>
        <w:t>妥善</w:t>
      </w:r>
      <w:r>
        <w:rPr>
          <w:rFonts w:hint="eastAsia" w:ascii="微软雅黑" w:hAnsi="微软雅黑" w:eastAsia="微软雅黑" w:cs="微软雅黑"/>
          <w:b/>
          <w:bCs/>
          <w:color w:val="auto"/>
          <w:sz w:val="28"/>
          <w:szCs w:val="28"/>
          <w:highlight w:val="none"/>
          <w:lang w:eastAsia="zh-CN" w:bidi="ar"/>
        </w:rPr>
        <w:t>保存</w:t>
      </w:r>
    </w:p>
    <w:p w14:paraId="240E5D4D">
      <w:pPr>
        <w:spacing w:line="240" w:lineRule="auto"/>
        <w:ind w:firstLine="0" w:firstLineChars="0"/>
        <w:rPr>
          <w:rFonts w:ascii="微软雅黑" w:hAnsi="微软雅黑" w:eastAsia="微软雅黑" w:cs="微软雅黑"/>
          <w:b/>
          <w:bCs/>
          <w:color w:val="auto"/>
          <w:sz w:val="48"/>
          <w:szCs w:val="48"/>
          <w:highlight w:val="none"/>
          <w:lang w:eastAsia="zh-CN" w:bidi="ar"/>
        </w:rPr>
      </w:pPr>
    </w:p>
    <w:p w14:paraId="34EF8FAC">
      <w:pPr>
        <w:ind w:firstLine="0" w:firstLineChars="0"/>
        <w:jc w:val="left"/>
        <w:rPr>
          <w:rFonts w:ascii="微软雅黑" w:hAnsi="微软雅黑" w:eastAsia="微软雅黑" w:cs="微软雅黑"/>
          <w:b/>
          <w:bCs/>
          <w:color w:val="auto"/>
          <w:sz w:val="48"/>
          <w:szCs w:val="48"/>
          <w:highlight w:val="none"/>
          <w:lang w:eastAsia="zh-CN"/>
        </w:rPr>
      </w:pPr>
    </w:p>
    <w:p w14:paraId="6EB516F4">
      <w:pPr>
        <w:spacing w:line="240" w:lineRule="auto"/>
        <w:ind w:firstLine="0" w:firstLineChars="0"/>
        <w:jc w:val="center"/>
        <w:rPr>
          <w:rFonts w:ascii="微软雅黑" w:hAnsi="微软雅黑" w:eastAsia="微软雅黑" w:cs="微软雅黑"/>
          <w:b/>
          <w:bCs/>
          <w:color w:val="auto"/>
          <w:sz w:val="44"/>
          <w:szCs w:val="44"/>
          <w:highlight w:val="none"/>
          <w:lang w:eastAsia="zh-CN"/>
        </w:rPr>
      </w:pPr>
      <w:bookmarkStart w:id="1" w:name="_Toc17341"/>
      <w:bookmarkStart w:id="2" w:name="_Toc7018"/>
      <w:bookmarkStart w:id="3" w:name="_Toc15476"/>
      <w:bookmarkStart w:id="4" w:name="_Toc15568"/>
      <w:bookmarkStart w:id="5" w:name="_Toc19268"/>
      <w:bookmarkStart w:id="6" w:name="_Toc3249"/>
      <w:bookmarkStart w:id="7" w:name="_Toc9677"/>
      <w:r>
        <w:rPr>
          <w:rFonts w:hint="eastAsia" w:ascii="微软雅黑" w:hAnsi="微软雅黑" w:eastAsia="微软雅黑" w:cs="微软雅黑"/>
          <w:b/>
          <w:bCs/>
          <w:color w:val="auto"/>
          <w:sz w:val="44"/>
          <w:szCs w:val="44"/>
          <w:highlight w:val="none"/>
          <w:lang w:eastAsia="zh-CN"/>
        </w:rPr>
        <w:t>全过程项目管理工作</w:t>
      </w:r>
      <w:bookmarkEnd w:id="0"/>
      <w:bookmarkEnd w:id="1"/>
      <w:bookmarkEnd w:id="2"/>
      <w:bookmarkEnd w:id="3"/>
      <w:bookmarkEnd w:id="4"/>
      <w:bookmarkEnd w:id="5"/>
      <w:r>
        <w:rPr>
          <w:rFonts w:hint="eastAsia" w:ascii="微软雅黑" w:hAnsi="微软雅黑" w:eastAsia="微软雅黑" w:cs="微软雅黑"/>
          <w:b/>
          <w:bCs/>
          <w:color w:val="auto"/>
          <w:sz w:val="44"/>
          <w:szCs w:val="44"/>
          <w:highlight w:val="none"/>
          <w:lang w:eastAsia="zh-CN"/>
        </w:rPr>
        <w:t>指南</w:t>
      </w:r>
      <w:bookmarkEnd w:id="6"/>
      <w:bookmarkEnd w:id="7"/>
      <w:bookmarkStart w:id="8" w:name="_Toc6073"/>
      <w:bookmarkStart w:id="9" w:name="_Toc5401"/>
      <w:bookmarkStart w:id="10" w:name="_Toc7393"/>
      <w:bookmarkStart w:id="11" w:name="_Toc12762"/>
      <w:r>
        <w:rPr>
          <w:rFonts w:hint="eastAsia" w:ascii="微软雅黑" w:hAnsi="微软雅黑" w:eastAsia="微软雅黑" w:cs="微软雅黑"/>
          <w:b/>
          <w:bCs/>
          <w:color w:val="auto"/>
          <w:sz w:val="44"/>
          <w:szCs w:val="44"/>
          <w:highlight w:val="none"/>
          <w:lang w:eastAsia="zh-CN"/>
        </w:rPr>
        <w:t>（</w:t>
      </w:r>
      <w:r>
        <w:rPr>
          <w:rFonts w:ascii="微软雅黑" w:hAnsi="微软雅黑" w:eastAsia="微软雅黑" w:cs="微软雅黑"/>
          <w:b/>
          <w:bCs/>
          <w:color w:val="auto"/>
          <w:sz w:val="44"/>
          <w:szCs w:val="44"/>
          <w:highlight w:val="none"/>
          <w:lang w:eastAsia="zh-CN"/>
        </w:rPr>
        <w:t xml:space="preserve"> </w:t>
      </w:r>
      <w:r>
        <w:rPr>
          <w:rFonts w:hint="eastAsia" w:ascii="微软雅黑" w:hAnsi="微软雅黑" w:eastAsia="微软雅黑" w:cs="微软雅黑"/>
          <w:b/>
          <w:bCs/>
          <w:color w:val="auto"/>
          <w:sz w:val="44"/>
          <w:szCs w:val="44"/>
          <w:highlight w:val="none"/>
          <w:lang w:val="en-US" w:eastAsia="zh-CN"/>
        </w:rPr>
        <w:t>修订版</w:t>
      </w:r>
      <w:r>
        <w:rPr>
          <w:rFonts w:ascii="微软雅黑" w:hAnsi="微软雅黑" w:eastAsia="微软雅黑" w:cs="微软雅黑"/>
          <w:b/>
          <w:bCs/>
          <w:color w:val="auto"/>
          <w:sz w:val="44"/>
          <w:szCs w:val="44"/>
          <w:highlight w:val="none"/>
          <w:lang w:eastAsia="zh-CN"/>
        </w:rPr>
        <w:t xml:space="preserve"> </w:t>
      </w:r>
      <w:r>
        <w:rPr>
          <w:rFonts w:hint="eastAsia" w:ascii="微软雅黑" w:hAnsi="微软雅黑" w:eastAsia="微软雅黑" w:cs="微软雅黑"/>
          <w:b/>
          <w:bCs/>
          <w:color w:val="auto"/>
          <w:sz w:val="44"/>
          <w:szCs w:val="44"/>
          <w:highlight w:val="none"/>
          <w:lang w:eastAsia="zh-CN"/>
        </w:rPr>
        <w:t>）</w:t>
      </w:r>
      <w:bookmarkEnd w:id="8"/>
      <w:bookmarkEnd w:id="9"/>
      <w:bookmarkEnd w:id="10"/>
      <w:bookmarkEnd w:id="11"/>
    </w:p>
    <w:p w14:paraId="2F983A96">
      <w:pPr>
        <w:ind w:firstLine="956"/>
        <w:rPr>
          <w:rFonts w:ascii="宋体" w:hAnsi="宋体" w:cs="宋体"/>
          <w:color w:val="auto"/>
          <w:spacing w:val="-1"/>
          <w:sz w:val="48"/>
          <w:szCs w:val="48"/>
          <w:highlight w:val="none"/>
          <w:lang w:eastAsia="zh-CN"/>
        </w:rPr>
      </w:pPr>
    </w:p>
    <w:p w14:paraId="15D3DF56">
      <w:pPr>
        <w:ind w:firstLine="956"/>
        <w:rPr>
          <w:rFonts w:ascii="宋体" w:hAnsi="宋体" w:cs="宋体"/>
          <w:color w:val="auto"/>
          <w:spacing w:val="-1"/>
          <w:sz w:val="48"/>
          <w:szCs w:val="48"/>
          <w:highlight w:val="none"/>
          <w:lang w:eastAsia="zh-CN"/>
        </w:rPr>
      </w:pPr>
    </w:p>
    <w:p w14:paraId="563B5867">
      <w:pPr>
        <w:ind w:firstLine="956"/>
        <w:jc w:val="both"/>
        <w:rPr>
          <w:rFonts w:ascii="宋体" w:hAnsi="宋体" w:cs="宋体"/>
          <w:color w:val="auto"/>
          <w:spacing w:val="-1"/>
          <w:sz w:val="48"/>
          <w:szCs w:val="48"/>
          <w:highlight w:val="none"/>
          <w:lang w:eastAsia="zh-CN"/>
        </w:rPr>
      </w:pPr>
    </w:p>
    <w:p w14:paraId="56440061">
      <w:pPr>
        <w:ind w:firstLine="956"/>
        <w:jc w:val="both"/>
        <w:rPr>
          <w:rFonts w:ascii="宋体" w:hAnsi="宋体" w:cs="宋体"/>
          <w:color w:val="auto"/>
          <w:spacing w:val="-1"/>
          <w:sz w:val="48"/>
          <w:szCs w:val="48"/>
          <w:highlight w:val="none"/>
          <w:lang w:eastAsia="zh-CN"/>
        </w:rPr>
      </w:pPr>
    </w:p>
    <w:p w14:paraId="4DC35E41">
      <w:pPr>
        <w:ind w:firstLine="956"/>
        <w:jc w:val="both"/>
        <w:rPr>
          <w:rFonts w:ascii="宋体" w:hAnsi="宋体" w:cs="宋体"/>
          <w:color w:val="auto"/>
          <w:spacing w:val="-1"/>
          <w:sz w:val="48"/>
          <w:szCs w:val="48"/>
          <w:highlight w:val="none"/>
          <w:lang w:eastAsia="zh-CN"/>
        </w:rPr>
      </w:pPr>
    </w:p>
    <w:p w14:paraId="6347EEF5">
      <w:pPr>
        <w:ind w:firstLine="956"/>
        <w:jc w:val="both"/>
        <w:rPr>
          <w:rFonts w:ascii="宋体" w:hAnsi="宋体" w:cs="宋体"/>
          <w:color w:val="auto"/>
          <w:spacing w:val="-1"/>
          <w:sz w:val="48"/>
          <w:szCs w:val="48"/>
          <w:highlight w:val="none"/>
          <w:lang w:eastAsia="zh-CN"/>
        </w:rPr>
      </w:pPr>
    </w:p>
    <w:p w14:paraId="049ED6A3">
      <w:pPr>
        <w:ind w:firstLine="956"/>
        <w:jc w:val="both"/>
        <w:rPr>
          <w:rFonts w:ascii="宋体" w:hAnsi="宋体" w:cs="宋体"/>
          <w:color w:val="auto"/>
          <w:spacing w:val="-1"/>
          <w:sz w:val="48"/>
          <w:szCs w:val="48"/>
          <w:highlight w:val="none"/>
          <w:lang w:eastAsia="zh-CN"/>
        </w:rPr>
      </w:pPr>
    </w:p>
    <w:p w14:paraId="17F002C4">
      <w:pPr>
        <w:ind w:firstLine="956"/>
        <w:jc w:val="both"/>
        <w:rPr>
          <w:rFonts w:ascii="宋体" w:hAnsi="宋体" w:cs="宋体"/>
          <w:color w:val="auto"/>
          <w:spacing w:val="-1"/>
          <w:sz w:val="48"/>
          <w:szCs w:val="48"/>
          <w:highlight w:val="none"/>
          <w:lang w:eastAsia="zh-CN"/>
        </w:rPr>
      </w:pPr>
    </w:p>
    <w:p w14:paraId="72A8BF5B">
      <w:pPr>
        <w:ind w:firstLine="0" w:firstLineChars="0"/>
        <w:jc w:val="center"/>
        <w:rPr>
          <w:rFonts w:ascii="微软雅黑" w:hAnsi="微软雅黑" w:eastAsia="微软雅黑" w:cs="微软雅黑"/>
          <w:b/>
          <w:bCs/>
          <w:color w:val="auto"/>
          <w:sz w:val="32"/>
          <w:szCs w:val="32"/>
          <w:highlight w:val="none"/>
          <w:lang w:eastAsia="zh-CN"/>
        </w:rPr>
      </w:pPr>
      <w:r>
        <w:rPr>
          <w:rFonts w:hint="eastAsia" w:ascii="微软雅黑" w:hAnsi="微软雅黑" w:eastAsia="微软雅黑" w:cs="微软雅黑"/>
          <w:b/>
          <w:bCs/>
          <w:color w:val="auto"/>
          <w:sz w:val="32"/>
          <w:szCs w:val="32"/>
          <w:highlight w:val="none"/>
          <w:lang w:eastAsia="zh-CN" w:bidi="ar"/>
        </w:rPr>
        <w:t>北京经济技术开发区土地储备与建设服务中心</w:t>
      </w:r>
    </w:p>
    <w:p w14:paraId="551C14DF">
      <w:pPr>
        <w:spacing w:line="360" w:lineRule="auto"/>
        <w:ind w:firstLine="0" w:firstLineChars="0"/>
        <w:jc w:val="center"/>
        <w:rPr>
          <w:rFonts w:ascii="微软雅黑" w:hAnsi="微软雅黑" w:eastAsia="微软雅黑" w:cs="微软雅黑"/>
          <w:b/>
          <w:bCs/>
          <w:color w:val="auto"/>
          <w:sz w:val="32"/>
          <w:szCs w:val="32"/>
          <w:highlight w:val="none"/>
          <w:lang w:eastAsia="zh-CN" w:bidi="ar"/>
        </w:rPr>
      </w:pPr>
      <w:r>
        <w:rPr>
          <w:rFonts w:ascii="微软雅黑" w:hAnsi="微软雅黑" w:eastAsia="微软雅黑" w:cs="微软雅黑"/>
          <w:b/>
          <w:bCs/>
          <w:color w:val="auto"/>
          <w:sz w:val="32"/>
          <w:szCs w:val="32"/>
          <w:highlight w:val="none"/>
          <w:lang w:eastAsia="zh-CN" w:bidi="ar"/>
        </w:rPr>
        <w:t xml:space="preserve">2025 </w:t>
      </w:r>
      <w:r>
        <w:rPr>
          <w:rFonts w:hint="eastAsia" w:ascii="微软雅黑" w:hAnsi="微软雅黑" w:eastAsia="微软雅黑" w:cs="微软雅黑"/>
          <w:b/>
          <w:bCs/>
          <w:color w:val="auto"/>
          <w:sz w:val="32"/>
          <w:szCs w:val="32"/>
          <w:highlight w:val="none"/>
          <w:lang w:eastAsia="zh-CN" w:bidi="ar"/>
        </w:rPr>
        <w:t>年</w:t>
      </w:r>
      <w:r>
        <w:rPr>
          <w:rFonts w:ascii="微软雅黑" w:hAnsi="微软雅黑" w:eastAsia="微软雅黑" w:cs="微软雅黑"/>
          <w:b/>
          <w:bCs/>
          <w:color w:val="auto"/>
          <w:sz w:val="32"/>
          <w:szCs w:val="32"/>
          <w:highlight w:val="none"/>
          <w:lang w:eastAsia="zh-CN" w:bidi="ar"/>
        </w:rPr>
        <w:t xml:space="preserve"> </w:t>
      </w:r>
      <w:r>
        <w:rPr>
          <w:rFonts w:hint="eastAsia" w:ascii="微软雅黑" w:hAnsi="微软雅黑" w:eastAsia="微软雅黑" w:cs="微软雅黑"/>
          <w:b/>
          <w:bCs/>
          <w:color w:val="auto"/>
          <w:sz w:val="32"/>
          <w:szCs w:val="32"/>
          <w:highlight w:val="none"/>
          <w:lang w:val="en-US" w:eastAsia="zh-CN" w:bidi="ar"/>
        </w:rPr>
        <w:t xml:space="preserve">12 </w:t>
      </w:r>
      <w:r>
        <w:rPr>
          <w:rFonts w:hint="eastAsia" w:ascii="微软雅黑" w:hAnsi="微软雅黑" w:eastAsia="微软雅黑" w:cs="微软雅黑"/>
          <w:b/>
          <w:bCs/>
          <w:color w:val="auto"/>
          <w:sz w:val="32"/>
          <w:szCs w:val="32"/>
          <w:highlight w:val="none"/>
          <w:lang w:eastAsia="zh-CN" w:bidi="ar"/>
        </w:rPr>
        <w:t>月</w:t>
      </w:r>
    </w:p>
    <w:p w14:paraId="1CBDC9F4">
      <w:pPr>
        <w:spacing w:line="240" w:lineRule="auto"/>
        <w:ind w:firstLine="0" w:firstLineChars="0"/>
        <w:jc w:val="center"/>
        <w:rPr>
          <w:rFonts w:ascii="微软雅黑" w:hAnsi="微软雅黑" w:eastAsia="微软雅黑" w:cs="微软雅黑"/>
          <w:b/>
          <w:bCs/>
          <w:color w:val="auto"/>
          <w:sz w:val="32"/>
          <w:szCs w:val="32"/>
          <w:highlight w:val="none"/>
          <w:lang w:eastAsia="zh-CN" w:bidi="ar"/>
        </w:rPr>
        <w:sectPr>
          <w:headerReference r:id="rId7" w:type="first"/>
          <w:footerReference r:id="rId10" w:type="first"/>
          <w:headerReference r:id="rId5" w:type="default"/>
          <w:footerReference r:id="rId8" w:type="default"/>
          <w:headerReference r:id="rId6" w:type="even"/>
          <w:footerReference r:id="rId9" w:type="even"/>
          <w:pgSz w:w="11906" w:h="16838"/>
          <w:pgMar w:top="1933" w:right="1080" w:bottom="1440" w:left="1080" w:header="0" w:footer="680" w:gutter="0"/>
          <w:pgBorders>
            <w:top w:val="none" w:sz="0" w:space="0"/>
            <w:left w:val="none" w:sz="0" w:space="0"/>
            <w:bottom w:val="none" w:sz="0" w:space="0"/>
            <w:right w:val="none" w:sz="0" w:space="0"/>
          </w:pgBorders>
          <w:pgNumType w:start="1"/>
          <w:cols w:space="720" w:num="1"/>
        </w:sectPr>
      </w:pPr>
    </w:p>
    <w:p w14:paraId="71B57490">
      <w:pPr>
        <w:ind w:firstLine="0" w:firstLineChars="0"/>
        <w:jc w:val="center"/>
        <w:rPr>
          <w:b/>
          <w:bCs/>
          <w:color w:val="auto"/>
          <w:sz w:val="44"/>
          <w:szCs w:val="44"/>
          <w:highlight w:val="none"/>
          <w:lang w:eastAsia="zh-CN"/>
        </w:rPr>
      </w:pPr>
      <w:r>
        <w:rPr>
          <w:rFonts w:hint="eastAsia"/>
          <w:b/>
          <w:bCs/>
          <w:color w:val="auto"/>
          <w:sz w:val="44"/>
          <w:szCs w:val="44"/>
          <w:highlight w:val="none"/>
          <w:lang w:eastAsia="zh-CN"/>
        </w:rPr>
        <w:t>编制说明</w:t>
      </w:r>
    </w:p>
    <w:p w14:paraId="1BAD51A5">
      <w:pPr>
        <w:snapToGrid/>
        <w:ind w:firstLine="512"/>
        <w:jc w:val="both"/>
        <w:rPr>
          <w:rFonts w:ascii="宋体" w:hAnsi="宋体" w:cs="宋体"/>
          <w:color w:val="auto"/>
          <w:spacing w:val="8"/>
          <w:highlight w:val="none"/>
          <w:lang w:eastAsia="zh-CN"/>
        </w:rPr>
      </w:pPr>
    </w:p>
    <w:p w14:paraId="154291C5">
      <w:pPr>
        <w:snapToGrid/>
        <w:ind w:firstLine="512"/>
        <w:jc w:val="both"/>
        <w:rPr>
          <w:rFonts w:ascii="宋体" w:hAnsi="宋体" w:cs="宋体"/>
          <w:color w:val="auto"/>
          <w:spacing w:val="8"/>
          <w:highlight w:val="none"/>
          <w:lang w:eastAsia="zh-CN"/>
        </w:rPr>
      </w:pPr>
    </w:p>
    <w:p w14:paraId="641351AF">
      <w:pPr>
        <w:ind w:firstLine="516"/>
        <w:rPr>
          <w:rFonts w:hint="eastAsia"/>
          <w:color w:val="auto"/>
          <w:spacing w:val="9"/>
          <w:highlight w:val="none"/>
          <w:lang w:eastAsia="zh-CN"/>
        </w:rPr>
      </w:pPr>
      <w:r>
        <w:rPr>
          <w:rFonts w:hint="eastAsia"/>
          <w:color w:val="auto"/>
          <w:spacing w:val="9"/>
          <w:highlight w:val="none"/>
          <w:lang w:eastAsia="zh-CN"/>
        </w:rPr>
        <w:t>根据国家及北京市工程建设相关法律法规、《北京经济技术开发区</w:t>
      </w:r>
      <w:r>
        <w:rPr>
          <w:rFonts w:hint="eastAsia"/>
          <w:color w:val="auto"/>
          <w:spacing w:val="9"/>
          <w:highlight w:val="none"/>
          <w:lang w:val="en-US" w:eastAsia="zh-CN"/>
        </w:rPr>
        <w:t>属地</w:t>
      </w:r>
      <w:r>
        <w:rPr>
          <w:rFonts w:hint="eastAsia"/>
          <w:color w:val="auto"/>
          <w:spacing w:val="9"/>
          <w:highlight w:val="none"/>
          <w:lang w:eastAsia="zh-CN"/>
        </w:rPr>
        <w:t>政府投资管理办法（</w:t>
      </w:r>
      <w:r>
        <w:rPr>
          <w:rFonts w:hint="eastAsia"/>
          <w:color w:val="auto"/>
          <w:spacing w:val="9"/>
          <w:highlight w:val="none"/>
          <w:lang w:val="en-US" w:eastAsia="zh-CN"/>
        </w:rPr>
        <w:t>试行</w:t>
      </w:r>
      <w:r>
        <w:rPr>
          <w:rFonts w:hint="eastAsia"/>
          <w:color w:val="auto"/>
          <w:spacing w:val="9"/>
          <w:highlight w:val="none"/>
          <w:lang w:eastAsia="zh-CN"/>
        </w:rPr>
        <w:t>）》，为全面提升北京经济技术开发区土地储备与建设服务中心（以下简称“土储建设中心”）建设工程全过程项目管理质效，建立健全项目管理体系，科学统筹推进政府投资建设项目管理工作，明确管理标准，规范管理行为，特制定《北京经济技术开发区土地储备和建设服务中心全过程项目管理工作指南（</w:t>
      </w:r>
      <w:r>
        <w:rPr>
          <w:rFonts w:hint="eastAsia"/>
          <w:color w:val="auto"/>
          <w:spacing w:val="9"/>
          <w:highlight w:val="none"/>
          <w:lang w:val="en-US" w:eastAsia="zh-CN"/>
        </w:rPr>
        <w:t>修订版</w:t>
      </w:r>
      <w:r>
        <w:rPr>
          <w:rFonts w:hint="eastAsia"/>
          <w:color w:val="auto"/>
          <w:spacing w:val="9"/>
          <w:highlight w:val="none"/>
          <w:lang w:eastAsia="zh-CN"/>
        </w:rPr>
        <w:t>）》（以下简称“工作指南”）。</w:t>
      </w:r>
    </w:p>
    <w:p w14:paraId="17187130">
      <w:pPr>
        <w:ind w:firstLine="516"/>
        <w:rPr>
          <w:rFonts w:hint="eastAsia"/>
          <w:color w:val="auto"/>
          <w:spacing w:val="9"/>
          <w:highlight w:val="none"/>
          <w:lang w:eastAsia="zh-CN"/>
        </w:rPr>
      </w:pPr>
      <w:r>
        <w:rPr>
          <w:rFonts w:hint="eastAsia"/>
          <w:color w:val="auto"/>
          <w:spacing w:val="9"/>
          <w:highlight w:val="none"/>
          <w:lang w:eastAsia="zh-CN"/>
        </w:rPr>
        <w:t>工作指南以投资管理为核心，遵循依法合规、科学高效、实事求是原则，坚持全过程管理目标为导向，按照项目建设基本程序划分为前期工作、招标采购、工程施工和竣工验收及移交四个阶段，以相关制度为依据编制并持续更新工作指南，为项目建设提供全周期管理指引。</w:t>
      </w:r>
    </w:p>
    <w:p w14:paraId="77BD39AE">
      <w:pPr>
        <w:ind w:firstLine="516"/>
        <w:rPr>
          <w:rFonts w:hint="eastAsia"/>
          <w:color w:val="auto"/>
          <w:spacing w:val="9"/>
          <w:highlight w:val="none"/>
          <w:lang w:eastAsia="zh-CN"/>
        </w:rPr>
      </w:pPr>
      <w:r>
        <w:rPr>
          <w:rFonts w:hint="eastAsia"/>
          <w:color w:val="auto"/>
          <w:spacing w:val="9"/>
          <w:highlight w:val="none"/>
          <w:lang w:eastAsia="zh-CN"/>
        </w:rPr>
        <w:t>全过程项目管理应依法合规。严格遵守国家法律法规、相关政策和行业规范及标准；全过程项目管理应科学合理。坚持“安全第一、质量为本、成本最优、工期最短”目标，系统全面制定管理方案，科学配置资源，全周期合理规划工作安排；全过程项目管理要实事求是。深入调查研究，从实际需求与客观条件出发，尊重客观规律，使用过程中注意总结反馈，及时动态优化，避免主观臆断；全过程项目管理要务实高效。以目标导向为前提，问题导向为抓手，结果导向为核心，紧盯关键路径，聚焦关键环节，强化执行，优化流程，避免形式主义，杜绝“一刀切”。</w:t>
      </w:r>
    </w:p>
    <w:p w14:paraId="07F780A2">
      <w:pPr>
        <w:ind w:firstLine="516"/>
        <w:rPr>
          <w:rFonts w:hint="eastAsia"/>
          <w:color w:val="auto"/>
          <w:spacing w:val="9"/>
          <w:highlight w:val="none"/>
          <w:lang w:eastAsia="zh-CN"/>
        </w:rPr>
      </w:pPr>
      <w:r>
        <w:rPr>
          <w:rFonts w:hint="eastAsia"/>
          <w:color w:val="auto"/>
          <w:spacing w:val="9"/>
          <w:highlight w:val="none"/>
          <w:lang w:eastAsia="zh-CN"/>
        </w:rPr>
        <w:t>本工作指南主编单位：北京经济技术开发区土地储备与建设服务中心</w:t>
      </w:r>
    </w:p>
    <w:p w14:paraId="4D419794">
      <w:pPr>
        <w:autoSpaceDE/>
        <w:autoSpaceDN/>
        <w:ind w:firstLine="516"/>
        <w:rPr>
          <w:rFonts w:hint="eastAsia"/>
          <w:color w:val="auto"/>
          <w:spacing w:val="9"/>
          <w:highlight w:val="none"/>
          <w:lang w:eastAsia="zh-CN"/>
        </w:rPr>
      </w:pPr>
      <w:r>
        <w:rPr>
          <w:rFonts w:hint="eastAsia"/>
          <w:color w:val="auto"/>
          <w:spacing w:val="9"/>
          <w:highlight w:val="none"/>
          <w:lang w:eastAsia="zh-CN"/>
        </w:rPr>
        <w:t>本工作指南参编单位：中航建设集团科技发展有限公司</w:t>
      </w:r>
    </w:p>
    <w:p w14:paraId="2E2E499D">
      <w:pPr>
        <w:autoSpaceDE/>
        <w:autoSpaceDN/>
        <w:ind w:firstLine="3096" w:firstLineChars="1200"/>
        <w:rPr>
          <w:rFonts w:hint="eastAsia"/>
          <w:color w:val="auto"/>
          <w:spacing w:val="9"/>
          <w:highlight w:val="none"/>
          <w:lang w:eastAsia="zh-CN"/>
        </w:rPr>
      </w:pPr>
      <w:r>
        <w:rPr>
          <w:rFonts w:hint="eastAsia"/>
          <w:color w:val="auto"/>
          <w:spacing w:val="9"/>
          <w:highlight w:val="none"/>
          <w:lang w:eastAsia="zh-CN"/>
        </w:rPr>
        <w:t>中冶京诚工程技术有限公司</w:t>
      </w:r>
    </w:p>
    <w:p w14:paraId="434398D1">
      <w:pPr>
        <w:autoSpaceDE/>
        <w:autoSpaceDN/>
        <w:ind w:firstLine="3096" w:firstLineChars="1200"/>
        <w:rPr>
          <w:rFonts w:hint="eastAsia"/>
          <w:color w:val="auto"/>
          <w:spacing w:val="9"/>
          <w:highlight w:val="none"/>
          <w:lang w:eastAsia="zh-CN"/>
        </w:rPr>
      </w:pPr>
      <w:r>
        <w:rPr>
          <w:rFonts w:hint="eastAsia"/>
          <w:color w:val="auto"/>
          <w:spacing w:val="9"/>
          <w:highlight w:val="none"/>
          <w:lang w:eastAsia="zh-CN"/>
        </w:rPr>
        <w:t>北京市工程咨询股份有</w:t>
      </w:r>
      <w:bookmarkStart w:id="1899" w:name="_GoBack"/>
      <w:bookmarkEnd w:id="1899"/>
      <w:r>
        <w:rPr>
          <w:rFonts w:hint="eastAsia"/>
          <w:color w:val="auto"/>
          <w:spacing w:val="9"/>
          <w:highlight w:val="none"/>
          <w:lang w:eastAsia="zh-CN"/>
        </w:rPr>
        <w:t>限公司</w:t>
      </w:r>
    </w:p>
    <w:p w14:paraId="26B5956F">
      <w:pPr>
        <w:autoSpaceDE/>
        <w:autoSpaceDN/>
        <w:ind w:firstLine="516" w:firstLineChars="200"/>
        <w:rPr>
          <w:rFonts w:hint="eastAsia"/>
          <w:color w:val="auto"/>
          <w:spacing w:val="9"/>
          <w:highlight w:val="none"/>
          <w:lang w:val="en-US" w:eastAsia="zh-CN"/>
        </w:rPr>
      </w:pPr>
      <w:r>
        <w:rPr>
          <w:rFonts w:hint="eastAsia"/>
          <w:color w:val="auto"/>
          <w:spacing w:val="9"/>
          <w:highlight w:val="none"/>
          <w:lang w:eastAsia="zh-CN"/>
        </w:rPr>
        <w:t>主要起草人员：耿</w:t>
      </w:r>
      <w:r>
        <w:rPr>
          <w:rFonts w:hint="eastAsia"/>
          <w:color w:val="auto"/>
          <w:spacing w:val="9"/>
          <w:highlight w:val="none"/>
          <w:lang w:val="en-US" w:eastAsia="zh-CN"/>
        </w:rPr>
        <w:t xml:space="preserve">  </w:t>
      </w:r>
      <w:r>
        <w:rPr>
          <w:rFonts w:hint="eastAsia"/>
          <w:color w:val="auto"/>
          <w:spacing w:val="9"/>
          <w:highlight w:val="none"/>
          <w:lang w:eastAsia="zh-CN"/>
        </w:rPr>
        <w:t>斌</w:t>
      </w:r>
      <w:r>
        <w:rPr>
          <w:rFonts w:hint="eastAsia"/>
          <w:color w:val="auto"/>
          <w:spacing w:val="9"/>
          <w:highlight w:val="none"/>
          <w:lang w:val="en-US" w:eastAsia="zh-CN"/>
        </w:rPr>
        <w:t xml:space="preserve"> 张大鹏 徐存柱 杜丰收 任俊超 官晓丽 孙  敏 </w:t>
      </w:r>
    </w:p>
    <w:p w14:paraId="519CDC53">
      <w:pPr>
        <w:autoSpaceDE/>
        <w:autoSpaceDN/>
        <w:ind w:firstLine="2322" w:firstLineChars="900"/>
        <w:rPr>
          <w:rFonts w:hint="eastAsia"/>
          <w:color w:val="auto"/>
          <w:spacing w:val="9"/>
          <w:highlight w:val="none"/>
          <w:lang w:val="en-US" w:eastAsia="zh-CN"/>
        </w:rPr>
      </w:pPr>
      <w:r>
        <w:rPr>
          <w:rFonts w:hint="eastAsia"/>
          <w:color w:val="auto"/>
          <w:spacing w:val="9"/>
          <w:highlight w:val="none"/>
          <w:lang w:val="en-US" w:eastAsia="zh-CN"/>
        </w:rPr>
        <w:t xml:space="preserve">郭鹏波 董晨露 唐陈晨 蔚建闯 李  剑 高  钦 胡济凡  </w:t>
      </w:r>
    </w:p>
    <w:p w14:paraId="50E8FB3E">
      <w:pPr>
        <w:autoSpaceDE/>
        <w:autoSpaceDN/>
        <w:ind w:firstLine="2322" w:firstLineChars="900"/>
        <w:rPr>
          <w:rFonts w:hint="default"/>
          <w:color w:val="auto"/>
          <w:spacing w:val="9"/>
          <w:highlight w:val="none"/>
          <w:lang w:val="en-US" w:eastAsia="zh-CN"/>
        </w:rPr>
      </w:pPr>
      <w:r>
        <w:rPr>
          <w:rFonts w:hint="eastAsia"/>
          <w:color w:val="auto"/>
          <w:spacing w:val="9"/>
          <w:highlight w:val="none"/>
          <w:lang w:val="en-US" w:eastAsia="zh-CN"/>
        </w:rPr>
        <w:t>马晓进 冯树宾 渠  斌 李国奇 赵旭洋</w:t>
      </w:r>
      <w:ins w:id="0" w:author="万树之王" w:date="2025-12-01T07:33:28Z">
        <w:r>
          <w:rPr>
            <w:rFonts w:hint="eastAsia"/>
            <w:color w:val="auto"/>
            <w:spacing w:val="9"/>
            <w:highlight w:val="none"/>
            <w:lang w:val="en-US" w:eastAsia="zh-CN"/>
          </w:rPr>
          <w:t xml:space="preserve"> </w:t>
        </w:r>
      </w:ins>
      <w:ins w:id="1" w:author="万树之王" w:date="2025-12-01T07:33:32Z">
        <w:r>
          <w:rPr>
            <w:rFonts w:hint="eastAsia"/>
            <w:color w:val="auto"/>
            <w:spacing w:val="9"/>
            <w:highlight w:val="none"/>
            <w:lang w:val="en-US" w:eastAsia="zh-CN"/>
          </w:rPr>
          <w:t>李占军</w:t>
        </w:r>
      </w:ins>
    </w:p>
    <w:p w14:paraId="778CD881">
      <w:pPr>
        <w:ind w:firstLine="516"/>
        <w:rPr>
          <w:rFonts w:hint="eastAsia"/>
          <w:color w:val="auto"/>
          <w:spacing w:val="9"/>
          <w:highlight w:val="none"/>
          <w:lang w:eastAsia="zh-CN"/>
        </w:rPr>
      </w:pPr>
    </w:p>
    <w:p w14:paraId="01103A9F">
      <w:pPr>
        <w:ind w:firstLine="516"/>
        <w:rPr>
          <w:color w:val="auto"/>
          <w:spacing w:val="9"/>
          <w:highlight w:val="none"/>
          <w:lang w:eastAsia="zh-CN"/>
        </w:rPr>
      </w:pPr>
    </w:p>
    <w:p w14:paraId="3EDA997D">
      <w:pPr>
        <w:ind w:firstLine="516"/>
        <w:rPr>
          <w:color w:val="auto"/>
          <w:spacing w:val="9"/>
          <w:highlight w:val="none"/>
          <w:lang w:eastAsia="zh-CN"/>
        </w:rPr>
        <w:sectPr>
          <w:footerReference r:id="rId11" w:type="default"/>
          <w:pgSz w:w="11906" w:h="16838"/>
          <w:pgMar w:top="1440" w:right="1080" w:bottom="1440" w:left="1080" w:header="0" w:footer="624" w:gutter="0"/>
          <w:pgBorders>
            <w:top w:val="none" w:sz="0" w:space="0"/>
            <w:left w:val="none" w:sz="0" w:space="0"/>
            <w:bottom w:val="none" w:sz="0" w:space="0"/>
            <w:right w:val="none" w:sz="0" w:space="0"/>
          </w:pgBorders>
          <w:pgNumType w:fmt="decimal" w:start="1"/>
          <w:cols w:space="720" w:num="1"/>
        </w:sectPr>
      </w:pPr>
    </w:p>
    <w:p w14:paraId="683BA153">
      <w:pPr>
        <w:spacing w:line="240" w:lineRule="auto"/>
        <w:ind w:firstLine="0" w:firstLineChars="0"/>
        <w:jc w:val="center"/>
        <w:rPr>
          <w:b/>
          <w:bCs/>
          <w:color w:val="auto"/>
          <w:sz w:val="28"/>
          <w:szCs w:val="28"/>
          <w:highlight w:val="none"/>
        </w:rPr>
      </w:pPr>
      <w:r>
        <w:rPr>
          <w:rFonts w:ascii="宋体" w:hAnsi="宋体"/>
          <w:b/>
          <w:bCs/>
          <w:color w:val="auto"/>
          <w:sz w:val="28"/>
          <w:szCs w:val="28"/>
          <w:highlight w:val="none"/>
        </w:rPr>
        <w:t>目录</w:t>
      </w:r>
    </w:p>
    <w:p w14:paraId="68EB41F6">
      <w:pPr>
        <w:pStyle w:val="17"/>
        <w:tabs>
          <w:tab w:val="right" w:leader="dot" w:pos="9746"/>
        </w:tabs>
      </w:pPr>
      <w:r>
        <w:rPr>
          <w:b/>
          <w:color w:val="auto"/>
          <w:highlight w:val="none"/>
        </w:rPr>
        <w:fldChar w:fldCharType="begin"/>
      </w:r>
      <w:r>
        <w:rPr>
          <w:b/>
          <w:color w:val="auto"/>
          <w:highlight w:val="none"/>
        </w:rPr>
        <w:instrText xml:space="preserve">TOC \o "1-3" \h \u </w:instrText>
      </w:r>
      <w:r>
        <w:rPr>
          <w:b/>
          <w:color w:val="auto"/>
          <w:highlight w:val="none"/>
        </w:rPr>
        <w:fldChar w:fldCharType="separate"/>
      </w:r>
      <w:r>
        <w:rPr>
          <w:color w:val="auto"/>
          <w:highlight w:val="none"/>
        </w:rPr>
        <w:fldChar w:fldCharType="begin"/>
      </w:r>
      <w:r>
        <w:rPr>
          <w:highlight w:val="none"/>
        </w:rPr>
        <w:instrText xml:space="preserve"> HYPERLINK \l _Toc2031 </w:instrText>
      </w:r>
      <w:r>
        <w:rPr>
          <w:highlight w:val="none"/>
        </w:rPr>
        <w:fldChar w:fldCharType="separate"/>
      </w:r>
      <w:r>
        <w:rPr>
          <w:rFonts w:hint="eastAsia"/>
          <w:bCs w:val="0"/>
          <w:szCs w:val="24"/>
          <w:highlight w:val="none"/>
          <w:lang w:eastAsia="zh-CN"/>
        </w:rPr>
        <w:t>总  则</w:t>
      </w:r>
      <w:r>
        <w:tab/>
      </w:r>
      <w:r>
        <w:fldChar w:fldCharType="begin"/>
      </w:r>
      <w:r>
        <w:instrText xml:space="preserve"> PAGEREF _Toc2031 \h </w:instrText>
      </w:r>
      <w:r>
        <w:fldChar w:fldCharType="separate"/>
      </w:r>
      <w:r>
        <w:t>1</w:t>
      </w:r>
      <w:r>
        <w:fldChar w:fldCharType="end"/>
      </w:r>
      <w:r>
        <w:rPr>
          <w:color w:val="auto"/>
          <w:highlight w:val="none"/>
        </w:rPr>
        <w:fldChar w:fldCharType="end"/>
      </w:r>
    </w:p>
    <w:p w14:paraId="364B1BF9">
      <w:pPr>
        <w:pStyle w:val="17"/>
        <w:tabs>
          <w:tab w:val="right" w:leader="dot" w:pos="9746"/>
        </w:tabs>
      </w:pPr>
      <w:r>
        <w:rPr>
          <w:color w:val="auto"/>
          <w:highlight w:val="none"/>
        </w:rPr>
        <w:fldChar w:fldCharType="begin"/>
      </w:r>
      <w:r>
        <w:rPr>
          <w:highlight w:val="none"/>
        </w:rPr>
        <w:instrText xml:space="preserve"> HYPERLINK \l _Toc25948 </w:instrText>
      </w:r>
      <w:r>
        <w:rPr>
          <w:highlight w:val="none"/>
        </w:rPr>
        <w:fldChar w:fldCharType="separate"/>
      </w:r>
      <w:r>
        <w:rPr>
          <w:rFonts w:hint="eastAsia"/>
          <w:highlight w:val="none"/>
          <w:lang w:eastAsia="zh-CN"/>
        </w:rPr>
        <w:t>第一章 前期工作</w:t>
      </w:r>
      <w:r>
        <w:tab/>
      </w:r>
      <w:r>
        <w:fldChar w:fldCharType="begin"/>
      </w:r>
      <w:r>
        <w:instrText xml:space="preserve"> PAGEREF _Toc25948 \h </w:instrText>
      </w:r>
      <w:r>
        <w:fldChar w:fldCharType="separate"/>
      </w:r>
      <w:r>
        <w:t>2</w:t>
      </w:r>
      <w:r>
        <w:fldChar w:fldCharType="end"/>
      </w:r>
      <w:r>
        <w:rPr>
          <w:color w:val="auto"/>
          <w:highlight w:val="none"/>
        </w:rPr>
        <w:fldChar w:fldCharType="end"/>
      </w:r>
    </w:p>
    <w:p w14:paraId="7D194642">
      <w:pPr>
        <w:pStyle w:val="20"/>
        <w:tabs>
          <w:tab w:val="right" w:leader="dot" w:pos="9746"/>
        </w:tabs>
      </w:pPr>
      <w:r>
        <w:rPr>
          <w:color w:val="auto"/>
          <w:highlight w:val="none"/>
        </w:rPr>
        <w:fldChar w:fldCharType="begin"/>
      </w:r>
      <w:r>
        <w:rPr>
          <w:highlight w:val="none"/>
        </w:rPr>
        <w:instrText xml:space="preserve"> HYPERLINK \l _Toc2599 </w:instrText>
      </w:r>
      <w:r>
        <w:rPr>
          <w:highlight w:val="none"/>
        </w:rPr>
        <w:fldChar w:fldCharType="separate"/>
      </w:r>
      <w:r>
        <w:rPr>
          <w:highlight w:val="none"/>
          <w:lang w:eastAsia="zh-CN"/>
        </w:rPr>
        <w:t xml:space="preserve">1.1 </w:t>
      </w:r>
      <w:r>
        <w:rPr>
          <w:rFonts w:hint="default"/>
          <w:highlight w:val="none"/>
          <w:lang w:eastAsia="zh-CN"/>
        </w:rPr>
        <w:t>基本要求</w:t>
      </w:r>
      <w:r>
        <w:tab/>
      </w:r>
      <w:r>
        <w:fldChar w:fldCharType="begin"/>
      </w:r>
      <w:r>
        <w:instrText xml:space="preserve"> PAGEREF _Toc2599 \h </w:instrText>
      </w:r>
      <w:r>
        <w:fldChar w:fldCharType="separate"/>
      </w:r>
      <w:r>
        <w:t>2</w:t>
      </w:r>
      <w:r>
        <w:fldChar w:fldCharType="end"/>
      </w:r>
      <w:r>
        <w:rPr>
          <w:color w:val="auto"/>
          <w:highlight w:val="none"/>
        </w:rPr>
        <w:fldChar w:fldCharType="end"/>
      </w:r>
    </w:p>
    <w:p w14:paraId="26A67855">
      <w:pPr>
        <w:pStyle w:val="20"/>
        <w:tabs>
          <w:tab w:val="right" w:leader="dot" w:pos="9746"/>
        </w:tabs>
      </w:pPr>
      <w:r>
        <w:rPr>
          <w:color w:val="auto"/>
          <w:highlight w:val="none"/>
        </w:rPr>
        <w:fldChar w:fldCharType="begin"/>
      </w:r>
      <w:r>
        <w:rPr>
          <w:highlight w:val="none"/>
        </w:rPr>
        <w:instrText xml:space="preserve"> HYPERLINK \l _Toc17409 </w:instrText>
      </w:r>
      <w:r>
        <w:rPr>
          <w:highlight w:val="none"/>
        </w:rPr>
        <w:fldChar w:fldCharType="separate"/>
      </w:r>
      <w:r>
        <w:rPr>
          <w:highlight w:val="none"/>
          <w:lang w:eastAsia="zh-CN"/>
        </w:rPr>
        <w:t>1.2 工作内容</w:t>
      </w:r>
      <w:r>
        <w:tab/>
      </w:r>
      <w:r>
        <w:fldChar w:fldCharType="begin"/>
      </w:r>
      <w:r>
        <w:instrText xml:space="preserve"> PAGEREF _Toc17409 \h </w:instrText>
      </w:r>
      <w:r>
        <w:fldChar w:fldCharType="separate"/>
      </w:r>
      <w:r>
        <w:t>2</w:t>
      </w:r>
      <w:r>
        <w:fldChar w:fldCharType="end"/>
      </w:r>
      <w:r>
        <w:rPr>
          <w:color w:val="auto"/>
          <w:highlight w:val="none"/>
        </w:rPr>
        <w:fldChar w:fldCharType="end"/>
      </w:r>
    </w:p>
    <w:p w14:paraId="60515A69">
      <w:pPr>
        <w:pStyle w:val="20"/>
        <w:tabs>
          <w:tab w:val="right" w:leader="dot" w:pos="9746"/>
        </w:tabs>
      </w:pPr>
      <w:r>
        <w:rPr>
          <w:color w:val="auto"/>
          <w:highlight w:val="none"/>
        </w:rPr>
        <w:fldChar w:fldCharType="begin"/>
      </w:r>
      <w:r>
        <w:rPr>
          <w:highlight w:val="none"/>
        </w:rPr>
        <w:instrText xml:space="preserve"> HYPERLINK \l _Toc16238 </w:instrText>
      </w:r>
      <w:r>
        <w:rPr>
          <w:highlight w:val="none"/>
        </w:rPr>
        <w:fldChar w:fldCharType="separate"/>
      </w:r>
      <w:r>
        <w:rPr>
          <w:highlight w:val="none"/>
          <w:lang w:eastAsia="zh-CN"/>
        </w:rPr>
        <w:t>1.3 工作成果</w:t>
      </w:r>
      <w:r>
        <w:tab/>
      </w:r>
      <w:r>
        <w:fldChar w:fldCharType="begin"/>
      </w:r>
      <w:r>
        <w:instrText xml:space="preserve"> PAGEREF _Toc16238 \h </w:instrText>
      </w:r>
      <w:r>
        <w:fldChar w:fldCharType="separate"/>
      </w:r>
      <w:r>
        <w:t>4</w:t>
      </w:r>
      <w:r>
        <w:fldChar w:fldCharType="end"/>
      </w:r>
      <w:r>
        <w:rPr>
          <w:color w:val="auto"/>
          <w:highlight w:val="none"/>
        </w:rPr>
        <w:fldChar w:fldCharType="end"/>
      </w:r>
    </w:p>
    <w:p w14:paraId="52C88446">
      <w:pPr>
        <w:pStyle w:val="20"/>
        <w:tabs>
          <w:tab w:val="right" w:leader="dot" w:pos="9746"/>
        </w:tabs>
      </w:pPr>
      <w:r>
        <w:rPr>
          <w:color w:val="auto"/>
          <w:highlight w:val="none"/>
        </w:rPr>
        <w:fldChar w:fldCharType="begin"/>
      </w:r>
      <w:r>
        <w:rPr>
          <w:highlight w:val="none"/>
        </w:rPr>
        <w:instrText xml:space="preserve"> HYPERLINK \l _Toc11561 </w:instrText>
      </w:r>
      <w:r>
        <w:rPr>
          <w:highlight w:val="none"/>
        </w:rPr>
        <w:fldChar w:fldCharType="separate"/>
      </w:r>
      <w:r>
        <w:rPr>
          <w:highlight w:val="none"/>
          <w:lang w:eastAsia="zh-CN"/>
        </w:rPr>
        <w:t>1.4 归档文件</w:t>
      </w:r>
      <w:r>
        <w:tab/>
      </w:r>
      <w:r>
        <w:fldChar w:fldCharType="begin"/>
      </w:r>
      <w:r>
        <w:instrText xml:space="preserve"> PAGEREF _Toc11561 \h </w:instrText>
      </w:r>
      <w:r>
        <w:fldChar w:fldCharType="separate"/>
      </w:r>
      <w:r>
        <w:t>4</w:t>
      </w:r>
      <w:r>
        <w:fldChar w:fldCharType="end"/>
      </w:r>
      <w:r>
        <w:rPr>
          <w:color w:val="auto"/>
          <w:highlight w:val="none"/>
        </w:rPr>
        <w:fldChar w:fldCharType="end"/>
      </w:r>
    </w:p>
    <w:p w14:paraId="727B192E">
      <w:pPr>
        <w:pStyle w:val="20"/>
        <w:tabs>
          <w:tab w:val="right" w:leader="dot" w:pos="9746"/>
        </w:tabs>
      </w:pPr>
      <w:r>
        <w:rPr>
          <w:color w:val="auto"/>
          <w:highlight w:val="none"/>
        </w:rPr>
        <w:fldChar w:fldCharType="begin"/>
      </w:r>
      <w:r>
        <w:rPr>
          <w:highlight w:val="none"/>
        </w:rPr>
        <w:instrText xml:space="preserve"> HYPERLINK \l _Toc9767 </w:instrText>
      </w:r>
      <w:r>
        <w:rPr>
          <w:highlight w:val="none"/>
        </w:rPr>
        <w:fldChar w:fldCharType="separate"/>
      </w:r>
      <w:r>
        <w:rPr>
          <w:highlight w:val="none"/>
          <w:lang w:eastAsia="zh-CN"/>
        </w:rPr>
        <w:t>1.5 工作标准</w:t>
      </w:r>
      <w:r>
        <w:tab/>
      </w:r>
      <w:r>
        <w:fldChar w:fldCharType="begin"/>
      </w:r>
      <w:r>
        <w:instrText xml:space="preserve"> PAGEREF _Toc9767 \h </w:instrText>
      </w:r>
      <w:r>
        <w:fldChar w:fldCharType="separate"/>
      </w:r>
      <w:r>
        <w:t>4</w:t>
      </w:r>
      <w:r>
        <w:fldChar w:fldCharType="end"/>
      </w:r>
      <w:r>
        <w:rPr>
          <w:color w:val="auto"/>
          <w:highlight w:val="none"/>
        </w:rPr>
        <w:fldChar w:fldCharType="end"/>
      </w:r>
    </w:p>
    <w:p w14:paraId="174A40EA">
      <w:pPr>
        <w:pStyle w:val="17"/>
        <w:tabs>
          <w:tab w:val="right" w:leader="dot" w:pos="9746"/>
        </w:tabs>
      </w:pPr>
      <w:r>
        <w:rPr>
          <w:color w:val="auto"/>
          <w:highlight w:val="none"/>
        </w:rPr>
        <w:fldChar w:fldCharType="begin"/>
      </w:r>
      <w:r>
        <w:rPr>
          <w:highlight w:val="none"/>
        </w:rPr>
        <w:instrText xml:space="preserve"> HYPERLINK \l _Toc9970 </w:instrText>
      </w:r>
      <w:r>
        <w:rPr>
          <w:highlight w:val="none"/>
        </w:rPr>
        <w:fldChar w:fldCharType="separate"/>
      </w:r>
      <w:r>
        <w:rPr>
          <w:rFonts w:hint="eastAsia"/>
          <w:highlight w:val="none"/>
          <w:lang w:eastAsia="zh-CN"/>
        </w:rPr>
        <w:t>第二章 招标采购</w:t>
      </w:r>
      <w:r>
        <w:tab/>
      </w:r>
      <w:r>
        <w:fldChar w:fldCharType="begin"/>
      </w:r>
      <w:r>
        <w:instrText xml:space="preserve"> PAGEREF _Toc9970 \h </w:instrText>
      </w:r>
      <w:r>
        <w:fldChar w:fldCharType="separate"/>
      </w:r>
      <w:r>
        <w:t>5</w:t>
      </w:r>
      <w:r>
        <w:fldChar w:fldCharType="end"/>
      </w:r>
      <w:r>
        <w:rPr>
          <w:color w:val="auto"/>
          <w:highlight w:val="none"/>
        </w:rPr>
        <w:fldChar w:fldCharType="end"/>
      </w:r>
    </w:p>
    <w:p w14:paraId="754978DC">
      <w:pPr>
        <w:pStyle w:val="20"/>
        <w:tabs>
          <w:tab w:val="right" w:leader="dot" w:pos="9746"/>
        </w:tabs>
      </w:pPr>
      <w:r>
        <w:rPr>
          <w:color w:val="auto"/>
          <w:highlight w:val="none"/>
        </w:rPr>
        <w:fldChar w:fldCharType="begin"/>
      </w:r>
      <w:r>
        <w:rPr>
          <w:highlight w:val="none"/>
        </w:rPr>
        <w:instrText xml:space="preserve"> HYPERLINK \l _Toc7416 </w:instrText>
      </w:r>
      <w:r>
        <w:rPr>
          <w:highlight w:val="none"/>
        </w:rPr>
        <w:fldChar w:fldCharType="separate"/>
      </w:r>
      <w:r>
        <w:rPr>
          <w:highlight w:val="none"/>
          <w:lang w:eastAsia="zh-CN"/>
        </w:rPr>
        <w:t>2.1 基本要求</w:t>
      </w:r>
      <w:r>
        <w:tab/>
      </w:r>
      <w:r>
        <w:fldChar w:fldCharType="begin"/>
      </w:r>
      <w:r>
        <w:instrText xml:space="preserve"> PAGEREF _Toc7416 \h </w:instrText>
      </w:r>
      <w:r>
        <w:fldChar w:fldCharType="separate"/>
      </w:r>
      <w:r>
        <w:t>5</w:t>
      </w:r>
      <w:r>
        <w:fldChar w:fldCharType="end"/>
      </w:r>
      <w:r>
        <w:rPr>
          <w:color w:val="auto"/>
          <w:highlight w:val="none"/>
        </w:rPr>
        <w:fldChar w:fldCharType="end"/>
      </w:r>
    </w:p>
    <w:p w14:paraId="0720835C">
      <w:pPr>
        <w:pStyle w:val="20"/>
        <w:tabs>
          <w:tab w:val="right" w:leader="dot" w:pos="9746"/>
        </w:tabs>
      </w:pPr>
      <w:r>
        <w:rPr>
          <w:color w:val="auto"/>
          <w:highlight w:val="none"/>
        </w:rPr>
        <w:fldChar w:fldCharType="begin"/>
      </w:r>
      <w:r>
        <w:rPr>
          <w:highlight w:val="none"/>
        </w:rPr>
        <w:instrText xml:space="preserve"> HYPERLINK \l _Toc16355 </w:instrText>
      </w:r>
      <w:r>
        <w:rPr>
          <w:highlight w:val="none"/>
        </w:rPr>
        <w:fldChar w:fldCharType="separate"/>
      </w:r>
      <w:r>
        <w:rPr>
          <w:highlight w:val="none"/>
          <w:lang w:eastAsia="zh-CN"/>
        </w:rPr>
        <w:t>2.2 工作内容</w:t>
      </w:r>
      <w:r>
        <w:tab/>
      </w:r>
      <w:r>
        <w:fldChar w:fldCharType="begin"/>
      </w:r>
      <w:r>
        <w:instrText xml:space="preserve"> PAGEREF _Toc16355 \h </w:instrText>
      </w:r>
      <w:r>
        <w:fldChar w:fldCharType="separate"/>
      </w:r>
      <w:r>
        <w:t>5</w:t>
      </w:r>
      <w:r>
        <w:fldChar w:fldCharType="end"/>
      </w:r>
      <w:r>
        <w:rPr>
          <w:color w:val="auto"/>
          <w:highlight w:val="none"/>
        </w:rPr>
        <w:fldChar w:fldCharType="end"/>
      </w:r>
    </w:p>
    <w:p w14:paraId="3C2AB016">
      <w:pPr>
        <w:pStyle w:val="11"/>
        <w:tabs>
          <w:tab w:val="right" w:leader="dot" w:pos="9746"/>
        </w:tabs>
      </w:pPr>
      <w:r>
        <w:rPr>
          <w:color w:val="auto"/>
          <w:highlight w:val="none"/>
        </w:rPr>
        <w:fldChar w:fldCharType="begin"/>
      </w:r>
      <w:r>
        <w:rPr>
          <w:highlight w:val="none"/>
        </w:rPr>
        <w:instrText xml:space="preserve"> HYPERLINK \l _Toc15767 </w:instrText>
      </w:r>
      <w:r>
        <w:rPr>
          <w:highlight w:val="none"/>
        </w:rPr>
        <w:fldChar w:fldCharType="separate"/>
      </w:r>
      <w:r>
        <w:rPr>
          <w:rFonts w:hint="eastAsia"/>
          <w:highlight w:val="none"/>
          <w:lang w:eastAsia="zh-CN"/>
        </w:rPr>
        <w:t>2.2.1 招标文件</w:t>
      </w:r>
      <w:r>
        <w:tab/>
      </w:r>
      <w:r>
        <w:fldChar w:fldCharType="begin"/>
      </w:r>
      <w:r>
        <w:instrText xml:space="preserve"> PAGEREF _Toc15767 \h </w:instrText>
      </w:r>
      <w:r>
        <w:fldChar w:fldCharType="separate"/>
      </w:r>
      <w:r>
        <w:t>5</w:t>
      </w:r>
      <w:r>
        <w:fldChar w:fldCharType="end"/>
      </w:r>
      <w:r>
        <w:rPr>
          <w:color w:val="auto"/>
          <w:highlight w:val="none"/>
        </w:rPr>
        <w:fldChar w:fldCharType="end"/>
      </w:r>
    </w:p>
    <w:p w14:paraId="3689B600">
      <w:pPr>
        <w:pStyle w:val="11"/>
        <w:tabs>
          <w:tab w:val="right" w:leader="dot" w:pos="9746"/>
        </w:tabs>
      </w:pPr>
      <w:r>
        <w:rPr>
          <w:color w:val="auto"/>
          <w:highlight w:val="none"/>
        </w:rPr>
        <w:fldChar w:fldCharType="begin"/>
      </w:r>
      <w:r>
        <w:rPr>
          <w:highlight w:val="none"/>
        </w:rPr>
        <w:instrText xml:space="preserve"> HYPERLINK \l _Toc28880 </w:instrText>
      </w:r>
      <w:r>
        <w:rPr>
          <w:highlight w:val="none"/>
        </w:rPr>
        <w:fldChar w:fldCharType="separate"/>
      </w:r>
      <w:r>
        <w:rPr>
          <w:rFonts w:hint="eastAsia"/>
          <w:highlight w:val="none"/>
          <w:lang w:eastAsia="zh-CN"/>
        </w:rPr>
        <w:t>2.2.2 工程量清单、控制价审核</w:t>
      </w:r>
      <w:r>
        <w:tab/>
      </w:r>
      <w:r>
        <w:fldChar w:fldCharType="begin"/>
      </w:r>
      <w:r>
        <w:instrText xml:space="preserve"> PAGEREF _Toc28880 \h </w:instrText>
      </w:r>
      <w:r>
        <w:fldChar w:fldCharType="separate"/>
      </w:r>
      <w:r>
        <w:t>5</w:t>
      </w:r>
      <w:r>
        <w:fldChar w:fldCharType="end"/>
      </w:r>
      <w:r>
        <w:rPr>
          <w:color w:val="auto"/>
          <w:highlight w:val="none"/>
        </w:rPr>
        <w:fldChar w:fldCharType="end"/>
      </w:r>
    </w:p>
    <w:p w14:paraId="582D86EE">
      <w:pPr>
        <w:pStyle w:val="11"/>
        <w:tabs>
          <w:tab w:val="right" w:leader="dot" w:pos="9746"/>
        </w:tabs>
      </w:pPr>
      <w:r>
        <w:rPr>
          <w:color w:val="auto"/>
          <w:highlight w:val="none"/>
        </w:rPr>
        <w:fldChar w:fldCharType="begin"/>
      </w:r>
      <w:r>
        <w:rPr>
          <w:highlight w:val="none"/>
        </w:rPr>
        <w:instrText xml:space="preserve"> HYPERLINK \l _Toc29467 </w:instrText>
      </w:r>
      <w:r>
        <w:rPr>
          <w:highlight w:val="none"/>
        </w:rPr>
        <w:fldChar w:fldCharType="separate"/>
      </w:r>
      <w:r>
        <w:rPr>
          <w:rFonts w:hint="eastAsia"/>
          <w:highlight w:val="none"/>
          <w:lang w:eastAsia="zh-CN"/>
        </w:rPr>
        <w:t>2.2.3 合同管理</w:t>
      </w:r>
      <w:r>
        <w:tab/>
      </w:r>
      <w:r>
        <w:fldChar w:fldCharType="begin"/>
      </w:r>
      <w:r>
        <w:instrText xml:space="preserve"> PAGEREF _Toc29467 \h </w:instrText>
      </w:r>
      <w:r>
        <w:fldChar w:fldCharType="separate"/>
      </w:r>
      <w:r>
        <w:t>6</w:t>
      </w:r>
      <w:r>
        <w:fldChar w:fldCharType="end"/>
      </w:r>
      <w:r>
        <w:rPr>
          <w:color w:val="auto"/>
          <w:highlight w:val="none"/>
        </w:rPr>
        <w:fldChar w:fldCharType="end"/>
      </w:r>
    </w:p>
    <w:p w14:paraId="731A85AB">
      <w:pPr>
        <w:pStyle w:val="20"/>
        <w:tabs>
          <w:tab w:val="right" w:leader="dot" w:pos="9746"/>
        </w:tabs>
      </w:pPr>
      <w:r>
        <w:rPr>
          <w:color w:val="auto"/>
          <w:highlight w:val="none"/>
        </w:rPr>
        <w:fldChar w:fldCharType="begin"/>
      </w:r>
      <w:r>
        <w:rPr>
          <w:highlight w:val="none"/>
        </w:rPr>
        <w:instrText xml:space="preserve"> HYPERLINK \l _Toc30087 </w:instrText>
      </w:r>
      <w:r>
        <w:rPr>
          <w:highlight w:val="none"/>
        </w:rPr>
        <w:fldChar w:fldCharType="separate"/>
      </w:r>
      <w:r>
        <w:rPr>
          <w:highlight w:val="none"/>
          <w:lang w:eastAsia="zh-CN"/>
        </w:rPr>
        <w:t>2.3 工作成果</w:t>
      </w:r>
      <w:r>
        <w:tab/>
      </w:r>
      <w:r>
        <w:fldChar w:fldCharType="begin"/>
      </w:r>
      <w:r>
        <w:instrText xml:space="preserve"> PAGEREF _Toc30087 \h </w:instrText>
      </w:r>
      <w:r>
        <w:fldChar w:fldCharType="separate"/>
      </w:r>
      <w:r>
        <w:t>6</w:t>
      </w:r>
      <w:r>
        <w:fldChar w:fldCharType="end"/>
      </w:r>
      <w:r>
        <w:rPr>
          <w:color w:val="auto"/>
          <w:highlight w:val="none"/>
        </w:rPr>
        <w:fldChar w:fldCharType="end"/>
      </w:r>
    </w:p>
    <w:p w14:paraId="7DFDD252">
      <w:pPr>
        <w:pStyle w:val="20"/>
        <w:tabs>
          <w:tab w:val="right" w:leader="dot" w:pos="9746"/>
        </w:tabs>
      </w:pPr>
      <w:r>
        <w:rPr>
          <w:color w:val="auto"/>
          <w:highlight w:val="none"/>
        </w:rPr>
        <w:fldChar w:fldCharType="begin"/>
      </w:r>
      <w:r>
        <w:rPr>
          <w:highlight w:val="none"/>
        </w:rPr>
        <w:instrText xml:space="preserve"> HYPERLINK \l _Toc31430 </w:instrText>
      </w:r>
      <w:r>
        <w:rPr>
          <w:highlight w:val="none"/>
        </w:rPr>
        <w:fldChar w:fldCharType="separate"/>
      </w:r>
      <w:r>
        <w:rPr>
          <w:highlight w:val="none"/>
          <w:lang w:eastAsia="zh-CN"/>
        </w:rPr>
        <w:t>2.4 归档文件</w:t>
      </w:r>
      <w:r>
        <w:tab/>
      </w:r>
      <w:r>
        <w:fldChar w:fldCharType="begin"/>
      </w:r>
      <w:r>
        <w:instrText xml:space="preserve"> PAGEREF _Toc31430 \h </w:instrText>
      </w:r>
      <w:r>
        <w:fldChar w:fldCharType="separate"/>
      </w:r>
      <w:r>
        <w:t>7</w:t>
      </w:r>
      <w:r>
        <w:fldChar w:fldCharType="end"/>
      </w:r>
      <w:r>
        <w:rPr>
          <w:color w:val="auto"/>
          <w:highlight w:val="none"/>
        </w:rPr>
        <w:fldChar w:fldCharType="end"/>
      </w:r>
    </w:p>
    <w:p w14:paraId="7EE8CC36">
      <w:pPr>
        <w:pStyle w:val="20"/>
        <w:tabs>
          <w:tab w:val="right" w:leader="dot" w:pos="9746"/>
        </w:tabs>
      </w:pPr>
      <w:r>
        <w:rPr>
          <w:color w:val="auto"/>
          <w:highlight w:val="none"/>
        </w:rPr>
        <w:fldChar w:fldCharType="begin"/>
      </w:r>
      <w:r>
        <w:rPr>
          <w:highlight w:val="none"/>
        </w:rPr>
        <w:instrText xml:space="preserve"> HYPERLINK \l _Toc3122 </w:instrText>
      </w:r>
      <w:r>
        <w:rPr>
          <w:highlight w:val="none"/>
        </w:rPr>
        <w:fldChar w:fldCharType="separate"/>
      </w:r>
      <w:r>
        <w:rPr>
          <w:highlight w:val="none"/>
          <w:lang w:eastAsia="zh-CN"/>
        </w:rPr>
        <w:t>2.5 工作标准</w:t>
      </w:r>
      <w:r>
        <w:tab/>
      </w:r>
      <w:r>
        <w:fldChar w:fldCharType="begin"/>
      </w:r>
      <w:r>
        <w:instrText xml:space="preserve"> PAGEREF _Toc3122 \h </w:instrText>
      </w:r>
      <w:r>
        <w:fldChar w:fldCharType="separate"/>
      </w:r>
      <w:r>
        <w:t>7</w:t>
      </w:r>
      <w:r>
        <w:fldChar w:fldCharType="end"/>
      </w:r>
      <w:r>
        <w:rPr>
          <w:color w:val="auto"/>
          <w:highlight w:val="none"/>
        </w:rPr>
        <w:fldChar w:fldCharType="end"/>
      </w:r>
    </w:p>
    <w:p w14:paraId="050DB7F9">
      <w:pPr>
        <w:pStyle w:val="17"/>
        <w:tabs>
          <w:tab w:val="right" w:leader="dot" w:pos="9746"/>
        </w:tabs>
      </w:pPr>
      <w:r>
        <w:rPr>
          <w:color w:val="auto"/>
          <w:highlight w:val="none"/>
        </w:rPr>
        <w:fldChar w:fldCharType="begin"/>
      </w:r>
      <w:r>
        <w:rPr>
          <w:highlight w:val="none"/>
        </w:rPr>
        <w:instrText xml:space="preserve"> HYPERLINK \l _Toc24672 </w:instrText>
      </w:r>
      <w:r>
        <w:rPr>
          <w:highlight w:val="none"/>
        </w:rPr>
        <w:fldChar w:fldCharType="separate"/>
      </w:r>
      <w:r>
        <w:rPr>
          <w:rFonts w:hint="eastAsia"/>
          <w:highlight w:val="none"/>
          <w:lang w:eastAsia="zh-CN"/>
        </w:rPr>
        <w:t>第三章 工程施工</w:t>
      </w:r>
      <w:r>
        <w:tab/>
      </w:r>
      <w:r>
        <w:fldChar w:fldCharType="begin"/>
      </w:r>
      <w:r>
        <w:instrText xml:space="preserve"> PAGEREF _Toc24672 \h </w:instrText>
      </w:r>
      <w:r>
        <w:fldChar w:fldCharType="separate"/>
      </w:r>
      <w:r>
        <w:t>8</w:t>
      </w:r>
      <w:r>
        <w:fldChar w:fldCharType="end"/>
      </w:r>
      <w:r>
        <w:rPr>
          <w:color w:val="auto"/>
          <w:highlight w:val="none"/>
        </w:rPr>
        <w:fldChar w:fldCharType="end"/>
      </w:r>
    </w:p>
    <w:p w14:paraId="5E4950F8">
      <w:pPr>
        <w:pStyle w:val="20"/>
        <w:tabs>
          <w:tab w:val="right" w:leader="dot" w:pos="9746"/>
        </w:tabs>
      </w:pPr>
      <w:r>
        <w:rPr>
          <w:color w:val="auto"/>
          <w:highlight w:val="none"/>
        </w:rPr>
        <w:fldChar w:fldCharType="begin"/>
      </w:r>
      <w:r>
        <w:rPr>
          <w:highlight w:val="none"/>
        </w:rPr>
        <w:instrText xml:space="preserve"> HYPERLINK \l _Toc18100 </w:instrText>
      </w:r>
      <w:r>
        <w:rPr>
          <w:highlight w:val="none"/>
        </w:rPr>
        <w:fldChar w:fldCharType="separate"/>
      </w:r>
      <w:r>
        <w:rPr>
          <w:highlight w:val="none"/>
          <w:lang w:eastAsia="zh-CN"/>
        </w:rPr>
        <w:t>3.1 基本要求</w:t>
      </w:r>
      <w:r>
        <w:tab/>
      </w:r>
      <w:r>
        <w:fldChar w:fldCharType="begin"/>
      </w:r>
      <w:r>
        <w:instrText xml:space="preserve"> PAGEREF _Toc18100 \h </w:instrText>
      </w:r>
      <w:r>
        <w:fldChar w:fldCharType="separate"/>
      </w:r>
      <w:r>
        <w:t>8</w:t>
      </w:r>
      <w:r>
        <w:fldChar w:fldCharType="end"/>
      </w:r>
      <w:r>
        <w:rPr>
          <w:color w:val="auto"/>
          <w:highlight w:val="none"/>
        </w:rPr>
        <w:fldChar w:fldCharType="end"/>
      </w:r>
    </w:p>
    <w:p w14:paraId="0C500252">
      <w:pPr>
        <w:pStyle w:val="20"/>
        <w:tabs>
          <w:tab w:val="right" w:leader="dot" w:pos="9746"/>
        </w:tabs>
      </w:pPr>
      <w:r>
        <w:rPr>
          <w:color w:val="auto"/>
          <w:highlight w:val="none"/>
        </w:rPr>
        <w:fldChar w:fldCharType="begin"/>
      </w:r>
      <w:r>
        <w:rPr>
          <w:highlight w:val="none"/>
        </w:rPr>
        <w:instrText xml:space="preserve"> HYPERLINK \l _Toc13972 </w:instrText>
      </w:r>
      <w:r>
        <w:rPr>
          <w:highlight w:val="none"/>
        </w:rPr>
        <w:fldChar w:fldCharType="separate"/>
      </w:r>
      <w:r>
        <w:rPr>
          <w:highlight w:val="none"/>
          <w:lang w:eastAsia="zh-CN"/>
        </w:rPr>
        <w:t>3.2 工作内容</w:t>
      </w:r>
      <w:r>
        <w:tab/>
      </w:r>
      <w:r>
        <w:fldChar w:fldCharType="begin"/>
      </w:r>
      <w:r>
        <w:instrText xml:space="preserve"> PAGEREF _Toc13972 \h </w:instrText>
      </w:r>
      <w:r>
        <w:fldChar w:fldCharType="separate"/>
      </w:r>
      <w:r>
        <w:t>8</w:t>
      </w:r>
      <w:r>
        <w:fldChar w:fldCharType="end"/>
      </w:r>
      <w:r>
        <w:rPr>
          <w:color w:val="auto"/>
          <w:highlight w:val="none"/>
        </w:rPr>
        <w:fldChar w:fldCharType="end"/>
      </w:r>
    </w:p>
    <w:p w14:paraId="7AE72074">
      <w:pPr>
        <w:pStyle w:val="11"/>
        <w:tabs>
          <w:tab w:val="right" w:leader="dot" w:pos="9746"/>
        </w:tabs>
      </w:pPr>
      <w:r>
        <w:rPr>
          <w:color w:val="auto"/>
          <w:highlight w:val="none"/>
        </w:rPr>
        <w:fldChar w:fldCharType="begin"/>
      </w:r>
      <w:r>
        <w:rPr>
          <w:highlight w:val="none"/>
        </w:rPr>
        <w:instrText xml:space="preserve"> HYPERLINK \l _Toc23568 </w:instrText>
      </w:r>
      <w:r>
        <w:rPr>
          <w:highlight w:val="none"/>
        </w:rPr>
        <w:fldChar w:fldCharType="separate"/>
      </w:r>
      <w:r>
        <w:rPr>
          <w:rFonts w:hint="eastAsia"/>
          <w:highlight w:val="none"/>
          <w:lang w:eastAsia="zh-CN"/>
        </w:rPr>
        <w:t>3.2.1 建设准备</w:t>
      </w:r>
      <w:r>
        <w:tab/>
      </w:r>
      <w:r>
        <w:fldChar w:fldCharType="begin"/>
      </w:r>
      <w:r>
        <w:instrText xml:space="preserve"> PAGEREF _Toc23568 \h </w:instrText>
      </w:r>
      <w:r>
        <w:fldChar w:fldCharType="separate"/>
      </w:r>
      <w:r>
        <w:t>8</w:t>
      </w:r>
      <w:r>
        <w:fldChar w:fldCharType="end"/>
      </w:r>
      <w:r>
        <w:rPr>
          <w:color w:val="auto"/>
          <w:highlight w:val="none"/>
        </w:rPr>
        <w:fldChar w:fldCharType="end"/>
      </w:r>
    </w:p>
    <w:p w14:paraId="3F7C4977">
      <w:pPr>
        <w:pStyle w:val="11"/>
        <w:tabs>
          <w:tab w:val="right" w:leader="dot" w:pos="9746"/>
        </w:tabs>
      </w:pPr>
      <w:r>
        <w:rPr>
          <w:color w:val="auto"/>
          <w:highlight w:val="none"/>
        </w:rPr>
        <w:fldChar w:fldCharType="begin"/>
      </w:r>
      <w:r>
        <w:rPr>
          <w:highlight w:val="none"/>
        </w:rPr>
        <w:instrText xml:space="preserve"> HYPERLINK \l _Toc22153 </w:instrText>
      </w:r>
      <w:r>
        <w:rPr>
          <w:highlight w:val="none"/>
        </w:rPr>
        <w:fldChar w:fldCharType="separate"/>
      </w:r>
      <w:r>
        <w:rPr>
          <w:rFonts w:hint="eastAsia"/>
          <w:highlight w:val="none"/>
          <w:lang w:eastAsia="zh-CN"/>
        </w:rPr>
        <w:t>3.2.2 设计管理</w:t>
      </w:r>
      <w:r>
        <w:tab/>
      </w:r>
      <w:r>
        <w:fldChar w:fldCharType="begin"/>
      </w:r>
      <w:r>
        <w:instrText xml:space="preserve"> PAGEREF _Toc22153 \h </w:instrText>
      </w:r>
      <w:r>
        <w:fldChar w:fldCharType="separate"/>
      </w:r>
      <w:r>
        <w:t>8</w:t>
      </w:r>
      <w:r>
        <w:fldChar w:fldCharType="end"/>
      </w:r>
      <w:r>
        <w:rPr>
          <w:color w:val="auto"/>
          <w:highlight w:val="none"/>
        </w:rPr>
        <w:fldChar w:fldCharType="end"/>
      </w:r>
    </w:p>
    <w:p w14:paraId="78693F06">
      <w:pPr>
        <w:pStyle w:val="11"/>
        <w:tabs>
          <w:tab w:val="right" w:leader="dot" w:pos="9746"/>
        </w:tabs>
      </w:pPr>
      <w:r>
        <w:rPr>
          <w:color w:val="auto"/>
          <w:highlight w:val="none"/>
        </w:rPr>
        <w:fldChar w:fldCharType="begin"/>
      </w:r>
      <w:r>
        <w:rPr>
          <w:highlight w:val="none"/>
        </w:rPr>
        <w:instrText xml:space="preserve"> HYPERLINK \l _Toc23132 </w:instrText>
      </w:r>
      <w:r>
        <w:rPr>
          <w:highlight w:val="none"/>
        </w:rPr>
        <w:fldChar w:fldCharType="separate"/>
      </w:r>
      <w:r>
        <w:rPr>
          <w:rFonts w:hint="eastAsia"/>
          <w:highlight w:val="none"/>
          <w:lang w:eastAsia="zh-CN"/>
        </w:rPr>
        <w:t xml:space="preserve">3.2.3 </w:t>
      </w:r>
      <w:r>
        <w:rPr>
          <w:rFonts w:hint="eastAsia"/>
          <w:highlight w:val="none"/>
          <w:lang w:val="en-US" w:eastAsia="zh-CN"/>
        </w:rPr>
        <w:t>造价</w:t>
      </w:r>
      <w:r>
        <w:rPr>
          <w:rFonts w:hint="eastAsia"/>
          <w:highlight w:val="none"/>
          <w:lang w:eastAsia="zh-CN"/>
        </w:rPr>
        <w:t>管理</w:t>
      </w:r>
      <w:r>
        <w:tab/>
      </w:r>
      <w:r>
        <w:fldChar w:fldCharType="begin"/>
      </w:r>
      <w:r>
        <w:instrText xml:space="preserve"> PAGEREF _Toc23132 \h </w:instrText>
      </w:r>
      <w:r>
        <w:fldChar w:fldCharType="separate"/>
      </w:r>
      <w:r>
        <w:t>9</w:t>
      </w:r>
      <w:r>
        <w:fldChar w:fldCharType="end"/>
      </w:r>
      <w:r>
        <w:rPr>
          <w:color w:val="auto"/>
          <w:highlight w:val="none"/>
        </w:rPr>
        <w:fldChar w:fldCharType="end"/>
      </w:r>
    </w:p>
    <w:p w14:paraId="091AA137">
      <w:pPr>
        <w:pStyle w:val="11"/>
        <w:tabs>
          <w:tab w:val="right" w:leader="dot" w:pos="9746"/>
        </w:tabs>
      </w:pPr>
      <w:r>
        <w:rPr>
          <w:color w:val="auto"/>
          <w:highlight w:val="none"/>
        </w:rPr>
        <w:fldChar w:fldCharType="begin"/>
      </w:r>
      <w:r>
        <w:rPr>
          <w:highlight w:val="none"/>
        </w:rPr>
        <w:instrText xml:space="preserve"> HYPERLINK \l _Toc15887 </w:instrText>
      </w:r>
      <w:r>
        <w:rPr>
          <w:highlight w:val="none"/>
        </w:rPr>
        <w:fldChar w:fldCharType="separate"/>
      </w:r>
      <w:r>
        <w:rPr>
          <w:rFonts w:hint="eastAsia"/>
          <w:highlight w:val="none"/>
          <w:lang w:eastAsia="zh-CN"/>
        </w:rPr>
        <w:t>3.2.4 进度管理</w:t>
      </w:r>
      <w:r>
        <w:tab/>
      </w:r>
      <w:r>
        <w:fldChar w:fldCharType="begin"/>
      </w:r>
      <w:r>
        <w:instrText xml:space="preserve"> PAGEREF _Toc15887 \h </w:instrText>
      </w:r>
      <w:r>
        <w:fldChar w:fldCharType="separate"/>
      </w:r>
      <w:r>
        <w:t>9</w:t>
      </w:r>
      <w:r>
        <w:fldChar w:fldCharType="end"/>
      </w:r>
      <w:r>
        <w:rPr>
          <w:color w:val="auto"/>
          <w:highlight w:val="none"/>
        </w:rPr>
        <w:fldChar w:fldCharType="end"/>
      </w:r>
    </w:p>
    <w:p w14:paraId="4FA0316B">
      <w:pPr>
        <w:pStyle w:val="11"/>
        <w:tabs>
          <w:tab w:val="right" w:leader="dot" w:pos="9746"/>
        </w:tabs>
      </w:pPr>
      <w:r>
        <w:rPr>
          <w:color w:val="auto"/>
          <w:highlight w:val="none"/>
        </w:rPr>
        <w:fldChar w:fldCharType="begin"/>
      </w:r>
      <w:r>
        <w:rPr>
          <w:highlight w:val="none"/>
        </w:rPr>
        <w:instrText xml:space="preserve"> HYPERLINK \l _Toc4001 </w:instrText>
      </w:r>
      <w:r>
        <w:rPr>
          <w:highlight w:val="none"/>
        </w:rPr>
        <w:fldChar w:fldCharType="separate"/>
      </w:r>
      <w:r>
        <w:rPr>
          <w:rFonts w:hint="eastAsia"/>
          <w:highlight w:val="none"/>
          <w:lang w:eastAsia="zh-CN"/>
        </w:rPr>
        <w:t xml:space="preserve">3.2.5 </w:t>
      </w:r>
      <w:r>
        <w:rPr>
          <w:rFonts w:hint="eastAsia"/>
          <w:highlight w:val="none"/>
          <w:lang w:val="en-US" w:eastAsia="zh-CN"/>
        </w:rPr>
        <w:t>技术</w:t>
      </w:r>
      <w:r>
        <w:rPr>
          <w:rFonts w:hint="eastAsia"/>
          <w:highlight w:val="none"/>
          <w:lang w:eastAsia="zh-CN"/>
        </w:rPr>
        <w:t>质量管理</w:t>
      </w:r>
      <w:r>
        <w:tab/>
      </w:r>
      <w:r>
        <w:fldChar w:fldCharType="begin"/>
      </w:r>
      <w:r>
        <w:instrText xml:space="preserve"> PAGEREF _Toc4001 \h </w:instrText>
      </w:r>
      <w:r>
        <w:fldChar w:fldCharType="separate"/>
      </w:r>
      <w:r>
        <w:t>10</w:t>
      </w:r>
      <w:r>
        <w:fldChar w:fldCharType="end"/>
      </w:r>
      <w:r>
        <w:rPr>
          <w:color w:val="auto"/>
          <w:highlight w:val="none"/>
        </w:rPr>
        <w:fldChar w:fldCharType="end"/>
      </w:r>
    </w:p>
    <w:p w14:paraId="4A41FF0C">
      <w:pPr>
        <w:pStyle w:val="11"/>
        <w:tabs>
          <w:tab w:val="right" w:leader="dot" w:pos="9746"/>
        </w:tabs>
      </w:pPr>
      <w:r>
        <w:rPr>
          <w:color w:val="auto"/>
          <w:highlight w:val="none"/>
        </w:rPr>
        <w:fldChar w:fldCharType="begin"/>
      </w:r>
      <w:r>
        <w:rPr>
          <w:highlight w:val="none"/>
        </w:rPr>
        <w:instrText xml:space="preserve"> HYPERLINK \l _Toc1630 </w:instrText>
      </w:r>
      <w:r>
        <w:rPr>
          <w:highlight w:val="none"/>
        </w:rPr>
        <w:fldChar w:fldCharType="separate"/>
      </w:r>
      <w:r>
        <w:rPr>
          <w:rFonts w:hint="eastAsia"/>
          <w:highlight w:val="none"/>
          <w:lang w:eastAsia="zh-CN"/>
        </w:rPr>
        <w:t>3.2.6 安全生产</w:t>
      </w:r>
      <w:r>
        <w:tab/>
      </w:r>
      <w:r>
        <w:fldChar w:fldCharType="begin"/>
      </w:r>
      <w:r>
        <w:instrText xml:space="preserve"> PAGEREF _Toc1630 \h </w:instrText>
      </w:r>
      <w:r>
        <w:fldChar w:fldCharType="separate"/>
      </w:r>
      <w:r>
        <w:t>10</w:t>
      </w:r>
      <w:r>
        <w:fldChar w:fldCharType="end"/>
      </w:r>
      <w:r>
        <w:rPr>
          <w:color w:val="auto"/>
          <w:highlight w:val="none"/>
        </w:rPr>
        <w:fldChar w:fldCharType="end"/>
      </w:r>
    </w:p>
    <w:p w14:paraId="12853034">
      <w:pPr>
        <w:pStyle w:val="11"/>
        <w:tabs>
          <w:tab w:val="right" w:leader="dot" w:pos="9746"/>
        </w:tabs>
      </w:pPr>
      <w:r>
        <w:rPr>
          <w:color w:val="auto"/>
          <w:highlight w:val="none"/>
        </w:rPr>
        <w:fldChar w:fldCharType="begin"/>
      </w:r>
      <w:r>
        <w:rPr>
          <w:highlight w:val="none"/>
        </w:rPr>
        <w:instrText xml:space="preserve"> HYPERLINK \l _Toc31613 </w:instrText>
      </w:r>
      <w:r>
        <w:rPr>
          <w:highlight w:val="none"/>
        </w:rPr>
        <w:fldChar w:fldCharType="separate"/>
      </w:r>
      <w:r>
        <w:rPr>
          <w:rFonts w:hint="eastAsia"/>
          <w:highlight w:val="none"/>
          <w:lang w:eastAsia="zh-CN"/>
        </w:rPr>
        <w:t xml:space="preserve">3.2.7 </w:t>
      </w:r>
      <w:r>
        <w:rPr>
          <w:rFonts w:hint="eastAsia"/>
          <w:highlight w:val="none"/>
          <w:lang w:val="en-US" w:eastAsia="zh-CN"/>
        </w:rPr>
        <w:t>档案</w:t>
      </w:r>
      <w:r>
        <w:rPr>
          <w:rFonts w:hint="eastAsia"/>
          <w:highlight w:val="none"/>
          <w:lang w:eastAsia="zh-CN"/>
        </w:rPr>
        <w:t>资料</w:t>
      </w:r>
      <w:r>
        <w:tab/>
      </w:r>
      <w:r>
        <w:fldChar w:fldCharType="begin"/>
      </w:r>
      <w:r>
        <w:instrText xml:space="preserve"> PAGEREF _Toc31613 \h </w:instrText>
      </w:r>
      <w:r>
        <w:fldChar w:fldCharType="separate"/>
      </w:r>
      <w:r>
        <w:t>11</w:t>
      </w:r>
      <w:r>
        <w:fldChar w:fldCharType="end"/>
      </w:r>
      <w:r>
        <w:rPr>
          <w:color w:val="auto"/>
          <w:highlight w:val="none"/>
        </w:rPr>
        <w:fldChar w:fldCharType="end"/>
      </w:r>
    </w:p>
    <w:p w14:paraId="7471618D">
      <w:pPr>
        <w:pStyle w:val="11"/>
        <w:tabs>
          <w:tab w:val="right" w:leader="dot" w:pos="9746"/>
        </w:tabs>
      </w:pPr>
      <w:r>
        <w:rPr>
          <w:color w:val="auto"/>
          <w:highlight w:val="none"/>
        </w:rPr>
        <w:fldChar w:fldCharType="begin"/>
      </w:r>
      <w:r>
        <w:rPr>
          <w:highlight w:val="none"/>
        </w:rPr>
        <w:instrText xml:space="preserve"> HYPERLINK \l _Toc32012 </w:instrText>
      </w:r>
      <w:r>
        <w:rPr>
          <w:highlight w:val="none"/>
        </w:rPr>
        <w:fldChar w:fldCharType="separate"/>
      </w:r>
      <w:r>
        <w:rPr>
          <w:rFonts w:hint="eastAsia"/>
          <w:highlight w:val="none"/>
          <w:lang w:eastAsia="zh-CN"/>
        </w:rPr>
        <w:t xml:space="preserve">3.2.8 </w:t>
      </w:r>
      <w:r>
        <w:rPr>
          <w:rFonts w:hint="eastAsia"/>
          <w:highlight w:val="none"/>
          <w:lang w:val="en-US" w:eastAsia="zh-CN"/>
        </w:rPr>
        <w:t>履</w:t>
      </w:r>
      <w:r>
        <w:rPr>
          <w:rFonts w:hint="eastAsia"/>
          <w:highlight w:val="none"/>
          <w:lang w:eastAsia="zh-CN"/>
        </w:rPr>
        <w:t>约管理</w:t>
      </w:r>
      <w:r>
        <w:tab/>
      </w:r>
      <w:r>
        <w:fldChar w:fldCharType="begin"/>
      </w:r>
      <w:r>
        <w:instrText xml:space="preserve"> PAGEREF _Toc32012 \h </w:instrText>
      </w:r>
      <w:r>
        <w:fldChar w:fldCharType="separate"/>
      </w:r>
      <w:r>
        <w:t>11</w:t>
      </w:r>
      <w:r>
        <w:fldChar w:fldCharType="end"/>
      </w:r>
      <w:r>
        <w:rPr>
          <w:color w:val="auto"/>
          <w:highlight w:val="none"/>
        </w:rPr>
        <w:fldChar w:fldCharType="end"/>
      </w:r>
    </w:p>
    <w:p w14:paraId="22860393">
      <w:pPr>
        <w:pStyle w:val="11"/>
        <w:tabs>
          <w:tab w:val="right" w:leader="dot" w:pos="9746"/>
        </w:tabs>
      </w:pPr>
      <w:r>
        <w:rPr>
          <w:color w:val="auto"/>
          <w:highlight w:val="none"/>
        </w:rPr>
        <w:fldChar w:fldCharType="begin"/>
      </w:r>
      <w:r>
        <w:rPr>
          <w:highlight w:val="none"/>
        </w:rPr>
        <w:instrText xml:space="preserve"> HYPERLINK \l _Toc10943 </w:instrText>
      </w:r>
      <w:r>
        <w:rPr>
          <w:highlight w:val="none"/>
        </w:rPr>
        <w:fldChar w:fldCharType="separate"/>
      </w:r>
      <w:r>
        <w:rPr>
          <w:rFonts w:hint="eastAsia"/>
          <w:highlight w:val="none"/>
          <w:lang w:eastAsia="zh-CN"/>
        </w:rPr>
        <w:t>3.2.</w:t>
      </w:r>
      <w:r>
        <w:rPr>
          <w:rFonts w:hint="eastAsia"/>
          <w:highlight w:val="none"/>
          <w:lang w:val="en-US" w:eastAsia="zh-CN"/>
        </w:rPr>
        <w:t>9</w:t>
      </w:r>
      <w:r>
        <w:rPr>
          <w:rFonts w:hint="eastAsia"/>
          <w:highlight w:val="none"/>
          <w:lang w:eastAsia="zh-CN"/>
        </w:rPr>
        <w:t xml:space="preserve"> 工程计量与价款支付</w:t>
      </w:r>
      <w:r>
        <w:tab/>
      </w:r>
      <w:r>
        <w:fldChar w:fldCharType="begin"/>
      </w:r>
      <w:r>
        <w:instrText xml:space="preserve"> PAGEREF _Toc10943 \h </w:instrText>
      </w:r>
      <w:r>
        <w:fldChar w:fldCharType="separate"/>
      </w:r>
      <w:r>
        <w:t>11</w:t>
      </w:r>
      <w:r>
        <w:fldChar w:fldCharType="end"/>
      </w:r>
      <w:r>
        <w:rPr>
          <w:color w:val="auto"/>
          <w:highlight w:val="none"/>
        </w:rPr>
        <w:fldChar w:fldCharType="end"/>
      </w:r>
    </w:p>
    <w:p w14:paraId="4D55CB33">
      <w:pPr>
        <w:pStyle w:val="11"/>
        <w:tabs>
          <w:tab w:val="right" w:leader="dot" w:pos="9746"/>
        </w:tabs>
      </w:pPr>
      <w:r>
        <w:rPr>
          <w:color w:val="auto"/>
          <w:highlight w:val="none"/>
        </w:rPr>
        <w:fldChar w:fldCharType="begin"/>
      </w:r>
      <w:r>
        <w:rPr>
          <w:highlight w:val="none"/>
        </w:rPr>
        <w:instrText xml:space="preserve"> HYPERLINK \l _Toc26111 </w:instrText>
      </w:r>
      <w:r>
        <w:rPr>
          <w:highlight w:val="none"/>
        </w:rPr>
        <w:fldChar w:fldCharType="separate"/>
      </w:r>
      <w:r>
        <w:rPr>
          <w:rFonts w:hint="eastAsia"/>
          <w:highlight w:val="none"/>
          <w:lang w:eastAsia="zh-CN"/>
        </w:rPr>
        <w:t>3.2.1</w:t>
      </w:r>
      <w:r>
        <w:rPr>
          <w:rFonts w:hint="eastAsia"/>
          <w:highlight w:val="none"/>
          <w:lang w:val="en-US" w:eastAsia="zh-CN"/>
        </w:rPr>
        <w:t>0</w:t>
      </w:r>
      <w:r>
        <w:rPr>
          <w:rFonts w:hint="eastAsia"/>
          <w:highlight w:val="none"/>
          <w:lang w:eastAsia="zh-CN"/>
        </w:rPr>
        <w:t xml:space="preserve"> 工程变更、洽商、签证</w:t>
      </w:r>
      <w:r>
        <w:rPr>
          <w:rFonts w:hint="eastAsia"/>
          <w:lang w:eastAsia="zh-CN"/>
        </w:rPr>
        <w:t>、</w:t>
      </w:r>
      <w:r>
        <w:rPr>
          <w:rFonts w:hint="eastAsia"/>
          <w:lang w:val="en-US" w:eastAsia="zh-CN"/>
        </w:rPr>
        <w:t>图纸会审</w:t>
      </w:r>
      <w:r>
        <w:tab/>
      </w:r>
      <w:r>
        <w:fldChar w:fldCharType="begin"/>
      </w:r>
      <w:r>
        <w:instrText xml:space="preserve"> PAGEREF _Toc26111 \h </w:instrText>
      </w:r>
      <w:r>
        <w:fldChar w:fldCharType="separate"/>
      </w:r>
      <w:r>
        <w:t>12</w:t>
      </w:r>
      <w:r>
        <w:fldChar w:fldCharType="end"/>
      </w:r>
      <w:r>
        <w:rPr>
          <w:color w:val="auto"/>
          <w:highlight w:val="none"/>
        </w:rPr>
        <w:fldChar w:fldCharType="end"/>
      </w:r>
    </w:p>
    <w:p w14:paraId="013F20C1">
      <w:pPr>
        <w:pStyle w:val="11"/>
        <w:tabs>
          <w:tab w:val="right" w:leader="dot" w:pos="9746"/>
        </w:tabs>
      </w:pPr>
      <w:r>
        <w:rPr>
          <w:color w:val="auto"/>
          <w:highlight w:val="none"/>
        </w:rPr>
        <w:fldChar w:fldCharType="begin"/>
      </w:r>
      <w:r>
        <w:rPr>
          <w:highlight w:val="none"/>
        </w:rPr>
        <w:instrText xml:space="preserve"> HYPERLINK \l _Toc16087 </w:instrText>
      </w:r>
      <w:r>
        <w:rPr>
          <w:highlight w:val="none"/>
        </w:rPr>
        <w:fldChar w:fldCharType="separate"/>
      </w:r>
      <w:r>
        <w:rPr>
          <w:rFonts w:hint="eastAsia"/>
          <w:highlight w:val="none"/>
          <w:lang w:eastAsia="zh-CN"/>
        </w:rPr>
        <w:t>3.2.1</w:t>
      </w:r>
      <w:r>
        <w:rPr>
          <w:rFonts w:hint="eastAsia"/>
          <w:highlight w:val="none"/>
          <w:lang w:val="en-US" w:eastAsia="zh-CN"/>
        </w:rPr>
        <w:t>1</w:t>
      </w:r>
      <w:r>
        <w:rPr>
          <w:rFonts w:hint="eastAsia"/>
          <w:highlight w:val="none"/>
          <w:lang w:eastAsia="zh-CN"/>
        </w:rPr>
        <w:t xml:space="preserve"> 询价与核价</w:t>
      </w:r>
      <w:r>
        <w:tab/>
      </w:r>
      <w:r>
        <w:fldChar w:fldCharType="begin"/>
      </w:r>
      <w:r>
        <w:instrText xml:space="preserve"> PAGEREF _Toc16087 \h </w:instrText>
      </w:r>
      <w:r>
        <w:fldChar w:fldCharType="separate"/>
      </w:r>
      <w:r>
        <w:t>12</w:t>
      </w:r>
      <w:r>
        <w:fldChar w:fldCharType="end"/>
      </w:r>
      <w:r>
        <w:rPr>
          <w:color w:val="auto"/>
          <w:highlight w:val="none"/>
        </w:rPr>
        <w:fldChar w:fldCharType="end"/>
      </w:r>
    </w:p>
    <w:p w14:paraId="0259A442">
      <w:pPr>
        <w:pStyle w:val="20"/>
        <w:tabs>
          <w:tab w:val="right" w:leader="dot" w:pos="9746"/>
        </w:tabs>
      </w:pPr>
      <w:r>
        <w:rPr>
          <w:color w:val="auto"/>
          <w:highlight w:val="none"/>
        </w:rPr>
        <w:fldChar w:fldCharType="begin"/>
      </w:r>
      <w:r>
        <w:rPr>
          <w:highlight w:val="none"/>
        </w:rPr>
        <w:instrText xml:space="preserve"> HYPERLINK \l _Toc27832 </w:instrText>
      </w:r>
      <w:r>
        <w:rPr>
          <w:highlight w:val="none"/>
        </w:rPr>
        <w:fldChar w:fldCharType="separate"/>
      </w:r>
      <w:r>
        <w:rPr>
          <w:highlight w:val="none"/>
          <w:lang w:eastAsia="zh-CN"/>
        </w:rPr>
        <w:t>3.3 工作成果</w:t>
      </w:r>
      <w:r>
        <w:tab/>
      </w:r>
      <w:r>
        <w:fldChar w:fldCharType="begin"/>
      </w:r>
      <w:r>
        <w:instrText xml:space="preserve"> PAGEREF _Toc27832 \h </w:instrText>
      </w:r>
      <w:r>
        <w:fldChar w:fldCharType="separate"/>
      </w:r>
      <w:r>
        <w:t>13</w:t>
      </w:r>
      <w:r>
        <w:fldChar w:fldCharType="end"/>
      </w:r>
      <w:r>
        <w:rPr>
          <w:color w:val="auto"/>
          <w:highlight w:val="none"/>
        </w:rPr>
        <w:fldChar w:fldCharType="end"/>
      </w:r>
    </w:p>
    <w:p w14:paraId="606C98FD">
      <w:pPr>
        <w:pStyle w:val="20"/>
        <w:tabs>
          <w:tab w:val="right" w:leader="dot" w:pos="9746"/>
        </w:tabs>
      </w:pPr>
      <w:r>
        <w:rPr>
          <w:color w:val="auto"/>
          <w:highlight w:val="none"/>
        </w:rPr>
        <w:fldChar w:fldCharType="begin"/>
      </w:r>
      <w:r>
        <w:rPr>
          <w:highlight w:val="none"/>
        </w:rPr>
        <w:instrText xml:space="preserve"> HYPERLINK \l _Toc29007 </w:instrText>
      </w:r>
      <w:r>
        <w:rPr>
          <w:highlight w:val="none"/>
        </w:rPr>
        <w:fldChar w:fldCharType="separate"/>
      </w:r>
      <w:r>
        <w:rPr>
          <w:highlight w:val="none"/>
          <w:lang w:eastAsia="zh-CN"/>
        </w:rPr>
        <w:t>3.4 归档文件</w:t>
      </w:r>
      <w:r>
        <w:tab/>
      </w:r>
      <w:r>
        <w:fldChar w:fldCharType="begin"/>
      </w:r>
      <w:r>
        <w:instrText xml:space="preserve"> PAGEREF _Toc29007 \h </w:instrText>
      </w:r>
      <w:r>
        <w:fldChar w:fldCharType="separate"/>
      </w:r>
      <w:r>
        <w:t>13</w:t>
      </w:r>
      <w:r>
        <w:fldChar w:fldCharType="end"/>
      </w:r>
      <w:r>
        <w:rPr>
          <w:color w:val="auto"/>
          <w:highlight w:val="none"/>
        </w:rPr>
        <w:fldChar w:fldCharType="end"/>
      </w:r>
    </w:p>
    <w:p w14:paraId="25D75718">
      <w:pPr>
        <w:pStyle w:val="20"/>
        <w:tabs>
          <w:tab w:val="right" w:leader="dot" w:pos="9746"/>
        </w:tabs>
      </w:pPr>
      <w:r>
        <w:rPr>
          <w:color w:val="auto"/>
          <w:highlight w:val="none"/>
        </w:rPr>
        <w:fldChar w:fldCharType="begin"/>
      </w:r>
      <w:r>
        <w:rPr>
          <w:highlight w:val="none"/>
        </w:rPr>
        <w:instrText xml:space="preserve"> HYPERLINK \l _Toc21129 </w:instrText>
      </w:r>
      <w:r>
        <w:rPr>
          <w:highlight w:val="none"/>
        </w:rPr>
        <w:fldChar w:fldCharType="separate"/>
      </w:r>
      <w:r>
        <w:rPr>
          <w:highlight w:val="none"/>
          <w:lang w:eastAsia="zh-CN"/>
        </w:rPr>
        <w:t>3.5 工作标准</w:t>
      </w:r>
      <w:r>
        <w:tab/>
      </w:r>
      <w:r>
        <w:fldChar w:fldCharType="begin"/>
      </w:r>
      <w:r>
        <w:instrText xml:space="preserve"> PAGEREF _Toc21129 \h </w:instrText>
      </w:r>
      <w:r>
        <w:fldChar w:fldCharType="separate"/>
      </w:r>
      <w:r>
        <w:t>13</w:t>
      </w:r>
      <w:r>
        <w:fldChar w:fldCharType="end"/>
      </w:r>
      <w:r>
        <w:rPr>
          <w:color w:val="auto"/>
          <w:highlight w:val="none"/>
        </w:rPr>
        <w:fldChar w:fldCharType="end"/>
      </w:r>
    </w:p>
    <w:p w14:paraId="53397B84">
      <w:pPr>
        <w:pStyle w:val="17"/>
        <w:tabs>
          <w:tab w:val="right" w:leader="dot" w:pos="9746"/>
        </w:tabs>
      </w:pPr>
      <w:r>
        <w:rPr>
          <w:color w:val="auto"/>
          <w:highlight w:val="none"/>
        </w:rPr>
        <w:fldChar w:fldCharType="begin"/>
      </w:r>
      <w:r>
        <w:rPr>
          <w:highlight w:val="none"/>
        </w:rPr>
        <w:instrText xml:space="preserve"> HYPERLINK \l _Toc21708 </w:instrText>
      </w:r>
      <w:r>
        <w:rPr>
          <w:highlight w:val="none"/>
        </w:rPr>
        <w:fldChar w:fldCharType="separate"/>
      </w:r>
      <w:r>
        <w:rPr>
          <w:rFonts w:hint="eastAsia"/>
          <w:highlight w:val="none"/>
          <w:lang w:eastAsia="zh-CN"/>
        </w:rPr>
        <w:t>第四章 竣工验收及移交</w:t>
      </w:r>
      <w:r>
        <w:tab/>
      </w:r>
      <w:r>
        <w:fldChar w:fldCharType="begin"/>
      </w:r>
      <w:r>
        <w:instrText xml:space="preserve"> PAGEREF _Toc21708 \h </w:instrText>
      </w:r>
      <w:r>
        <w:fldChar w:fldCharType="separate"/>
      </w:r>
      <w:r>
        <w:t>15</w:t>
      </w:r>
      <w:r>
        <w:fldChar w:fldCharType="end"/>
      </w:r>
      <w:r>
        <w:rPr>
          <w:color w:val="auto"/>
          <w:highlight w:val="none"/>
        </w:rPr>
        <w:fldChar w:fldCharType="end"/>
      </w:r>
    </w:p>
    <w:p w14:paraId="16A04DF4">
      <w:pPr>
        <w:pStyle w:val="20"/>
        <w:tabs>
          <w:tab w:val="right" w:leader="dot" w:pos="9746"/>
        </w:tabs>
      </w:pPr>
      <w:r>
        <w:rPr>
          <w:color w:val="auto"/>
          <w:highlight w:val="none"/>
        </w:rPr>
        <w:fldChar w:fldCharType="begin"/>
      </w:r>
      <w:r>
        <w:rPr>
          <w:highlight w:val="none"/>
        </w:rPr>
        <w:instrText xml:space="preserve"> HYPERLINK \l _Toc17251 </w:instrText>
      </w:r>
      <w:r>
        <w:rPr>
          <w:highlight w:val="none"/>
        </w:rPr>
        <w:fldChar w:fldCharType="separate"/>
      </w:r>
      <w:r>
        <w:rPr>
          <w:highlight w:val="none"/>
          <w:lang w:eastAsia="zh-CN"/>
        </w:rPr>
        <w:t>4.1 基本要求</w:t>
      </w:r>
      <w:r>
        <w:tab/>
      </w:r>
      <w:r>
        <w:fldChar w:fldCharType="begin"/>
      </w:r>
      <w:r>
        <w:instrText xml:space="preserve"> PAGEREF _Toc17251 \h </w:instrText>
      </w:r>
      <w:r>
        <w:fldChar w:fldCharType="separate"/>
      </w:r>
      <w:r>
        <w:t>15</w:t>
      </w:r>
      <w:r>
        <w:fldChar w:fldCharType="end"/>
      </w:r>
      <w:r>
        <w:rPr>
          <w:color w:val="auto"/>
          <w:highlight w:val="none"/>
        </w:rPr>
        <w:fldChar w:fldCharType="end"/>
      </w:r>
    </w:p>
    <w:p w14:paraId="29B27B77">
      <w:pPr>
        <w:pStyle w:val="20"/>
        <w:tabs>
          <w:tab w:val="right" w:leader="dot" w:pos="9746"/>
        </w:tabs>
      </w:pPr>
      <w:r>
        <w:rPr>
          <w:color w:val="auto"/>
          <w:highlight w:val="none"/>
        </w:rPr>
        <w:fldChar w:fldCharType="begin"/>
      </w:r>
      <w:r>
        <w:rPr>
          <w:highlight w:val="none"/>
        </w:rPr>
        <w:instrText xml:space="preserve"> HYPERLINK \l _Toc8685 </w:instrText>
      </w:r>
      <w:r>
        <w:rPr>
          <w:highlight w:val="none"/>
        </w:rPr>
        <w:fldChar w:fldCharType="separate"/>
      </w:r>
      <w:r>
        <w:rPr>
          <w:highlight w:val="none"/>
          <w:lang w:eastAsia="zh-CN"/>
        </w:rPr>
        <w:t>4.2 工作内容</w:t>
      </w:r>
      <w:r>
        <w:tab/>
      </w:r>
      <w:r>
        <w:fldChar w:fldCharType="begin"/>
      </w:r>
      <w:r>
        <w:instrText xml:space="preserve"> PAGEREF _Toc8685 \h </w:instrText>
      </w:r>
      <w:r>
        <w:fldChar w:fldCharType="separate"/>
      </w:r>
      <w:r>
        <w:t>15</w:t>
      </w:r>
      <w:r>
        <w:fldChar w:fldCharType="end"/>
      </w:r>
      <w:r>
        <w:rPr>
          <w:color w:val="auto"/>
          <w:highlight w:val="none"/>
        </w:rPr>
        <w:fldChar w:fldCharType="end"/>
      </w:r>
    </w:p>
    <w:p w14:paraId="47934C3D">
      <w:pPr>
        <w:pStyle w:val="11"/>
        <w:tabs>
          <w:tab w:val="right" w:leader="dot" w:pos="9746"/>
        </w:tabs>
      </w:pPr>
      <w:r>
        <w:rPr>
          <w:color w:val="auto"/>
          <w:highlight w:val="none"/>
        </w:rPr>
        <w:fldChar w:fldCharType="begin"/>
      </w:r>
      <w:r>
        <w:rPr>
          <w:highlight w:val="none"/>
        </w:rPr>
        <w:instrText xml:space="preserve"> HYPERLINK \l _Toc10255 </w:instrText>
      </w:r>
      <w:r>
        <w:rPr>
          <w:highlight w:val="none"/>
        </w:rPr>
        <w:fldChar w:fldCharType="separate"/>
      </w:r>
      <w:r>
        <w:rPr>
          <w:rFonts w:hint="eastAsia"/>
          <w:highlight w:val="none"/>
          <w:lang w:eastAsia="zh-CN"/>
        </w:rPr>
        <w:t>4.2.1 竣工验收计划</w:t>
      </w:r>
      <w:r>
        <w:tab/>
      </w:r>
      <w:r>
        <w:fldChar w:fldCharType="begin"/>
      </w:r>
      <w:r>
        <w:instrText xml:space="preserve"> PAGEREF _Toc10255 \h </w:instrText>
      </w:r>
      <w:r>
        <w:fldChar w:fldCharType="separate"/>
      </w:r>
      <w:r>
        <w:t>15</w:t>
      </w:r>
      <w:r>
        <w:fldChar w:fldCharType="end"/>
      </w:r>
      <w:r>
        <w:rPr>
          <w:color w:val="auto"/>
          <w:highlight w:val="none"/>
        </w:rPr>
        <w:fldChar w:fldCharType="end"/>
      </w:r>
    </w:p>
    <w:p w14:paraId="466CA055">
      <w:pPr>
        <w:pStyle w:val="11"/>
        <w:tabs>
          <w:tab w:val="right" w:leader="dot" w:pos="9746"/>
        </w:tabs>
      </w:pPr>
      <w:r>
        <w:rPr>
          <w:color w:val="auto"/>
          <w:highlight w:val="none"/>
        </w:rPr>
        <w:fldChar w:fldCharType="begin"/>
      </w:r>
      <w:r>
        <w:rPr>
          <w:highlight w:val="none"/>
        </w:rPr>
        <w:instrText xml:space="preserve"> HYPERLINK \l _Toc3676 </w:instrText>
      </w:r>
      <w:r>
        <w:rPr>
          <w:highlight w:val="none"/>
        </w:rPr>
        <w:fldChar w:fldCharType="separate"/>
      </w:r>
      <w:r>
        <w:rPr>
          <w:rFonts w:hint="eastAsia"/>
          <w:highlight w:val="none"/>
          <w:lang w:eastAsia="zh-CN"/>
        </w:rPr>
        <w:t>4.2.2 竣工验收</w:t>
      </w:r>
      <w:r>
        <w:tab/>
      </w:r>
      <w:r>
        <w:fldChar w:fldCharType="begin"/>
      </w:r>
      <w:r>
        <w:instrText xml:space="preserve"> PAGEREF _Toc3676 \h </w:instrText>
      </w:r>
      <w:r>
        <w:fldChar w:fldCharType="separate"/>
      </w:r>
      <w:r>
        <w:t>15</w:t>
      </w:r>
      <w:r>
        <w:fldChar w:fldCharType="end"/>
      </w:r>
      <w:r>
        <w:rPr>
          <w:color w:val="auto"/>
          <w:highlight w:val="none"/>
        </w:rPr>
        <w:fldChar w:fldCharType="end"/>
      </w:r>
    </w:p>
    <w:p w14:paraId="50D634EC">
      <w:pPr>
        <w:pStyle w:val="11"/>
        <w:tabs>
          <w:tab w:val="right" w:leader="dot" w:pos="9746"/>
        </w:tabs>
      </w:pPr>
      <w:r>
        <w:rPr>
          <w:color w:val="auto"/>
          <w:highlight w:val="none"/>
        </w:rPr>
        <w:fldChar w:fldCharType="begin"/>
      </w:r>
      <w:r>
        <w:rPr>
          <w:highlight w:val="none"/>
        </w:rPr>
        <w:instrText xml:space="preserve"> HYPERLINK \l _Toc6025 </w:instrText>
      </w:r>
      <w:r>
        <w:rPr>
          <w:highlight w:val="none"/>
        </w:rPr>
        <w:fldChar w:fldCharType="separate"/>
      </w:r>
      <w:r>
        <w:rPr>
          <w:rFonts w:hint="eastAsia"/>
          <w:highlight w:val="none"/>
          <w:lang w:eastAsia="zh-CN"/>
        </w:rPr>
        <w:t>4.2.3 竣工资料</w:t>
      </w:r>
      <w:r>
        <w:tab/>
      </w:r>
      <w:r>
        <w:fldChar w:fldCharType="begin"/>
      </w:r>
      <w:r>
        <w:instrText xml:space="preserve"> PAGEREF _Toc6025 \h </w:instrText>
      </w:r>
      <w:r>
        <w:fldChar w:fldCharType="separate"/>
      </w:r>
      <w:r>
        <w:t>16</w:t>
      </w:r>
      <w:r>
        <w:fldChar w:fldCharType="end"/>
      </w:r>
      <w:r>
        <w:rPr>
          <w:color w:val="auto"/>
          <w:highlight w:val="none"/>
        </w:rPr>
        <w:fldChar w:fldCharType="end"/>
      </w:r>
    </w:p>
    <w:p w14:paraId="1ADD6E3F">
      <w:pPr>
        <w:pStyle w:val="11"/>
        <w:tabs>
          <w:tab w:val="right" w:leader="dot" w:pos="9746"/>
        </w:tabs>
      </w:pPr>
      <w:r>
        <w:rPr>
          <w:color w:val="auto"/>
          <w:highlight w:val="none"/>
        </w:rPr>
        <w:fldChar w:fldCharType="begin"/>
      </w:r>
      <w:r>
        <w:rPr>
          <w:highlight w:val="none"/>
        </w:rPr>
        <w:instrText xml:space="preserve"> HYPERLINK \l _Toc5430 </w:instrText>
      </w:r>
      <w:r>
        <w:rPr>
          <w:highlight w:val="none"/>
        </w:rPr>
        <w:fldChar w:fldCharType="separate"/>
      </w:r>
      <w:r>
        <w:rPr>
          <w:rFonts w:hint="eastAsia"/>
          <w:highlight w:val="none"/>
          <w:lang w:eastAsia="zh-CN"/>
        </w:rPr>
        <w:t>4.2.4 竣工移交</w:t>
      </w:r>
      <w:r>
        <w:tab/>
      </w:r>
      <w:r>
        <w:fldChar w:fldCharType="begin"/>
      </w:r>
      <w:r>
        <w:instrText xml:space="preserve"> PAGEREF _Toc5430 \h </w:instrText>
      </w:r>
      <w:r>
        <w:fldChar w:fldCharType="separate"/>
      </w:r>
      <w:r>
        <w:t>16</w:t>
      </w:r>
      <w:r>
        <w:fldChar w:fldCharType="end"/>
      </w:r>
      <w:r>
        <w:rPr>
          <w:color w:val="auto"/>
          <w:highlight w:val="none"/>
        </w:rPr>
        <w:fldChar w:fldCharType="end"/>
      </w:r>
    </w:p>
    <w:p w14:paraId="68548901">
      <w:pPr>
        <w:pStyle w:val="11"/>
        <w:tabs>
          <w:tab w:val="right" w:leader="dot" w:pos="9746"/>
        </w:tabs>
      </w:pPr>
      <w:r>
        <w:rPr>
          <w:color w:val="auto"/>
          <w:highlight w:val="none"/>
        </w:rPr>
        <w:fldChar w:fldCharType="begin"/>
      </w:r>
      <w:r>
        <w:rPr>
          <w:highlight w:val="none"/>
        </w:rPr>
        <w:instrText xml:space="preserve"> HYPERLINK \l _Toc10312 </w:instrText>
      </w:r>
      <w:r>
        <w:rPr>
          <w:highlight w:val="none"/>
        </w:rPr>
        <w:fldChar w:fldCharType="separate"/>
      </w:r>
      <w:r>
        <w:rPr>
          <w:rFonts w:hint="eastAsia"/>
          <w:highlight w:val="none"/>
          <w:lang w:eastAsia="zh-CN"/>
        </w:rPr>
        <w:t>4.2.5</w:t>
      </w:r>
      <w:r>
        <w:rPr>
          <w:rFonts w:hint="eastAsia"/>
          <w:highlight w:val="none"/>
          <w:lang w:val="en-US" w:eastAsia="zh-CN"/>
        </w:rPr>
        <w:t xml:space="preserve"> </w:t>
      </w:r>
      <w:r>
        <w:rPr>
          <w:rFonts w:hint="eastAsia"/>
          <w:highlight w:val="none"/>
          <w:lang w:eastAsia="zh-CN"/>
        </w:rPr>
        <w:t>竣工结算</w:t>
      </w:r>
      <w:r>
        <w:tab/>
      </w:r>
      <w:r>
        <w:fldChar w:fldCharType="begin"/>
      </w:r>
      <w:r>
        <w:instrText xml:space="preserve"> PAGEREF _Toc10312 \h </w:instrText>
      </w:r>
      <w:r>
        <w:fldChar w:fldCharType="separate"/>
      </w:r>
      <w:r>
        <w:t>16</w:t>
      </w:r>
      <w:r>
        <w:fldChar w:fldCharType="end"/>
      </w:r>
      <w:r>
        <w:rPr>
          <w:color w:val="auto"/>
          <w:highlight w:val="none"/>
        </w:rPr>
        <w:fldChar w:fldCharType="end"/>
      </w:r>
    </w:p>
    <w:p w14:paraId="1CF525A5">
      <w:pPr>
        <w:pStyle w:val="11"/>
        <w:tabs>
          <w:tab w:val="right" w:leader="dot" w:pos="9746"/>
        </w:tabs>
      </w:pPr>
      <w:r>
        <w:rPr>
          <w:color w:val="auto"/>
          <w:highlight w:val="none"/>
        </w:rPr>
        <w:fldChar w:fldCharType="begin"/>
      </w:r>
      <w:r>
        <w:rPr>
          <w:highlight w:val="none"/>
        </w:rPr>
        <w:instrText xml:space="preserve"> HYPERLINK \l _Toc947 </w:instrText>
      </w:r>
      <w:r>
        <w:rPr>
          <w:highlight w:val="none"/>
        </w:rPr>
        <w:fldChar w:fldCharType="separate"/>
      </w:r>
      <w:r>
        <w:rPr>
          <w:rFonts w:hint="eastAsia"/>
          <w:highlight w:val="none"/>
          <w:lang w:eastAsia="zh-CN"/>
        </w:rPr>
        <w:t>4.2.6 竣工决算</w:t>
      </w:r>
      <w:r>
        <w:tab/>
      </w:r>
      <w:r>
        <w:fldChar w:fldCharType="begin"/>
      </w:r>
      <w:r>
        <w:instrText xml:space="preserve"> PAGEREF _Toc947 \h </w:instrText>
      </w:r>
      <w:r>
        <w:fldChar w:fldCharType="separate"/>
      </w:r>
      <w:r>
        <w:t>17</w:t>
      </w:r>
      <w:r>
        <w:fldChar w:fldCharType="end"/>
      </w:r>
      <w:r>
        <w:rPr>
          <w:color w:val="auto"/>
          <w:highlight w:val="none"/>
        </w:rPr>
        <w:fldChar w:fldCharType="end"/>
      </w:r>
    </w:p>
    <w:p w14:paraId="1056AA54">
      <w:pPr>
        <w:pStyle w:val="11"/>
        <w:tabs>
          <w:tab w:val="right" w:leader="dot" w:pos="9746"/>
        </w:tabs>
      </w:pPr>
      <w:r>
        <w:rPr>
          <w:color w:val="auto"/>
          <w:highlight w:val="none"/>
        </w:rPr>
        <w:fldChar w:fldCharType="begin"/>
      </w:r>
      <w:r>
        <w:rPr>
          <w:highlight w:val="none"/>
        </w:rPr>
        <w:instrText xml:space="preserve"> HYPERLINK \l _Toc29770 </w:instrText>
      </w:r>
      <w:r>
        <w:rPr>
          <w:highlight w:val="none"/>
        </w:rPr>
        <w:fldChar w:fldCharType="separate"/>
      </w:r>
      <w:r>
        <w:rPr>
          <w:rFonts w:hint="eastAsia"/>
          <w:highlight w:val="none"/>
          <w:lang w:eastAsia="zh-CN"/>
        </w:rPr>
        <w:t>4.2.7 缺陷责任期</w:t>
      </w:r>
      <w:r>
        <w:tab/>
      </w:r>
      <w:r>
        <w:fldChar w:fldCharType="begin"/>
      </w:r>
      <w:r>
        <w:instrText xml:space="preserve"> PAGEREF _Toc29770 \h </w:instrText>
      </w:r>
      <w:r>
        <w:fldChar w:fldCharType="separate"/>
      </w:r>
      <w:r>
        <w:t>17</w:t>
      </w:r>
      <w:r>
        <w:fldChar w:fldCharType="end"/>
      </w:r>
      <w:r>
        <w:rPr>
          <w:color w:val="auto"/>
          <w:highlight w:val="none"/>
        </w:rPr>
        <w:fldChar w:fldCharType="end"/>
      </w:r>
    </w:p>
    <w:p w14:paraId="63A662A2">
      <w:pPr>
        <w:pStyle w:val="11"/>
        <w:tabs>
          <w:tab w:val="right" w:leader="dot" w:pos="9746"/>
        </w:tabs>
      </w:pPr>
      <w:r>
        <w:rPr>
          <w:color w:val="auto"/>
          <w:highlight w:val="none"/>
        </w:rPr>
        <w:fldChar w:fldCharType="begin"/>
      </w:r>
      <w:r>
        <w:rPr>
          <w:highlight w:val="none"/>
        </w:rPr>
        <w:instrText xml:space="preserve"> HYPERLINK \l _Toc16483 </w:instrText>
      </w:r>
      <w:r>
        <w:rPr>
          <w:highlight w:val="none"/>
        </w:rPr>
        <w:fldChar w:fldCharType="separate"/>
      </w:r>
      <w:r>
        <w:rPr>
          <w:rFonts w:hint="eastAsia"/>
          <w:highlight w:val="none"/>
          <w:lang w:eastAsia="zh-CN"/>
        </w:rPr>
        <w:t>4.2.8 项目转固</w:t>
      </w:r>
      <w:r>
        <w:tab/>
      </w:r>
      <w:r>
        <w:fldChar w:fldCharType="begin"/>
      </w:r>
      <w:r>
        <w:instrText xml:space="preserve"> PAGEREF _Toc16483 \h </w:instrText>
      </w:r>
      <w:r>
        <w:fldChar w:fldCharType="separate"/>
      </w:r>
      <w:r>
        <w:t>17</w:t>
      </w:r>
      <w:r>
        <w:fldChar w:fldCharType="end"/>
      </w:r>
      <w:r>
        <w:rPr>
          <w:color w:val="auto"/>
          <w:highlight w:val="none"/>
        </w:rPr>
        <w:fldChar w:fldCharType="end"/>
      </w:r>
    </w:p>
    <w:p w14:paraId="4272C33E">
      <w:pPr>
        <w:pStyle w:val="20"/>
        <w:tabs>
          <w:tab w:val="right" w:leader="dot" w:pos="9746"/>
        </w:tabs>
      </w:pPr>
      <w:r>
        <w:rPr>
          <w:color w:val="auto"/>
          <w:highlight w:val="none"/>
        </w:rPr>
        <w:fldChar w:fldCharType="begin"/>
      </w:r>
      <w:r>
        <w:rPr>
          <w:highlight w:val="none"/>
        </w:rPr>
        <w:instrText xml:space="preserve"> HYPERLINK \l _Toc29593 </w:instrText>
      </w:r>
      <w:r>
        <w:rPr>
          <w:highlight w:val="none"/>
        </w:rPr>
        <w:fldChar w:fldCharType="separate"/>
      </w:r>
      <w:r>
        <w:rPr>
          <w:highlight w:val="none"/>
          <w:lang w:eastAsia="zh-CN"/>
        </w:rPr>
        <w:t>4.3 工作成果</w:t>
      </w:r>
      <w:r>
        <w:tab/>
      </w:r>
      <w:r>
        <w:fldChar w:fldCharType="begin"/>
      </w:r>
      <w:r>
        <w:instrText xml:space="preserve"> PAGEREF _Toc29593 \h </w:instrText>
      </w:r>
      <w:r>
        <w:fldChar w:fldCharType="separate"/>
      </w:r>
      <w:r>
        <w:t>17</w:t>
      </w:r>
      <w:r>
        <w:fldChar w:fldCharType="end"/>
      </w:r>
      <w:r>
        <w:rPr>
          <w:color w:val="auto"/>
          <w:highlight w:val="none"/>
        </w:rPr>
        <w:fldChar w:fldCharType="end"/>
      </w:r>
    </w:p>
    <w:p w14:paraId="07BEC769">
      <w:pPr>
        <w:pStyle w:val="20"/>
        <w:tabs>
          <w:tab w:val="right" w:leader="dot" w:pos="9746"/>
        </w:tabs>
      </w:pPr>
      <w:r>
        <w:rPr>
          <w:color w:val="auto"/>
          <w:highlight w:val="none"/>
        </w:rPr>
        <w:fldChar w:fldCharType="begin"/>
      </w:r>
      <w:r>
        <w:rPr>
          <w:highlight w:val="none"/>
        </w:rPr>
        <w:instrText xml:space="preserve"> HYPERLINK \l _Toc9683 </w:instrText>
      </w:r>
      <w:r>
        <w:rPr>
          <w:highlight w:val="none"/>
        </w:rPr>
        <w:fldChar w:fldCharType="separate"/>
      </w:r>
      <w:r>
        <w:rPr>
          <w:highlight w:val="none"/>
          <w:lang w:eastAsia="zh-CN"/>
        </w:rPr>
        <w:t>4.4 归档文件</w:t>
      </w:r>
      <w:r>
        <w:tab/>
      </w:r>
      <w:r>
        <w:fldChar w:fldCharType="begin"/>
      </w:r>
      <w:r>
        <w:instrText xml:space="preserve"> PAGEREF _Toc9683 \h </w:instrText>
      </w:r>
      <w:r>
        <w:fldChar w:fldCharType="separate"/>
      </w:r>
      <w:r>
        <w:t>18</w:t>
      </w:r>
      <w:r>
        <w:fldChar w:fldCharType="end"/>
      </w:r>
      <w:r>
        <w:rPr>
          <w:color w:val="auto"/>
          <w:highlight w:val="none"/>
        </w:rPr>
        <w:fldChar w:fldCharType="end"/>
      </w:r>
    </w:p>
    <w:p w14:paraId="03367787">
      <w:pPr>
        <w:pStyle w:val="20"/>
        <w:tabs>
          <w:tab w:val="right" w:leader="dot" w:pos="9746"/>
        </w:tabs>
      </w:pPr>
      <w:r>
        <w:rPr>
          <w:color w:val="auto"/>
          <w:highlight w:val="none"/>
        </w:rPr>
        <w:fldChar w:fldCharType="begin"/>
      </w:r>
      <w:r>
        <w:rPr>
          <w:highlight w:val="none"/>
        </w:rPr>
        <w:instrText xml:space="preserve"> HYPERLINK \l _Toc20982 </w:instrText>
      </w:r>
      <w:r>
        <w:rPr>
          <w:highlight w:val="none"/>
        </w:rPr>
        <w:fldChar w:fldCharType="separate"/>
      </w:r>
      <w:r>
        <w:rPr>
          <w:highlight w:val="none"/>
          <w:lang w:eastAsia="zh-CN"/>
        </w:rPr>
        <w:t>4.5 工作标准</w:t>
      </w:r>
      <w:r>
        <w:tab/>
      </w:r>
      <w:r>
        <w:fldChar w:fldCharType="begin"/>
      </w:r>
      <w:r>
        <w:instrText xml:space="preserve"> PAGEREF _Toc20982 \h </w:instrText>
      </w:r>
      <w:r>
        <w:fldChar w:fldCharType="separate"/>
      </w:r>
      <w:r>
        <w:t>18</w:t>
      </w:r>
      <w:r>
        <w:fldChar w:fldCharType="end"/>
      </w:r>
      <w:r>
        <w:rPr>
          <w:color w:val="auto"/>
          <w:highlight w:val="none"/>
        </w:rPr>
        <w:fldChar w:fldCharType="end"/>
      </w:r>
    </w:p>
    <w:p w14:paraId="55F06AA5">
      <w:pPr>
        <w:pStyle w:val="17"/>
        <w:tabs>
          <w:tab w:val="right" w:leader="dot" w:pos="9746"/>
        </w:tabs>
      </w:pPr>
      <w:r>
        <w:rPr>
          <w:color w:val="auto"/>
          <w:highlight w:val="none"/>
        </w:rPr>
        <w:fldChar w:fldCharType="begin"/>
      </w:r>
      <w:r>
        <w:rPr>
          <w:highlight w:val="none"/>
        </w:rPr>
        <w:instrText xml:space="preserve"> HYPERLINK \l _Toc14486 </w:instrText>
      </w:r>
      <w:r>
        <w:rPr>
          <w:highlight w:val="none"/>
        </w:rPr>
        <w:fldChar w:fldCharType="separate"/>
      </w:r>
      <w:r>
        <w:rPr>
          <w:rFonts w:hint="eastAsia"/>
          <w:highlight w:val="none"/>
          <w:lang w:eastAsia="zh-CN"/>
        </w:rPr>
        <w:t>附件：项目管理成果文件汇编</w:t>
      </w:r>
      <w:r>
        <w:tab/>
      </w:r>
      <w:r>
        <w:fldChar w:fldCharType="begin"/>
      </w:r>
      <w:r>
        <w:instrText xml:space="preserve"> PAGEREF _Toc14486 \h </w:instrText>
      </w:r>
      <w:r>
        <w:fldChar w:fldCharType="separate"/>
      </w:r>
      <w:r>
        <w:t>19</w:t>
      </w:r>
      <w:r>
        <w:fldChar w:fldCharType="end"/>
      </w:r>
      <w:r>
        <w:rPr>
          <w:color w:val="auto"/>
          <w:highlight w:val="none"/>
        </w:rPr>
        <w:fldChar w:fldCharType="end"/>
      </w:r>
    </w:p>
    <w:p w14:paraId="135C7735">
      <w:pPr>
        <w:pStyle w:val="11"/>
        <w:tabs>
          <w:tab w:val="right" w:leader="dot" w:pos="9746"/>
        </w:tabs>
      </w:pPr>
      <w:r>
        <w:rPr>
          <w:color w:val="auto"/>
          <w:highlight w:val="none"/>
        </w:rPr>
        <w:fldChar w:fldCharType="begin"/>
      </w:r>
      <w:r>
        <w:rPr>
          <w:highlight w:val="none"/>
        </w:rPr>
        <w:instrText xml:space="preserve"> HYPERLINK \l _Toc18127 </w:instrText>
      </w:r>
      <w:r>
        <w:rPr>
          <w:highlight w:val="none"/>
        </w:rPr>
        <w:fldChar w:fldCharType="separate"/>
      </w:r>
      <w:r>
        <w:rPr>
          <w:rFonts w:hint="eastAsia"/>
          <w:highlight w:val="none"/>
          <w:lang w:eastAsia="zh-CN"/>
        </w:rPr>
        <w:t>表1.3-1 前期工作计划</w:t>
      </w:r>
      <w:r>
        <w:tab/>
      </w:r>
      <w:r>
        <w:fldChar w:fldCharType="begin"/>
      </w:r>
      <w:r>
        <w:instrText xml:space="preserve"> PAGEREF _Toc18127 \h </w:instrText>
      </w:r>
      <w:r>
        <w:fldChar w:fldCharType="separate"/>
      </w:r>
      <w:r>
        <w:t>20</w:t>
      </w:r>
      <w:r>
        <w:fldChar w:fldCharType="end"/>
      </w:r>
      <w:r>
        <w:rPr>
          <w:color w:val="auto"/>
          <w:highlight w:val="none"/>
        </w:rPr>
        <w:fldChar w:fldCharType="end"/>
      </w:r>
    </w:p>
    <w:p w14:paraId="77E998E1">
      <w:pPr>
        <w:pStyle w:val="11"/>
        <w:tabs>
          <w:tab w:val="right" w:leader="dot" w:pos="9746"/>
        </w:tabs>
      </w:pPr>
      <w:r>
        <w:rPr>
          <w:color w:val="auto"/>
          <w:highlight w:val="none"/>
        </w:rPr>
        <w:fldChar w:fldCharType="begin"/>
      </w:r>
      <w:r>
        <w:rPr>
          <w:highlight w:val="none"/>
        </w:rPr>
        <w:instrText xml:space="preserve"> HYPERLINK \l _Toc3140 </w:instrText>
      </w:r>
      <w:r>
        <w:rPr>
          <w:highlight w:val="none"/>
        </w:rPr>
        <w:fldChar w:fldCharType="separate"/>
      </w:r>
      <w:r>
        <w:rPr>
          <w:rFonts w:hint="eastAsia"/>
          <w:highlight w:val="none"/>
          <w:lang w:eastAsia="zh-CN"/>
        </w:rPr>
        <w:t>表1.3-2 项目报批报建申报记录表</w:t>
      </w:r>
      <w:r>
        <w:tab/>
      </w:r>
      <w:r>
        <w:fldChar w:fldCharType="begin"/>
      </w:r>
      <w:r>
        <w:instrText xml:space="preserve"> PAGEREF _Toc3140 \h </w:instrText>
      </w:r>
      <w:r>
        <w:fldChar w:fldCharType="separate"/>
      </w:r>
      <w:r>
        <w:t>25</w:t>
      </w:r>
      <w:r>
        <w:fldChar w:fldCharType="end"/>
      </w:r>
      <w:r>
        <w:rPr>
          <w:color w:val="auto"/>
          <w:highlight w:val="none"/>
        </w:rPr>
        <w:fldChar w:fldCharType="end"/>
      </w:r>
    </w:p>
    <w:p w14:paraId="31EBEB3A">
      <w:pPr>
        <w:pStyle w:val="11"/>
        <w:tabs>
          <w:tab w:val="right" w:leader="dot" w:pos="9746"/>
        </w:tabs>
      </w:pPr>
      <w:r>
        <w:rPr>
          <w:color w:val="auto"/>
          <w:highlight w:val="none"/>
        </w:rPr>
        <w:fldChar w:fldCharType="begin"/>
      </w:r>
      <w:r>
        <w:rPr>
          <w:highlight w:val="none"/>
        </w:rPr>
        <w:instrText xml:space="preserve"> HYPERLINK \l _Toc2103 </w:instrText>
      </w:r>
      <w:r>
        <w:rPr>
          <w:highlight w:val="none"/>
        </w:rPr>
        <w:fldChar w:fldCharType="separate"/>
      </w:r>
      <w:r>
        <w:rPr>
          <w:rFonts w:hint="eastAsia"/>
          <w:highlight w:val="none"/>
          <w:lang w:eastAsia="zh-CN"/>
        </w:rPr>
        <w:t>表1.3-3 可研报告审核意见书</w:t>
      </w:r>
      <w:r>
        <w:tab/>
      </w:r>
      <w:r>
        <w:fldChar w:fldCharType="begin"/>
      </w:r>
      <w:r>
        <w:instrText xml:space="preserve"> PAGEREF _Toc2103 \h </w:instrText>
      </w:r>
      <w:r>
        <w:fldChar w:fldCharType="separate"/>
      </w:r>
      <w:r>
        <w:t>26</w:t>
      </w:r>
      <w:r>
        <w:fldChar w:fldCharType="end"/>
      </w:r>
      <w:r>
        <w:rPr>
          <w:color w:val="auto"/>
          <w:highlight w:val="none"/>
        </w:rPr>
        <w:fldChar w:fldCharType="end"/>
      </w:r>
    </w:p>
    <w:p w14:paraId="70A91467">
      <w:pPr>
        <w:pStyle w:val="11"/>
        <w:tabs>
          <w:tab w:val="right" w:leader="dot" w:pos="9746"/>
        </w:tabs>
      </w:pPr>
      <w:r>
        <w:rPr>
          <w:color w:val="auto"/>
          <w:highlight w:val="none"/>
        </w:rPr>
        <w:fldChar w:fldCharType="begin"/>
      </w:r>
      <w:r>
        <w:rPr>
          <w:highlight w:val="none"/>
        </w:rPr>
        <w:instrText xml:space="preserve"> HYPERLINK \l _Toc6490 </w:instrText>
      </w:r>
      <w:r>
        <w:rPr>
          <w:highlight w:val="none"/>
        </w:rPr>
        <w:fldChar w:fldCharType="separate"/>
      </w:r>
      <w:r>
        <w:rPr>
          <w:rFonts w:hint="eastAsia"/>
          <w:highlight w:val="none"/>
          <w:lang w:eastAsia="zh-CN"/>
        </w:rPr>
        <w:t>表1.3-4 专项报告审核意见</w:t>
      </w:r>
      <w:r>
        <w:tab/>
      </w:r>
      <w:r>
        <w:fldChar w:fldCharType="begin"/>
      </w:r>
      <w:r>
        <w:instrText xml:space="preserve"> PAGEREF _Toc6490 \h </w:instrText>
      </w:r>
      <w:r>
        <w:fldChar w:fldCharType="separate"/>
      </w:r>
      <w:r>
        <w:t>27</w:t>
      </w:r>
      <w:r>
        <w:fldChar w:fldCharType="end"/>
      </w:r>
      <w:r>
        <w:rPr>
          <w:color w:val="auto"/>
          <w:highlight w:val="none"/>
        </w:rPr>
        <w:fldChar w:fldCharType="end"/>
      </w:r>
    </w:p>
    <w:p w14:paraId="4B46EAC2">
      <w:pPr>
        <w:pStyle w:val="11"/>
        <w:tabs>
          <w:tab w:val="right" w:leader="dot" w:pos="9746"/>
        </w:tabs>
      </w:pPr>
      <w:r>
        <w:rPr>
          <w:color w:val="auto"/>
          <w:highlight w:val="none"/>
        </w:rPr>
        <w:fldChar w:fldCharType="begin"/>
      </w:r>
      <w:r>
        <w:rPr>
          <w:highlight w:val="none"/>
        </w:rPr>
        <w:instrText xml:space="preserve"> HYPERLINK \l _Toc22832 </w:instrText>
      </w:r>
      <w:r>
        <w:rPr>
          <w:highlight w:val="none"/>
        </w:rPr>
        <w:fldChar w:fldCharType="separate"/>
      </w:r>
      <w:r>
        <w:rPr>
          <w:rFonts w:hint="eastAsia"/>
          <w:lang w:eastAsia="zh-CN"/>
        </w:rPr>
        <w:t>表1.3-</w:t>
      </w:r>
      <w:r>
        <w:rPr>
          <w:rFonts w:hint="eastAsia"/>
          <w:lang w:val="en-US" w:eastAsia="zh-CN"/>
        </w:rPr>
        <w:t>5</w:t>
      </w:r>
      <w:r>
        <w:rPr>
          <w:rFonts w:hint="eastAsia"/>
          <w:lang w:eastAsia="zh-CN"/>
        </w:rPr>
        <w:t xml:space="preserve"> 勘察设计专家论证意见</w:t>
      </w:r>
      <w:r>
        <w:tab/>
      </w:r>
      <w:r>
        <w:fldChar w:fldCharType="begin"/>
      </w:r>
      <w:r>
        <w:instrText xml:space="preserve"> PAGEREF _Toc22832 \h </w:instrText>
      </w:r>
      <w:r>
        <w:fldChar w:fldCharType="separate"/>
      </w:r>
      <w:r>
        <w:t>28</w:t>
      </w:r>
      <w:r>
        <w:fldChar w:fldCharType="end"/>
      </w:r>
      <w:r>
        <w:rPr>
          <w:color w:val="auto"/>
          <w:highlight w:val="none"/>
        </w:rPr>
        <w:fldChar w:fldCharType="end"/>
      </w:r>
    </w:p>
    <w:p w14:paraId="383604B7">
      <w:pPr>
        <w:pStyle w:val="11"/>
        <w:tabs>
          <w:tab w:val="right" w:leader="dot" w:pos="9746"/>
        </w:tabs>
      </w:pPr>
      <w:r>
        <w:rPr>
          <w:color w:val="auto"/>
          <w:highlight w:val="none"/>
        </w:rPr>
        <w:fldChar w:fldCharType="begin"/>
      </w:r>
      <w:r>
        <w:rPr>
          <w:highlight w:val="none"/>
        </w:rPr>
        <w:instrText xml:space="preserve"> HYPERLINK \l _Toc31071 </w:instrText>
      </w:r>
      <w:r>
        <w:rPr>
          <w:highlight w:val="none"/>
        </w:rPr>
        <w:fldChar w:fldCharType="separate"/>
      </w:r>
      <w:r>
        <w:rPr>
          <w:rFonts w:hint="eastAsia"/>
          <w:highlight w:val="none"/>
          <w:lang w:eastAsia="zh-CN"/>
        </w:rPr>
        <w:t>表1.3-</w:t>
      </w:r>
      <w:r>
        <w:rPr>
          <w:rFonts w:hint="eastAsia"/>
          <w:highlight w:val="none"/>
          <w:lang w:val="en-US" w:eastAsia="zh-CN"/>
        </w:rPr>
        <w:t>6</w:t>
      </w:r>
      <w:r>
        <w:rPr>
          <w:rFonts w:hint="eastAsia"/>
          <w:highlight w:val="none"/>
          <w:lang w:eastAsia="zh-CN"/>
        </w:rPr>
        <w:t xml:space="preserve"> 初步设计优化建议</w:t>
      </w:r>
      <w:r>
        <w:tab/>
      </w:r>
      <w:r>
        <w:fldChar w:fldCharType="begin"/>
      </w:r>
      <w:r>
        <w:instrText xml:space="preserve"> PAGEREF _Toc31071 \h </w:instrText>
      </w:r>
      <w:r>
        <w:fldChar w:fldCharType="separate"/>
      </w:r>
      <w:r>
        <w:t>30</w:t>
      </w:r>
      <w:r>
        <w:fldChar w:fldCharType="end"/>
      </w:r>
      <w:r>
        <w:rPr>
          <w:color w:val="auto"/>
          <w:highlight w:val="none"/>
        </w:rPr>
        <w:fldChar w:fldCharType="end"/>
      </w:r>
    </w:p>
    <w:p w14:paraId="1A879EC7">
      <w:pPr>
        <w:pStyle w:val="11"/>
        <w:tabs>
          <w:tab w:val="right" w:leader="dot" w:pos="9746"/>
        </w:tabs>
      </w:pPr>
      <w:r>
        <w:rPr>
          <w:color w:val="auto"/>
          <w:highlight w:val="none"/>
        </w:rPr>
        <w:fldChar w:fldCharType="begin"/>
      </w:r>
      <w:r>
        <w:rPr>
          <w:highlight w:val="none"/>
        </w:rPr>
        <w:instrText xml:space="preserve"> HYPERLINK \l _Toc3438 </w:instrText>
      </w:r>
      <w:r>
        <w:rPr>
          <w:highlight w:val="none"/>
        </w:rPr>
        <w:fldChar w:fldCharType="separate"/>
      </w:r>
      <w:r>
        <w:rPr>
          <w:rFonts w:hint="eastAsia"/>
          <w:highlight w:val="none"/>
          <w:lang w:eastAsia="zh-CN"/>
        </w:rPr>
        <w:t>表1.3-</w:t>
      </w:r>
      <w:r>
        <w:rPr>
          <w:rFonts w:hint="eastAsia"/>
          <w:highlight w:val="none"/>
          <w:lang w:val="en-US" w:eastAsia="zh-CN"/>
        </w:rPr>
        <w:t>7</w:t>
      </w:r>
      <w:r>
        <w:rPr>
          <w:rFonts w:hint="eastAsia"/>
          <w:highlight w:val="none"/>
          <w:lang w:eastAsia="zh-CN"/>
        </w:rPr>
        <w:t xml:space="preserve"> 初步设计概算审核报告</w:t>
      </w:r>
      <w:r>
        <w:tab/>
      </w:r>
      <w:r>
        <w:fldChar w:fldCharType="begin"/>
      </w:r>
      <w:r>
        <w:instrText xml:space="preserve"> PAGEREF _Toc3438 \h </w:instrText>
      </w:r>
      <w:r>
        <w:fldChar w:fldCharType="separate"/>
      </w:r>
      <w:r>
        <w:t>32</w:t>
      </w:r>
      <w:r>
        <w:fldChar w:fldCharType="end"/>
      </w:r>
      <w:r>
        <w:rPr>
          <w:color w:val="auto"/>
          <w:highlight w:val="none"/>
        </w:rPr>
        <w:fldChar w:fldCharType="end"/>
      </w:r>
    </w:p>
    <w:p w14:paraId="0CF4F206">
      <w:pPr>
        <w:pStyle w:val="11"/>
        <w:tabs>
          <w:tab w:val="right" w:leader="dot" w:pos="9746"/>
        </w:tabs>
      </w:pPr>
      <w:r>
        <w:rPr>
          <w:color w:val="auto"/>
          <w:highlight w:val="none"/>
        </w:rPr>
        <w:fldChar w:fldCharType="begin"/>
      </w:r>
      <w:r>
        <w:rPr>
          <w:highlight w:val="none"/>
        </w:rPr>
        <w:instrText xml:space="preserve"> HYPERLINK \l _Toc30811 </w:instrText>
      </w:r>
      <w:r>
        <w:rPr>
          <w:highlight w:val="none"/>
        </w:rPr>
        <w:fldChar w:fldCharType="separate"/>
      </w:r>
      <w:r>
        <w:rPr>
          <w:rFonts w:hint="eastAsia"/>
          <w:highlight w:val="none"/>
          <w:lang w:eastAsia="zh-CN"/>
        </w:rPr>
        <w:t>表1.3-</w:t>
      </w:r>
      <w:r>
        <w:rPr>
          <w:rFonts w:hint="eastAsia"/>
          <w:highlight w:val="none"/>
          <w:lang w:val="en-US" w:eastAsia="zh-CN"/>
        </w:rPr>
        <w:t>8</w:t>
      </w:r>
      <w:r>
        <w:rPr>
          <w:rFonts w:hint="eastAsia"/>
          <w:highlight w:val="none"/>
          <w:lang w:eastAsia="zh-CN"/>
        </w:rPr>
        <w:t xml:space="preserve"> 施工图设计优化建议</w:t>
      </w:r>
      <w:r>
        <w:tab/>
      </w:r>
      <w:r>
        <w:fldChar w:fldCharType="begin"/>
      </w:r>
      <w:r>
        <w:instrText xml:space="preserve"> PAGEREF _Toc30811 \h </w:instrText>
      </w:r>
      <w:r>
        <w:fldChar w:fldCharType="separate"/>
      </w:r>
      <w:r>
        <w:t>34</w:t>
      </w:r>
      <w:r>
        <w:fldChar w:fldCharType="end"/>
      </w:r>
      <w:r>
        <w:rPr>
          <w:color w:val="auto"/>
          <w:highlight w:val="none"/>
        </w:rPr>
        <w:fldChar w:fldCharType="end"/>
      </w:r>
    </w:p>
    <w:p w14:paraId="0A0167B3">
      <w:pPr>
        <w:pStyle w:val="11"/>
        <w:tabs>
          <w:tab w:val="right" w:leader="dot" w:pos="9746"/>
        </w:tabs>
      </w:pPr>
      <w:r>
        <w:rPr>
          <w:color w:val="auto"/>
          <w:highlight w:val="none"/>
        </w:rPr>
        <w:fldChar w:fldCharType="begin"/>
      </w:r>
      <w:r>
        <w:rPr>
          <w:highlight w:val="none"/>
        </w:rPr>
        <w:instrText xml:space="preserve"> HYPERLINK \l _Toc29556 </w:instrText>
      </w:r>
      <w:r>
        <w:rPr>
          <w:highlight w:val="none"/>
        </w:rPr>
        <w:fldChar w:fldCharType="separate"/>
      </w:r>
      <w:r>
        <w:rPr>
          <w:rFonts w:hint="eastAsia"/>
          <w:highlight w:val="none"/>
          <w:lang w:eastAsia="zh-CN"/>
        </w:rPr>
        <w:t>表1.3-</w:t>
      </w:r>
      <w:r>
        <w:rPr>
          <w:rFonts w:hint="eastAsia"/>
          <w:highlight w:val="none"/>
          <w:lang w:val="en-US" w:eastAsia="zh-CN"/>
        </w:rPr>
        <w:t>9</w:t>
      </w:r>
      <w:r>
        <w:rPr>
          <w:rFonts w:hint="eastAsia"/>
          <w:highlight w:val="none"/>
          <w:lang w:eastAsia="zh-CN"/>
        </w:rPr>
        <w:t xml:space="preserve"> </w:t>
      </w:r>
      <w:r>
        <w:rPr>
          <w:rFonts w:hint="eastAsia"/>
          <w:highlight w:val="none"/>
          <w:lang w:val="en-US" w:eastAsia="zh-CN"/>
        </w:rPr>
        <w:t>项目</w:t>
      </w:r>
      <w:r>
        <w:rPr>
          <w:rFonts w:hint="eastAsia"/>
          <w:highlight w:val="none"/>
          <w:lang w:eastAsia="zh-CN"/>
        </w:rPr>
        <w:t>合同管理台账</w:t>
      </w:r>
      <w:r>
        <w:tab/>
      </w:r>
      <w:r>
        <w:fldChar w:fldCharType="begin"/>
      </w:r>
      <w:r>
        <w:instrText xml:space="preserve"> PAGEREF _Toc29556 \h </w:instrText>
      </w:r>
      <w:r>
        <w:fldChar w:fldCharType="separate"/>
      </w:r>
      <w:r>
        <w:t>36</w:t>
      </w:r>
      <w:r>
        <w:fldChar w:fldCharType="end"/>
      </w:r>
      <w:r>
        <w:rPr>
          <w:color w:val="auto"/>
          <w:highlight w:val="none"/>
        </w:rPr>
        <w:fldChar w:fldCharType="end"/>
      </w:r>
    </w:p>
    <w:p w14:paraId="49CB0C7B">
      <w:pPr>
        <w:pStyle w:val="11"/>
        <w:tabs>
          <w:tab w:val="right" w:leader="dot" w:pos="9746"/>
        </w:tabs>
      </w:pPr>
      <w:r>
        <w:rPr>
          <w:color w:val="auto"/>
          <w:highlight w:val="none"/>
        </w:rPr>
        <w:fldChar w:fldCharType="begin"/>
      </w:r>
      <w:r>
        <w:rPr>
          <w:highlight w:val="none"/>
        </w:rPr>
        <w:instrText xml:space="preserve"> HYPERLINK \l _Toc31482 </w:instrText>
      </w:r>
      <w:r>
        <w:rPr>
          <w:highlight w:val="none"/>
        </w:rPr>
        <w:fldChar w:fldCharType="separate"/>
      </w:r>
      <w:r>
        <w:rPr>
          <w:rFonts w:hint="eastAsia"/>
          <w:highlight w:val="none"/>
          <w:lang w:eastAsia="zh-CN"/>
        </w:rPr>
        <w:t>表1.3-</w:t>
      </w:r>
      <w:r>
        <w:rPr>
          <w:rFonts w:hint="eastAsia"/>
          <w:highlight w:val="none"/>
          <w:lang w:val="en-US" w:eastAsia="zh-CN"/>
        </w:rPr>
        <w:t>10</w:t>
      </w:r>
      <w:r>
        <w:rPr>
          <w:rFonts w:hint="eastAsia"/>
          <w:highlight w:val="none"/>
          <w:lang w:eastAsia="zh-CN"/>
        </w:rPr>
        <w:t xml:space="preserve"> </w:t>
      </w:r>
      <w:r>
        <w:rPr>
          <w:rFonts w:hint="eastAsia"/>
          <w:highlight w:val="none"/>
          <w:lang w:val="en-US" w:eastAsia="zh-CN"/>
        </w:rPr>
        <w:t>工程建设其他费合同履约验收单</w:t>
      </w:r>
      <w:r>
        <w:tab/>
      </w:r>
      <w:r>
        <w:fldChar w:fldCharType="begin"/>
      </w:r>
      <w:r>
        <w:instrText xml:space="preserve"> PAGEREF _Toc31482 \h </w:instrText>
      </w:r>
      <w:r>
        <w:fldChar w:fldCharType="separate"/>
      </w:r>
      <w:r>
        <w:t>37</w:t>
      </w:r>
      <w:r>
        <w:fldChar w:fldCharType="end"/>
      </w:r>
      <w:r>
        <w:rPr>
          <w:color w:val="auto"/>
          <w:highlight w:val="none"/>
        </w:rPr>
        <w:fldChar w:fldCharType="end"/>
      </w:r>
    </w:p>
    <w:p w14:paraId="78BF9E19">
      <w:pPr>
        <w:pStyle w:val="11"/>
        <w:tabs>
          <w:tab w:val="right" w:leader="dot" w:pos="9746"/>
        </w:tabs>
      </w:pPr>
      <w:r>
        <w:rPr>
          <w:color w:val="auto"/>
          <w:highlight w:val="none"/>
        </w:rPr>
        <w:fldChar w:fldCharType="begin"/>
      </w:r>
      <w:r>
        <w:rPr>
          <w:highlight w:val="none"/>
        </w:rPr>
        <w:instrText xml:space="preserve"> HYPERLINK \l _Toc13482 </w:instrText>
      </w:r>
      <w:r>
        <w:rPr>
          <w:highlight w:val="none"/>
        </w:rPr>
        <w:fldChar w:fldCharType="separate"/>
      </w:r>
      <w:r>
        <w:rPr>
          <w:rFonts w:hint="eastAsia"/>
          <w:highlight w:val="none"/>
          <w:lang w:eastAsia="zh-CN"/>
        </w:rPr>
        <w:t>表</w:t>
      </w:r>
      <w:r>
        <w:rPr>
          <w:rFonts w:hint="eastAsia"/>
          <w:highlight w:val="none"/>
          <w:lang w:val="en-US" w:eastAsia="zh-CN"/>
        </w:rPr>
        <w:t>2</w:t>
      </w:r>
      <w:r>
        <w:rPr>
          <w:rFonts w:hint="eastAsia"/>
          <w:highlight w:val="none"/>
          <w:lang w:eastAsia="zh-CN"/>
        </w:rPr>
        <w:t>.3-</w:t>
      </w:r>
      <w:r>
        <w:rPr>
          <w:rFonts w:hint="eastAsia"/>
          <w:highlight w:val="none"/>
          <w:lang w:val="en-US" w:eastAsia="zh-CN"/>
        </w:rPr>
        <w:t>1</w:t>
      </w:r>
      <w:r>
        <w:rPr>
          <w:rFonts w:hint="eastAsia"/>
          <w:highlight w:val="none"/>
          <w:lang w:eastAsia="zh-CN"/>
        </w:rPr>
        <w:t xml:space="preserve"> 勘察设计招标文件审核意见</w:t>
      </w:r>
      <w:r>
        <w:tab/>
      </w:r>
      <w:r>
        <w:fldChar w:fldCharType="begin"/>
      </w:r>
      <w:r>
        <w:instrText xml:space="preserve"> PAGEREF _Toc13482 \h </w:instrText>
      </w:r>
      <w:r>
        <w:fldChar w:fldCharType="separate"/>
      </w:r>
      <w:r>
        <w:t>38</w:t>
      </w:r>
      <w:r>
        <w:fldChar w:fldCharType="end"/>
      </w:r>
      <w:r>
        <w:rPr>
          <w:color w:val="auto"/>
          <w:highlight w:val="none"/>
        </w:rPr>
        <w:fldChar w:fldCharType="end"/>
      </w:r>
    </w:p>
    <w:p w14:paraId="73D724A5">
      <w:pPr>
        <w:pStyle w:val="11"/>
        <w:tabs>
          <w:tab w:val="right" w:leader="dot" w:pos="9746"/>
        </w:tabs>
      </w:pPr>
      <w:r>
        <w:rPr>
          <w:color w:val="auto"/>
          <w:highlight w:val="none"/>
        </w:rPr>
        <w:fldChar w:fldCharType="begin"/>
      </w:r>
      <w:r>
        <w:rPr>
          <w:highlight w:val="none"/>
        </w:rPr>
        <w:instrText xml:space="preserve"> HYPERLINK \l _Toc9920 </w:instrText>
      </w:r>
      <w:r>
        <w:rPr>
          <w:highlight w:val="none"/>
        </w:rPr>
        <w:fldChar w:fldCharType="separate"/>
      </w:r>
      <w:r>
        <w:rPr>
          <w:rFonts w:hint="eastAsia"/>
          <w:highlight w:val="none"/>
          <w:lang w:eastAsia="zh-CN"/>
        </w:rPr>
        <w:t>表2.3-</w:t>
      </w:r>
      <w:r>
        <w:rPr>
          <w:rFonts w:hint="eastAsia"/>
          <w:highlight w:val="none"/>
          <w:lang w:val="en-US" w:eastAsia="zh-CN"/>
        </w:rPr>
        <w:t>2</w:t>
      </w:r>
      <w:r>
        <w:rPr>
          <w:rFonts w:hint="eastAsia"/>
          <w:highlight w:val="none"/>
          <w:lang w:eastAsia="zh-CN"/>
        </w:rPr>
        <w:t xml:space="preserve"> 招标文件审核意见</w:t>
      </w:r>
      <w:r>
        <w:tab/>
      </w:r>
      <w:r>
        <w:fldChar w:fldCharType="begin"/>
      </w:r>
      <w:r>
        <w:instrText xml:space="preserve"> PAGEREF _Toc9920 \h </w:instrText>
      </w:r>
      <w:r>
        <w:fldChar w:fldCharType="separate"/>
      </w:r>
      <w:r>
        <w:t>41</w:t>
      </w:r>
      <w:r>
        <w:fldChar w:fldCharType="end"/>
      </w:r>
      <w:r>
        <w:rPr>
          <w:color w:val="auto"/>
          <w:highlight w:val="none"/>
        </w:rPr>
        <w:fldChar w:fldCharType="end"/>
      </w:r>
    </w:p>
    <w:p w14:paraId="2CF483C9">
      <w:pPr>
        <w:pStyle w:val="11"/>
        <w:tabs>
          <w:tab w:val="right" w:leader="dot" w:pos="9746"/>
        </w:tabs>
      </w:pPr>
      <w:r>
        <w:rPr>
          <w:color w:val="auto"/>
          <w:highlight w:val="none"/>
        </w:rPr>
        <w:fldChar w:fldCharType="begin"/>
      </w:r>
      <w:r>
        <w:rPr>
          <w:highlight w:val="none"/>
        </w:rPr>
        <w:instrText xml:space="preserve"> HYPERLINK \l _Toc827 </w:instrText>
      </w:r>
      <w:r>
        <w:rPr>
          <w:highlight w:val="none"/>
        </w:rPr>
        <w:fldChar w:fldCharType="separate"/>
      </w:r>
      <w:r>
        <w:rPr>
          <w:rFonts w:hint="eastAsia"/>
          <w:highlight w:val="none"/>
          <w:lang w:eastAsia="zh-CN"/>
        </w:rPr>
        <w:t>表2.3-</w:t>
      </w:r>
      <w:r>
        <w:rPr>
          <w:rFonts w:hint="eastAsia"/>
          <w:highlight w:val="none"/>
          <w:lang w:val="en-US" w:eastAsia="zh-CN"/>
        </w:rPr>
        <w:t>3</w:t>
      </w:r>
      <w:r>
        <w:rPr>
          <w:rFonts w:hint="eastAsia"/>
          <w:highlight w:val="none"/>
          <w:lang w:eastAsia="zh-CN"/>
        </w:rPr>
        <w:t xml:space="preserve"> 工程量清单及控制价审核报告</w:t>
      </w:r>
      <w:r>
        <w:tab/>
      </w:r>
      <w:r>
        <w:fldChar w:fldCharType="begin"/>
      </w:r>
      <w:r>
        <w:instrText xml:space="preserve"> PAGEREF _Toc827 \h </w:instrText>
      </w:r>
      <w:r>
        <w:fldChar w:fldCharType="separate"/>
      </w:r>
      <w:r>
        <w:t>44</w:t>
      </w:r>
      <w:r>
        <w:fldChar w:fldCharType="end"/>
      </w:r>
      <w:r>
        <w:rPr>
          <w:color w:val="auto"/>
          <w:highlight w:val="none"/>
        </w:rPr>
        <w:fldChar w:fldCharType="end"/>
      </w:r>
    </w:p>
    <w:p w14:paraId="7ED632F0">
      <w:pPr>
        <w:pStyle w:val="11"/>
        <w:tabs>
          <w:tab w:val="right" w:leader="dot" w:pos="9746"/>
        </w:tabs>
      </w:pPr>
      <w:r>
        <w:rPr>
          <w:color w:val="auto"/>
          <w:highlight w:val="none"/>
        </w:rPr>
        <w:fldChar w:fldCharType="begin"/>
      </w:r>
      <w:r>
        <w:rPr>
          <w:highlight w:val="none"/>
        </w:rPr>
        <w:instrText xml:space="preserve"> HYPERLINK \l _Toc25858 </w:instrText>
      </w:r>
      <w:r>
        <w:rPr>
          <w:highlight w:val="none"/>
        </w:rPr>
        <w:fldChar w:fldCharType="separate"/>
      </w:r>
      <w:r>
        <w:rPr>
          <w:rFonts w:hint="eastAsia"/>
          <w:highlight w:val="none"/>
          <w:lang w:eastAsia="zh-CN"/>
        </w:rPr>
        <w:t>表2.3-</w:t>
      </w:r>
      <w:r>
        <w:rPr>
          <w:rFonts w:hint="eastAsia"/>
          <w:highlight w:val="none"/>
          <w:lang w:val="en-US" w:eastAsia="zh-CN"/>
        </w:rPr>
        <w:t>4</w:t>
      </w:r>
      <w:r>
        <w:rPr>
          <w:rFonts w:hint="eastAsia"/>
          <w:highlight w:val="none"/>
          <w:lang w:eastAsia="zh-CN"/>
        </w:rPr>
        <w:t xml:space="preserve"> 合同审核意见</w:t>
      </w:r>
      <w:r>
        <w:tab/>
      </w:r>
      <w:r>
        <w:fldChar w:fldCharType="begin"/>
      </w:r>
      <w:r>
        <w:instrText xml:space="preserve"> PAGEREF _Toc25858 \h </w:instrText>
      </w:r>
      <w:r>
        <w:fldChar w:fldCharType="separate"/>
      </w:r>
      <w:r>
        <w:t>46</w:t>
      </w:r>
      <w:r>
        <w:fldChar w:fldCharType="end"/>
      </w:r>
      <w:r>
        <w:rPr>
          <w:color w:val="auto"/>
          <w:highlight w:val="none"/>
        </w:rPr>
        <w:fldChar w:fldCharType="end"/>
      </w:r>
    </w:p>
    <w:p w14:paraId="27E388DB">
      <w:pPr>
        <w:pStyle w:val="11"/>
        <w:tabs>
          <w:tab w:val="right" w:leader="dot" w:pos="9746"/>
        </w:tabs>
      </w:pPr>
      <w:r>
        <w:rPr>
          <w:color w:val="auto"/>
          <w:highlight w:val="none"/>
        </w:rPr>
        <w:fldChar w:fldCharType="begin"/>
      </w:r>
      <w:r>
        <w:rPr>
          <w:highlight w:val="none"/>
        </w:rPr>
        <w:instrText xml:space="preserve"> HYPERLINK \l _Toc27571 </w:instrText>
      </w:r>
      <w:r>
        <w:rPr>
          <w:highlight w:val="none"/>
        </w:rPr>
        <w:fldChar w:fldCharType="separate"/>
      </w:r>
      <w:r>
        <w:rPr>
          <w:rFonts w:hint="eastAsia"/>
          <w:highlight w:val="none"/>
          <w:lang w:eastAsia="zh-CN"/>
        </w:rPr>
        <w:t>表3.3-1 设计图纸登记台账</w:t>
      </w:r>
      <w:r>
        <w:tab/>
      </w:r>
      <w:r>
        <w:fldChar w:fldCharType="begin"/>
      </w:r>
      <w:r>
        <w:instrText xml:space="preserve"> PAGEREF _Toc27571 \h </w:instrText>
      </w:r>
      <w:r>
        <w:fldChar w:fldCharType="separate"/>
      </w:r>
      <w:r>
        <w:t>47</w:t>
      </w:r>
      <w:r>
        <w:fldChar w:fldCharType="end"/>
      </w:r>
      <w:r>
        <w:rPr>
          <w:color w:val="auto"/>
          <w:highlight w:val="none"/>
        </w:rPr>
        <w:fldChar w:fldCharType="end"/>
      </w:r>
    </w:p>
    <w:p w14:paraId="00D18F58">
      <w:pPr>
        <w:pStyle w:val="11"/>
        <w:tabs>
          <w:tab w:val="right" w:leader="dot" w:pos="9746"/>
        </w:tabs>
      </w:pPr>
      <w:r>
        <w:rPr>
          <w:color w:val="auto"/>
          <w:highlight w:val="none"/>
        </w:rPr>
        <w:fldChar w:fldCharType="begin"/>
      </w:r>
      <w:r>
        <w:rPr>
          <w:highlight w:val="none"/>
        </w:rPr>
        <w:instrText xml:space="preserve"> HYPERLINK \l _Toc24190 </w:instrText>
      </w:r>
      <w:r>
        <w:rPr>
          <w:highlight w:val="none"/>
        </w:rPr>
        <w:fldChar w:fldCharType="separate"/>
      </w:r>
      <w:r>
        <w:rPr>
          <w:rFonts w:hint="eastAsia"/>
          <w:highlight w:val="none"/>
          <w:lang w:eastAsia="zh-CN"/>
        </w:rPr>
        <w:t>表3.3-2 设计图纸发放记录</w:t>
      </w:r>
      <w:r>
        <w:tab/>
      </w:r>
      <w:r>
        <w:fldChar w:fldCharType="begin"/>
      </w:r>
      <w:r>
        <w:instrText xml:space="preserve"> PAGEREF _Toc24190 \h </w:instrText>
      </w:r>
      <w:r>
        <w:fldChar w:fldCharType="separate"/>
      </w:r>
      <w:r>
        <w:t>48</w:t>
      </w:r>
      <w:r>
        <w:fldChar w:fldCharType="end"/>
      </w:r>
      <w:r>
        <w:rPr>
          <w:color w:val="auto"/>
          <w:highlight w:val="none"/>
        </w:rPr>
        <w:fldChar w:fldCharType="end"/>
      </w:r>
    </w:p>
    <w:p w14:paraId="5B47B163">
      <w:pPr>
        <w:pStyle w:val="11"/>
        <w:tabs>
          <w:tab w:val="right" w:leader="dot" w:pos="9746"/>
        </w:tabs>
      </w:pPr>
      <w:r>
        <w:rPr>
          <w:color w:val="auto"/>
          <w:highlight w:val="none"/>
        </w:rPr>
        <w:fldChar w:fldCharType="begin"/>
      </w:r>
      <w:r>
        <w:rPr>
          <w:highlight w:val="none"/>
        </w:rPr>
        <w:instrText xml:space="preserve"> HYPERLINK \l _Toc4276 </w:instrText>
      </w:r>
      <w:r>
        <w:rPr>
          <w:highlight w:val="none"/>
        </w:rPr>
        <w:fldChar w:fldCharType="separate"/>
      </w:r>
      <w:r>
        <w:rPr>
          <w:rFonts w:hint="eastAsia"/>
          <w:highlight w:val="none"/>
          <w:lang w:eastAsia="zh-CN"/>
        </w:rPr>
        <w:t>表3.3-3 设计变更审核意见</w:t>
      </w:r>
      <w:r>
        <w:tab/>
      </w:r>
      <w:r>
        <w:fldChar w:fldCharType="begin"/>
      </w:r>
      <w:r>
        <w:instrText xml:space="preserve"> PAGEREF _Toc4276 \h </w:instrText>
      </w:r>
      <w:r>
        <w:fldChar w:fldCharType="separate"/>
      </w:r>
      <w:r>
        <w:t>49</w:t>
      </w:r>
      <w:r>
        <w:fldChar w:fldCharType="end"/>
      </w:r>
      <w:r>
        <w:rPr>
          <w:color w:val="auto"/>
          <w:highlight w:val="none"/>
        </w:rPr>
        <w:fldChar w:fldCharType="end"/>
      </w:r>
    </w:p>
    <w:p w14:paraId="481F1D20">
      <w:pPr>
        <w:pStyle w:val="11"/>
        <w:tabs>
          <w:tab w:val="right" w:leader="dot" w:pos="9746"/>
        </w:tabs>
      </w:pPr>
      <w:r>
        <w:rPr>
          <w:color w:val="auto"/>
          <w:highlight w:val="none"/>
        </w:rPr>
        <w:fldChar w:fldCharType="begin"/>
      </w:r>
      <w:r>
        <w:rPr>
          <w:highlight w:val="none"/>
        </w:rPr>
        <w:instrText xml:space="preserve"> HYPERLINK \l _Toc15552 </w:instrText>
      </w:r>
      <w:r>
        <w:rPr>
          <w:highlight w:val="none"/>
        </w:rPr>
        <w:fldChar w:fldCharType="separate"/>
      </w:r>
      <w:r>
        <w:rPr>
          <w:rFonts w:hint="eastAsia"/>
          <w:highlight w:val="none"/>
          <w:lang w:eastAsia="zh-CN"/>
        </w:rPr>
        <w:t>表3.3-</w:t>
      </w:r>
      <w:r>
        <w:rPr>
          <w:rFonts w:hint="eastAsia"/>
          <w:highlight w:val="none"/>
          <w:lang w:val="en-US" w:eastAsia="zh-CN"/>
        </w:rPr>
        <w:t>4</w:t>
      </w:r>
      <w:r>
        <w:rPr>
          <w:rFonts w:hint="eastAsia"/>
          <w:highlight w:val="none"/>
          <w:lang w:eastAsia="zh-CN"/>
        </w:rPr>
        <w:t xml:space="preserve"> 阶段性工程投资动态分析报告</w:t>
      </w:r>
      <w:r>
        <w:tab/>
      </w:r>
      <w:r>
        <w:fldChar w:fldCharType="begin"/>
      </w:r>
      <w:r>
        <w:instrText xml:space="preserve"> PAGEREF _Toc15552 \h </w:instrText>
      </w:r>
      <w:r>
        <w:fldChar w:fldCharType="separate"/>
      </w:r>
      <w:r>
        <w:t>51</w:t>
      </w:r>
      <w:r>
        <w:fldChar w:fldCharType="end"/>
      </w:r>
      <w:r>
        <w:rPr>
          <w:color w:val="auto"/>
          <w:highlight w:val="none"/>
        </w:rPr>
        <w:fldChar w:fldCharType="end"/>
      </w:r>
    </w:p>
    <w:p w14:paraId="3AA61B83">
      <w:pPr>
        <w:pStyle w:val="11"/>
        <w:tabs>
          <w:tab w:val="right" w:leader="dot" w:pos="9746"/>
        </w:tabs>
      </w:pPr>
      <w:r>
        <w:rPr>
          <w:color w:val="auto"/>
          <w:highlight w:val="none"/>
        </w:rPr>
        <w:fldChar w:fldCharType="begin"/>
      </w:r>
      <w:r>
        <w:rPr>
          <w:highlight w:val="none"/>
        </w:rPr>
        <w:instrText xml:space="preserve"> HYPERLINK \l _Toc2369 </w:instrText>
      </w:r>
      <w:r>
        <w:rPr>
          <w:highlight w:val="none"/>
        </w:rPr>
        <w:fldChar w:fldCharType="separate"/>
      </w:r>
      <w:r>
        <w:rPr>
          <w:rFonts w:hint="eastAsia"/>
          <w:highlight w:val="none"/>
          <w:lang w:eastAsia="zh-CN"/>
        </w:rPr>
        <w:t>表3.3-</w:t>
      </w:r>
      <w:r>
        <w:rPr>
          <w:rFonts w:hint="eastAsia"/>
          <w:highlight w:val="none"/>
          <w:lang w:val="en-US" w:eastAsia="zh-CN"/>
        </w:rPr>
        <w:t>5</w:t>
      </w:r>
      <w:r>
        <w:rPr>
          <w:rFonts w:hint="eastAsia"/>
          <w:highlight w:val="none"/>
          <w:lang w:eastAsia="zh-CN"/>
        </w:rPr>
        <w:t xml:space="preserve"> 阶段性进度管理报告</w:t>
      </w:r>
      <w:r>
        <w:tab/>
      </w:r>
      <w:r>
        <w:fldChar w:fldCharType="begin"/>
      </w:r>
      <w:r>
        <w:instrText xml:space="preserve"> PAGEREF _Toc2369 \h </w:instrText>
      </w:r>
      <w:r>
        <w:fldChar w:fldCharType="separate"/>
      </w:r>
      <w:r>
        <w:t>52</w:t>
      </w:r>
      <w:r>
        <w:fldChar w:fldCharType="end"/>
      </w:r>
      <w:r>
        <w:rPr>
          <w:color w:val="auto"/>
          <w:highlight w:val="none"/>
        </w:rPr>
        <w:fldChar w:fldCharType="end"/>
      </w:r>
    </w:p>
    <w:p w14:paraId="66A07E59">
      <w:pPr>
        <w:pStyle w:val="11"/>
        <w:tabs>
          <w:tab w:val="right" w:leader="dot" w:pos="9746"/>
        </w:tabs>
      </w:pPr>
      <w:r>
        <w:rPr>
          <w:color w:val="auto"/>
          <w:highlight w:val="none"/>
        </w:rPr>
        <w:fldChar w:fldCharType="begin"/>
      </w:r>
      <w:r>
        <w:rPr>
          <w:highlight w:val="none"/>
        </w:rPr>
        <w:instrText xml:space="preserve"> HYPERLINK \l _Toc10177 </w:instrText>
      </w:r>
      <w:r>
        <w:rPr>
          <w:highlight w:val="none"/>
        </w:rPr>
        <w:fldChar w:fldCharType="separate"/>
      </w:r>
      <w:r>
        <w:rPr>
          <w:rFonts w:hint="eastAsia"/>
          <w:highlight w:val="none"/>
          <w:lang w:eastAsia="zh-CN"/>
        </w:rPr>
        <w:t>表3.3-</w:t>
      </w:r>
      <w:r>
        <w:rPr>
          <w:rFonts w:hint="eastAsia"/>
          <w:highlight w:val="none"/>
          <w:lang w:val="en-US" w:eastAsia="zh-CN"/>
        </w:rPr>
        <w:t>6</w:t>
      </w:r>
      <w:r>
        <w:rPr>
          <w:rFonts w:hint="eastAsia"/>
          <w:highlight w:val="none"/>
          <w:lang w:eastAsia="zh-CN"/>
        </w:rPr>
        <w:t xml:space="preserve"> 工程质量整改通知单</w:t>
      </w:r>
      <w:r>
        <w:tab/>
      </w:r>
      <w:r>
        <w:fldChar w:fldCharType="begin"/>
      </w:r>
      <w:r>
        <w:instrText xml:space="preserve"> PAGEREF _Toc10177 \h </w:instrText>
      </w:r>
      <w:r>
        <w:fldChar w:fldCharType="separate"/>
      </w:r>
      <w:r>
        <w:t>54</w:t>
      </w:r>
      <w:r>
        <w:fldChar w:fldCharType="end"/>
      </w:r>
      <w:r>
        <w:rPr>
          <w:color w:val="auto"/>
          <w:highlight w:val="none"/>
        </w:rPr>
        <w:fldChar w:fldCharType="end"/>
      </w:r>
    </w:p>
    <w:p w14:paraId="33E88BB3">
      <w:pPr>
        <w:pStyle w:val="11"/>
        <w:tabs>
          <w:tab w:val="right" w:leader="dot" w:pos="9746"/>
        </w:tabs>
      </w:pPr>
      <w:r>
        <w:rPr>
          <w:color w:val="auto"/>
          <w:highlight w:val="none"/>
        </w:rPr>
        <w:fldChar w:fldCharType="begin"/>
      </w:r>
      <w:r>
        <w:rPr>
          <w:highlight w:val="none"/>
        </w:rPr>
        <w:instrText xml:space="preserve"> HYPERLINK \l _Toc7788 </w:instrText>
      </w:r>
      <w:r>
        <w:rPr>
          <w:highlight w:val="none"/>
        </w:rPr>
        <w:fldChar w:fldCharType="separate"/>
      </w:r>
      <w:r>
        <w:rPr>
          <w:rFonts w:hint="eastAsia"/>
          <w:highlight w:val="none"/>
          <w:lang w:eastAsia="zh-CN"/>
        </w:rPr>
        <w:t>表3.3-</w:t>
      </w:r>
      <w:r>
        <w:rPr>
          <w:rFonts w:hint="eastAsia"/>
          <w:highlight w:val="none"/>
          <w:lang w:val="en-US" w:eastAsia="zh-CN"/>
        </w:rPr>
        <w:t>7</w:t>
      </w:r>
      <w:r>
        <w:rPr>
          <w:rFonts w:hint="eastAsia"/>
          <w:highlight w:val="none"/>
          <w:lang w:eastAsia="zh-CN"/>
        </w:rPr>
        <w:t xml:space="preserve"> 危大方案审核意见</w:t>
      </w:r>
      <w:r>
        <w:tab/>
      </w:r>
      <w:r>
        <w:fldChar w:fldCharType="begin"/>
      </w:r>
      <w:r>
        <w:instrText xml:space="preserve"> PAGEREF _Toc7788 \h </w:instrText>
      </w:r>
      <w:r>
        <w:fldChar w:fldCharType="separate"/>
      </w:r>
      <w:r>
        <w:t>55</w:t>
      </w:r>
      <w:r>
        <w:fldChar w:fldCharType="end"/>
      </w:r>
      <w:r>
        <w:rPr>
          <w:color w:val="auto"/>
          <w:highlight w:val="none"/>
        </w:rPr>
        <w:fldChar w:fldCharType="end"/>
      </w:r>
    </w:p>
    <w:p w14:paraId="616D8942">
      <w:pPr>
        <w:pStyle w:val="11"/>
        <w:tabs>
          <w:tab w:val="right" w:leader="dot" w:pos="9746"/>
        </w:tabs>
      </w:pPr>
      <w:r>
        <w:rPr>
          <w:color w:val="auto"/>
          <w:highlight w:val="none"/>
        </w:rPr>
        <w:fldChar w:fldCharType="begin"/>
      </w:r>
      <w:r>
        <w:rPr>
          <w:highlight w:val="none"/>
        </w:rPr>
        <w:instrText xml:space="preserve"> HYPERLINK \l _Toc26971 </w:instrText>
      </w:r>
      <w:r>
        <w:rPr>
          <w:highlight w:val="none"/>
        </w:rPr>
        <w:fldChar w:fldCharType="separate"/>
      </w:r>
      <w:r>
        <w:rPr>
          <w:rFonts w:hint="eastAsia"/>
          <w:highlight w:val="none"/>
          <w:lang w:eastAsia="zh-CN"/>
        </w:rPr>
        <w:t>表3.3-</w:t>
      </w:r>
      <w:r>
        <w:rPr>
          <w:rFonts w:hint="eastAsia"/>
          <w:highlight w:val="none"/>
          <w:lang w:val="en-US" w:eastAsia="zh-CN"/>
        </w:rPr>
        <w:t>8</w:t>
      </w:r>
      <w:r>
        <w:rPr>
          <w:rFonts w:hint="eastAsia"/>
          <w:highlight w:val="none"/>
          <w:lang w:eastAsia="zh-CN"/>
        </w:rPr>
        <w:t xml:space="preserve"> 工程安全检查记录表</w:t>
      </w:r>
      <w:r>
        <w:tab/>
      </w:r>
      <w:r>
        <w:fldChar w:fldCharType="begin"/>
      </w:r>
      <w:r>
        <w:instrText xml:space="preserve"> PAGEREF _Toc26971 \h </w:instrText>
      </w:r>
      <w:r>
        <w:fldChar w:fldCharType="separate"/>
      </w:r>
      <w:r>
        <w:t>57</w:t>
      </w:r>
      <w:r>
        <w:fldChar w:fldCharType="end"/>
      </w:r>
      <w:r>
        <w:rPr>
          <w:color w:val="auto"/>
          <w:highlight w:val="none"/>
        </w:rPr>
        <w:fldChar w:fldCharType="end"/>
      </w:r>
    </w:p>
    <w:p w14:paraId="54DE9ECC">
      <w:pPr>
        <w:pStyle w:val="11"/>
        <w:tabs>
          <w:tab w:val="right" w:leader="dot" w:pos="9746"/>
        </w:tabs>
      </w:pPr>
      <w:r>
        <w:rPr>
          <w:color w:val="auto"/>
          <w:highlight w:val="none"/>
        </w:rPr>
        <w:fldChar w:fldCharType="begin"/>
      </w:r>
      <w:r>
        <w:rPr>
          <w:highlight w:val="none"/>
        </w:rPr>
        <w:instrText xml:space="preserve"> HYPERLINK \l _Toc19307 </w:instrText>
      </w:r>
      <w:r>
        <w:rPr>
          <w:highlight w:val="none"/>
        </w:rPr>
        <w:fldChar w:fldCharType="separate"/>
      </w:r>
      <w:r>
        <w:rPr>
          <w:rFonts w:hint="eastAsia"/>
          <w:highlight w:val="none"/>
          <w:lang w:eastAsia="zh-CN"/>
        </w:rPr>
        <w:t>表3.3-</w:t>
      </w:r>
      <w:r>
        <w:rPr>
          <w:rFonts w:hint="eastAsia"/>
          <w:highlight w:val="none"/>
          <w:lang w:val="en-US" w:eastAsia="zh-CN"/>
        </w:rPr>
        <w:t>9</w:t>
      </w:r>
      <w:r>
        <w:rPr>
          <w:rFonts w:hint="eastAsia"/>
          <w:highlight w:val="none"/>
          <w:lang w:eastAsia="zh-CN"/>
        </w:rPr>
        <w:t xml:space="preserve"> 建设项目项目管理周（月）报</w:t>
      </w:r>
      <w:r>
        <w:tab/>
      </w:r>
      <w:r>
        <w:fldChar w:fldCharType="begin"/>
      </w:r>
      <w:r>
        <w:instrText xml:space="preserve"> PAGEREF _Toc19307 \h </w:instrText>
      </w:r>
      <w:r>
        <w:fldChar w:fldCharType="separate"/>
      </w:r>
      <w:r>
        <w:t>58</w:t>
      </w:r>
      <w:r>
        <w:fldChar w:fldCharType="end"/>
      </w:r>
      <w:r>
        <w:rPr>
          <w:color w:val="auto"/>
          <w:highlight w:val="none"/>
        </w:rPr>
        <w:fldChar w:fldCharType="end"/>
      </w:r>
    </w:p>
    <w:p w14:paraId="337B7803">
      <w:pPr>
        <w:pStyle w:val="11"/>
        <w:tabs>
          <w:tab w:val="right" w:leader="dot" w:pos="9746"/>
        </w:tabs>
      </w:pPr>
      <w:r>
        <w:rPr>
          <w:color w:val="auto"/>
          <w:highlight w:val="none"/>
        </w:rPr>
        <w:fldChar w:fldCharType="begin"/>
      </w:r>
      <w:r>
        <w:rPr>
          <w:highlight w:val="none"/>
        </w:rPr>
        <w:instrText xml:space="preserve"> HYPERLINK \l _Toc11661 </w:instrText>
      </w:r>
      <w:r>
        <w:rPr>
          <w:highlight w:val="none"/>
        </w:rPr>
        <w:fldChar w:fldCharType="separate"/>
      </w:r>
      <w:r>
        <w:rPr>
          <w:rFonts w:hint="eastAsia"/>
          <w:highlight w:val="none"/>
          <w:lang w:eastAsia="zh-CN"/>
        </w:rPr>
        <w:t>表3.3-</w:t>
      </w:r>
      <w:r>
        <w:rPr>
          <w:rFonts w:hint="eastAsia"/>
          <w:highlight w:val="none"/>
          <w:lang w:val="en-US" w:eastAsia="zh-CN"/>
        </w:rPr>
        <w:t>10</w:t>
      </w:r>
      <w:r>
        <w:rPr>
          <w:rFonts w:hint="eastAsia"/>
          <w:highlight w:val="none"/>
          <w:lang w:eastAsia="zh-CN"/>
        </w:rPr>
        <w:t xml:space="preserve"> 项目管理例会会议纪要</w:t>
      </w:r>
      <w:r>
        <w:tab/>
      </w:r>
      <w:r>
        <w:fldChar w:fldCharType="begin"/>
      </w:r>
      <w:r>
        <w:instrText xml:space="preserve"> PAGEREF _Toc11661 \h </w:instrText>
      </w:r>
      <w:r>
        <w:fldChar w:fldCharType="separate"/>
      </w:r>
      <w:r>
        <w:t>60</w:t>
      </w:r>
      <w:r>
        <w:fldChar w:fldCharType="end"/>
      </w:r>
      <w:r>
        <w:rPr>
          <w:color w:val="auto"/>
          <w:highlight w:val="none"/>
        </w:rPr>
        <w:fldChar w:fldCharType="end"/>
      </w:r>
    </w:p>
    <w:p w14:paraId="21ACECF1">
      <w:pPr>
        <w:pStyle w:val="11"/>
        <w:tabs>
          <w:tab w:val="right" w:leader="dot" w:pos="9746"/>
        </w:tabs>
      </w:pPr>
      <w:r>
        <w:rPr>
          <w:color w:val="auto"/>
          <w:highlight w:val="none"/>
        </w:rPr>
        <w:fldChar w:fldCharType="begin"/>
      </w:r>
      <w:r>
        <w:rPr>
          <w:highlight w:val="none"/>
        </w:rPr>
        <w:instrText xml:space="preserve"> HYPERLINK \l _Toc15203 </w:instrText>
      </w:r>
      <w:r>
        <w:rPr>
          <w:highlight w:val="none"/>
        </w:rPr>
        <w:fldChar w:fldCharType="separate"/>
      </w:r>
      <w:r>
        <w:rPr>
          <w:rFonts w:hint="eastAsia"/>
          <w:lang w:eastAsia="zh-CN"/>
        </w:rPr>
        <w:t>表3.3-1</w:t>
      </w:r>
      <w:r>
        <w:rPr>
          <w:rFonts w:hint="eastAsia"/>
          <w:lang w:val="en-US" w:eastAsia="zh-CN"/>
        </w:rPr>
        <w:t>1</w:t>
      </w:r>
      <w:r>
        <w:rPr>
          <w:rFonts w:hint="eastAsia"/>
          <w:lang w:eastAsia="zh-CN"/>
        </w:rPr>
        <w:t xml:space="preserve"> 工程</w:t>
      </w:r>
      <w:r>
        <w:rPr>
          <w:rFonts w:hint="eastAsia"/>
          <w:lang w:val="en-US" w:eastAsia="zh-CN"/>
        </w:rPr>
        <w:t>费用</w:t>
      </w:r>
      <w:r>
        <w:rPr>
          <w:rFonts w:hint="eastAsia"/>
          <w:lang w:eastAsia="zh-CN"/>
        </w:rPr>
        <w:t>支付</w:t>
      </w:r>
      <w:r>
        <w:rPr>
          <w:rFonts w:hint="eastAsia"/>
          <w:lang w:val="en-US" w:eastAsia="zh-CN"/>
        </w:rPr>
        <w:t>审批表</w:t>
      </w:r>
      <w:r>
        <w:tab/>
      </w:r>
      <w:r>
        <w:fldChar w:fldCharType="begin"/>
      </w:r>
      <w:r>
        <w:instrText xml:space="preserve"> PAGEREF _Toc15203 \h </w:instrText>
      </w:r>
      <w:r>
        <w:fldChar w:fldCharType="separate"/>
      </w:r>
      <w:r>
        <w:t>62</w:t>
      </w:r>
      <w:r>
        <w:fldChar w:fldCharType="end"/>
      </w:r>
      <w:r>
        <w:rPr>
          <w:color w:val="auto"/>
          <w:highlight w:val="none"/>
        </w:rPr>
        <w:fldChar w:fldCharType="end"/>
      </w:r>
    </w:p>
    <w:p w14:paraId="7CA33034">
      <w:pPr>
        <w:pStyle w:val="11"/>
        <w:tabs>
          <w:tab w:val="right" w:leader="dot" w:pos="9746"/>
        </w:tabs>
      </w:pPr>
      <w:r>
        <w:rPr>
          <w:color w:val="auto"/>
          <w:highlight w:val="none"/>
        </w:rPr>
        <w:fldChar w:fldCharType="begin"/>
      </w:r>
      <w:r>
        <w:rPr>
          <w:highlight w:val="none"/>
        </w:rPr>
        <w:instrText xml:space="preserve"> HYPERLINK \l _Toc19871 </w:instrText>
      </w:r>
      <w:r>
        <w:rPr>
          <w:highlight w:val="none"/>
        </w:rPr>
        <w:fldChar w:fldCharType="separate"/>
      </w:r>
      <w:r>
        <w:rPr>
          <w:rFonts w:hint="eastAsia"/>
          <w:highlight w:val="none"/>
          <w:lang w:eastAsia="zh-CN"/>
        </w:rPr>
        <w:t>表3.3-1</w:t>
      </w:r>
      <w:r>
        <w:rPr>
          <w:rFonts w:hint="eastAsia"/>
          <w:highlight w:val="none"/>
          <w:lang w:val="en-US" w:eastAsia="zh-CN"/>
        </w:rPr>
        <w:t>2</w:t>
      </w:r>
      <w:r>
        <w:rPr>
          <w:rFonts w:hint="eastAsia"/>
          <w:highlight w:val="none"/>
          <w:lang w:eastAsia="zh-CN"/>
        </w:rPr>
        <w:t xml:space="preserve"> </w:t>
      </w:r>
      <w:r>
        <w:rPr>
          <w:rFonts w:hint="eastAsia"/>
          <w:highlight w:val="none"/>
          <w:lang w:val="en-US" w:eastAsia="zh-CN"/>
        </w:rPr>
        <w:t>工程建设其他费用</w:t>
      </w:r>
      <w:r>
        <w:rPr>
          <w:rFonts w:hint="eastAsia"/>
          <w:highlight w:val="none"/>
          <w:lang w:eastAsia="zh-CN"/>
        </w:rPr>
        <w:t>支付</w:t>
      </w:r>
      <w:r>
        <w:rPr>
          <w:rFonts w:hint="eastAsia"/>
          <w:highlight w:val="none"/>
          <w:lang w:val="en-US" w:eastAsia="zh-CN"/>
        </w:rPr>
        <w:t>审批表</w:t>
      </w:r>
      <w:r>
        <w:tab/>
      </w:r>
      <w:r>
        <w:fldChar w:fldCharType="begin"/>
      </w:r>
      <w:r>
        <w:instrText xml:space="preserve"> PAGEREF _Toc19871 \h </w:instrText>
      </w:r>
      <w:r>
        <w:fldChar w:fldCharType="separate"/>
      </w:r>
      <w:r>
        <w:t>64</w:t>
      </w:r>
      <w:r>
        <w:fldChar w:fldCharType="end"/>
      </w:r>
      <w:r>
        <w:rPr>
          <w:color w:val="auto"/>
          <w:highlight w:val="none"/>
        </w:rPr>
        <w:fldChar w:fldCharType="end"/>
      </w:r>
    </w:p>
    <w:p w14:paraId="18823370">
      <w:pPr>
        <w:pStyle w:val="11"/>
        <w:tabs>
          <w:tab w:val="right" w:leader="dot" w:pos="9746"/>
        </w:tabs>
      </w:pPr>
      <w:r>
        <w:rPr>
          <w:color w:val="auto"/>
          <w:highlight w:val="none"/>
        </w:rPr>
        <w:fldChar w:fldCharType="begin"/>
      </w:r>
      <w:r>
        <w:rPr>
          <w:highlight w:val="none"/>
        </w:rPr>
        <w:instrText xml:space="preserve"> HYPERLINK \l _Toc6754 </w:instrText>
      </w:r>
      <w:r>
        <w:rPr>
          <w:highlight w:val="none"/>
        </w:rPr>
        <w:fldChar w:fldCharType="separate"/>
      </w:r>
      <w:r>
        <w:rPr>
          <w:rFonts w:hint="eastAsia"/>
          <w:highlight w:val="none"/>
          <w:lang w:eastAsia="zh-CN"/>
        </w:rPr>
        <w:t>表3.3-1</w:t>
      </w:r>
      <w:r>
        <w:rPr>
          <w:rFonts w:hint="eastAsia"/>
          <w:highlight w:val="none"/>
          <w:lang w:val="en-US" w:eastAsia="zh-CN"/>
        </w:rPr>
        <w:t>3</w:t>
      </w:r>
      <w:r>
        <w:rPr>
          <w:rFonts w:hint="eastAsia"/>
          <w:highlight w:val="none"/>
          <w:lang w:eastAsia="zh-CN"/>
        </w:rPr>
        <w:t xml:space="preserve"> 过程结算审核报告</w:t>
      </w:r>
      <w:r>
        <w:tab/>
      </w:r>
      <w:r>
        <w:fldChar w:fldCharType="begin"/>
      </w:r>
      <w:r>
        <w:instrText xml:space="preserve"> PAGEREF _Toc6754 \h </w:instrText>
      </w:r>
      <w:r>
        <w:fldChar w:fldCharType="separate"/>
      </w:r>
      <w:r>
        <w:t>65</w:t>
      </w:r>
      <w:r>
        <w:fldChar w:fldCharType="end"/>
      </w:r>
      <w:r>
        <w:rPr>
          <w:color w:val="auto"/>
          <w:highlight w:val="none"/>
        </w:rPr>
        <w:fldChar w:fldCharType="end"/>
      </w:r>
    </w:p>
    <w:p w14:paraId="01888329">
      <w:pPr>
        <w:pStyle w:val="11"/>
        <w:tabs>
          <w:tab w:val="right" w:leader="dot" w:pos="9746"/>
        </w:tabs>
      </w:pPr>
      <w:r>
        <w:rPr>
          <w:color w:val="auto"/>
          <w:highlight w:val="none"/>
        </w:rPr>
        <w:fldChar w:fldCharType="begin"/>
      </w:r>
      <w:r>
        <w:rPr>
          <w:highlight w:val="none"/>
        </w:rPr>
        <w:instrText xml:space="preserve"> HYPERLINK \l _Toc17829 </w:instrText>
      </w:r>
      <w:r>
        <w:rPr>
          <w:highlight w:val="none"/>
        </w:rPr>
        <w:fldChar w:fldCharType="separate"/>
      </w:r>
      <w:r>
        <w:rPr>
          <w:rFonts w:hint="eastAsia"/>
          <w:highlight w:val="none"/>
          <w:lang w:eastAsia="zh-CN"/>
        </w:rPr>
        <w:t>表3.3-1</w:t>
      </w:r>
      <w:r>
        <w:rPr>
          <w:rFonts w:hint="eastAsia"/>
          <w:highlight w:val="none"/>
          <w:lang w:val="en-US" w:eastAsia="zh-CN"/>
        </w:rPr>
        <w:t>4</w:t>
      </w:r>
      <w:r>
        <w:rPr>
          <w:rFonts w:hint="eastAsia"/>
          <w:highlight w:val="none"/>
          <w:lang w:eastAsia="zh-CN"/>
        </w:rPr>
        <w:t xml:space="preserve"> 工程变更台账</w:t>
      </w:r>
      <w:r>
        <w:tab/>
      </w:r>
      <w:r>
        <w:fldChar w:fldCharType="begin"/>
      </w:r>
      <w:r>
        <w:instrText xml:space="preserve"> PAGEREF _Toc17829 \h </w:instrText>
      </w:r>
      <w:r>
        <w:fldChar w:fldCharType="separate"/>
      </w:r>
      <w:r>
        <w:t>67</w:t>
      </w:r>
      <w:r>
        <w:fldChar w:fldCharType="end"/>
      </w:r>
      <w:r>
        <w:rPr>
          <w:color w:val="auto"/>
          <w:highlight w:val="none"/>
        </w:rPr>
        <w:fldChar w:fldCharType="end"/>
      </w:r>
    </w:p>
    <w:p w14:paraId="236A1986">
      <w:pPr>
        <w:pStyle w:val="11"/>
        <w:tabs>
          <w:tab w:val="right" w:leader="dot" w:pos="9746"/>
        </w:tabs>
      </w:pPr>
      <w:r>
        <w:rPr>
          <w:color w:val="auto"/>
          <w:highlight w:val="none"/>
        </w:rPr>
        <w:fldChar w:fldCharType="begin"/>
      </w:r>
      <w:r>
        <w:rPr>
          <w:highlight w:val="none"/>
        </w:rPr>
        <w:instrText xml:space="preserve"> HYPERLINK \l _Toc31589 </w:instrText>
      </w:r>
      <w:r>
        <w:rPr>
          <w:highlight w:val="none"/>
        </w:rPr>
        <w:fldChar w:fldCharType="separate"/>
      </w:r>
      <w:r>
        <w:rPr>
          <w:rFonts w:hint="eastAsia"/>
          <w:highlight w:val="none"/>
          <w:lang w:eastAsia="zh-CN"/>
        </w:rPr>
        <w:t>表3.3-1</w:t>
      </w:r>
      <w:r>
        <w:rPr>
          <w:rFonts w:hint="eastAsia"/>
          <w:highlight w:val="none"/>
          <w:lang w:val="en-US" w:eastAsia="zh-CN"/>
        </w:rPr>
        <w:t>5</w:t>
      </w:r>
      <w:r>
        <w:rPr>
          <w:rFonts w:hint="eastAsia"/>
          <w:highlight w:val="none"/>
          <w:lang w:eastAsia="zh-CN"/>
        </w:rPr>
        <w:t xml:space="preserve"> </w:t>
      </w:r>
      <w:r>
        <w:rPr>
          <w:rFonts w:hint="eastAsia"/>
          <w:highlight w:val="none"/>
          <w:lang w:val="en-US" w:eastAsia="zh-CN"/>
        </w:rPr>
        <w:t>工程</w:t>
      </w:r>
      <w:r>
        <w:rPr>
          <w:rFonts w:hint="eastAsia"/>
          <w:highlight w:val="none"/>
          <w:lang w:eastAsia="zh-CN"/>
        </w:rPr>
        <w:t>洽商审核意见</w:t>
      </w:r>
      <w:r>
        <w:tab/>
      </w:r>
      <w:r>
        <w:fldChar w:fldCharType="begin"/>
      </w:r>
      <w:r>
        <w:instrText xml:space="preserve"> PAGEREF _Toc31589 \h </w:instrText>
      </w:r>
      <w:r>
        <w:fldChar w:fldCharType="separate"/>
      </w:r>
      <w:r>
        <w:t>68</w:t>
      </w:r>
      <w:r>
        <w:fldChar w:fldCharType="end"/>
      </w:r>
      <w:r>
        <w:rPr>
          <w:color w:val="auto"/>
          <w:highlight w:val="none"/>
        </w:rPr>
        <w:fldChar w:fldCharType="end"/>
      </w:r>
    </w:p>
    <w:p w14:paraId="19A5FBF0">
      <w:pPr>
        <w:pStyle w:val="11"/>
        <w:tabs>
          <w:tab w:val="right" w:leader="dot" w:pos="9746"/>
        </w:tabs>
      </w:pPr>
      <w:r>
        <w:rPr>
          <w:color w:val="auto"/>
          <w:highlight w:val="none"/>
        </w:rPr>
        <w:fldChar w:fldCharType="begin"/>
      </w:r>
      <w:r>
        <w:rPr>
          <w:highlight w:val="none"/>
        </w:rPr>
        <w:instrText xml:space="preserve"> HYPERLINK \l _Toc12028 </w:instrText>
      </w:r>
      <w:r>
        <w:rPr>
          <w:highlight w:val="none"/>
        </w:rPr>
        <w:fldChar w:fldCharType="separate"/>
      </w:r>
      <w:r>
        <w:rPr>
          <w:rFonts w:hint="eastAsia"/>
          <w:highlight w:val="none"/>
          <w:lang w:eastAsia="zh-CN"/>
        </w:rPr>
        <w:t>表3.3-1</w:t>
      </w:r>
      <w:r>
        <w:rPr>
          <w:rFonts w:hint="eastAsia"/>
          <w:highlight w:val="none"/>
          <w:lang w:val="en-US" w:eastAsia="zh-CN"/>
        </w:rPr>
        <w:t>6</w:t>
      </w:r>
      <w:r>
        <w:rPr>
          <w:rFonts w:hint="eastAsia"/>
          <w:highlight w:val="none"/>
          <w:lang w:eastAsia="zh-CN"/>
        </w:rPr>
        <w:t xml:space="preserve"> 工程签证台账</w:t>
      </w:r>
      <w:r>
        <w:tab/>
      </w:r>
      <w:r>
        <w:fldChar w:fldCharType="begin"/>
      </w:r>
      <w:r>
        <w:instrText xml:space="preserve"> PAGEREF _Toc12028 \h </w:instrText>
      </w:r>
      <w:r>
        <w:fldChar w:fldCharType="separate"/>
      </w:r>
      <w:r>
        <w:t>69</w:t>
      </w:r>
      <w:r>
        <w:fldChar w:fldCharType="end"/>
      </w:r>
      <w:r>
        <w:rPr>
          <w:color w:val="auto"/>
          <w:highlight w:val="none"/>
        </w:rPr>
        <w:fldChar w:fldCharType="end"/>
      </w:r>
    </w:p>
    <w:p w14:paraId="77D641E0">
      <w:pPr>
        <w:pStyle w:val="11"/>
        <w:tabs>
          <w:tab w:val="right" w:leader="dot" w:pos="9746"/>
        </w:tabs>
      </w:pPr>
      <w:r>
        <w:rPr>
          <w:color w:val="auto"/>
          <w:highlight w:val="none"/>
        </w:rPr>
        <w:fldChar w:fldCharType="begin"/>
      </w:r>
      <w:r>
        <w:rPr>
          <w:highlight w:val="none"/>
        </w:rPr>
        <w:instrText xml:space="preserve"> HYPERLINK \l _Toc25439 </w:instrText>
      </w:r>
      <w:r>
        <w:rPr>
          <w:highlight w:val="none"/>
        </w:rPr>
        <w:fldChar w:fldCharType="separate"/>
      </w:r>
      <w:r>
        <w:rPr>
          <w:rFonts w:hint="eastAsia"/>
          <w:highlight w:val="none"/>
          <w:lang w:eastAsia="zh-CN"/>
        </w:rPr>
        <w:t>表3.3-1</w:t>
      </w:r>
      <w:r>
        <w:rPr>
          <w:rFonts w:hint="eastAsia"/>
          <w:highlight w:val="none"/>
          <w:lang w:val="en-US" w:eastAsia="zh-CN"/>
        </w:rPr>
        <w:t>7</w:t>
      </w:r>
      <w:r>
        <w:rPr>
          <w:rFonts w:hint="eastAsia"/>
          <w:highlight w:val="none"/>
          <w:lang w:eastAsia="zh-CN"/>
        </w:rPr>
        <w:t xml:space="preserve"> 签证审核意见</w:t>
      </w:r>
      <w:r>
        <w:tab/>
      </w:r>
      <w:r>
        <w:fldChar w:fldCharType="begin"/>
      </w:r>
      <w:r>
        <w:instrText xml:space="preserve"> PAGEREF _Toc25439 \h </w:instrText>
      </w:r>
      <w:r>
        <w:fldChar w:fldCharType="separate"/>
      </w:r>
      <w:r>
        <w:t>70</w:t>
      </w:r>
      <w:r>
        <w:fldChar w:fldCharType="end"/>
      </w:r>
      <w:r>
        <w:rPr>
          <w:color w:val="auto"/>
          <w:highlight w:val="none"/>
        </w:rPr>
        <w:fldChar w:fldCharType="end"/>
      </w:r>
    </w:p>
    <w:p w14:paraId="5E0AE787">
      <w:pPr>
        <w:pStyle w:val="11"/>
        <w:tabs>
          <w:tab w:val="right" w:leader="dot" w:pos="9746"/>
        </w:tabs>
      </w:pPr>
      <w:r>
        <w:rPr>
          <w:color w:val="auto"/>
          <w:highlight w:val="none"/>
        </w:rPr>
        <w:fldChar w:fldCharType="begin"/>
      </w:r>
      <w:r>
        <w:rPr>
          <w:highlight w:val="none"/>
        </w:rPr>
        <w:instrText xml:space="preserve"> HYPERLINK \l _Toc12204 </w:instrText>
      </w:r>
      <w:r>
        <w:rPr>
          <w:highlight w:val="none"/>
        </w:rPr>
        <w:fldChar w:fldCharType="separate"/>
      </w:r>
      <w:r>
        <w:rPr>
          <w:rFonts w:hint="eastAsia"/>
          <w:highlight w:val="none"/>
          <w:lang w:eastAsia="zh-CN"/>
        </w:rPr>
        <w:t>表3.3-</w:t>
      </w:r>
      <w:r>
        <w:rPr>
          <w:rFonts w:hint="eastAsia"/>
          <w:highlight w:val="none"/>
          <w:lang w:val="en-US" w:eastAsia="zh-CN"/>
        </w:rPr>
        <w:t>18</w:t>
      </w:r>
      <w:r>
        <w:rPr>
          <w:rFonts w:hint="eastAsia"/>
          <w:highlight w:val="none"/>
          <w:lang w:eastAsia="zh-CN"/>
        </w:rPr>
        <w:t xml:space="preserve"> 材料、设备核价报告</w:t>
      </w:r>
      <w:r>
        <w:tab/>
      </w:r>
      <w:r>
        <w:fldChar w:fldCharType="begin"/>
      </w:r>
      <w:r>
        <w:instrText xml:space="preserve"> PAGEREF _Toc12204 \h </w:instrText>
      </w:r>
      <w:r>
        <w:fldChar w:fldCharType="separate"/>
      </w:r>
      <w:r>
        <w:t>71</w:t>
      </w:r>
      <w:r>
        <w:fldChar w:fldCharType="end"/>
      </w:r>
      <w:r>
        <w:rPr>
          <w:color w:val="auto"/>
          <w:highlight w:val="none"/>
        </w:rPr>
        <w:fldChar w:fldCharType="end"/>
      </w:r>
    </w:p>
    <w:p w14:paraId="0AE51952">
      <w:pPr>
        <w:pStyle w:val="11"/>
        <w:tabs>
          <w:tab w:val="right" w:leader="dot" w:pos="9746"/>
        </w:tabs>
      </w:pPr>
      <w:r>
        <w:rPr>
          <w:color w:val="auto"/>
          <w:highlight w:val="none"/>
        </w:rPr>
        <w:fldChar w:fldCharType="begin"/>
      </w:r>
      <w:r>
        <w:rPr>
          <w:highlight w:val="none"/>
        </w:rPr>
        <w:instrText xml:space="preserve"> HYPERLINK \l _Toc18839 </w:instrText>
      </w:r>
      <w:r>
        <w:rPr>
          <w:highlight w:val="none"/>
        </w:rPr>
        <w:fldChar w:fldCharType="separate"/>
      </w:r>
      <w:r>
        <w:rPr>
          <w:rFonts w:hint="eastAsia"/>
          <w:highlight w:val="none"/>
          <w:lang w:eastAsia="zh-CN"/>
        </w:rPr>
        <w:t>表4.3-1 竣工验收计划</w:t>
      </w:r>
      <w:r>
        <w:tab/>
      </w:r>
      <w:r>
        <w:fldChar w:fldCharType="begin"/>
      </w:r>
      <w:r>
        <w:instrText xml:space="preserve"> PAGEREF _Toc18839 \h </w:instrText>
      </w:r>
      <w:r>
        <w:fldChar w:fldCharType="separate"/>
      </w:r>
      <w:r>
        <w:t>72</w:t>
      </w:r>
      <w:r>
        <w:fldChar w:fldCharType="end"/>
      </w:r>
      <w:r>
        <w:rPr>
          <w:color w:val="auto"/>
          <w:highlight w:val="none"/>
        </w:rPr>
        <w:fldChar w:fldCharType="end"/>
      </w:r>
    </w:p>
    <w:p w14:paraId="21882E2B">
      <w:pPr>
        <w:pStyle w:val="11"/>
        <w:tabs>
          <w:tab w:val="right" w:leader="dot" w:pos="9746"/>
        </w:tabs>
      </w:pPr>
      <w:r>
        <w:rPr>
          <w:color w:val="auto"/>
          <w:highlight w:val="none"/>
        </w:rPr>
        <w:fldChar w:fldCharType="begin"/>
      </w:r>
      <w:r>
        <w:rPr>
          <w:highlight w:val="none"/>
        </w:rPr>
        <w:instrText xml:space="preserve"> HYPERLINK \l _Toc3538 </w:instrText>
      </w:r>
      <w:r>
        <w:rPr>
          <w:highlight w:val="none"/>
        </w:rPr>
        <w:fldChar w:fldCharType="separate"/>
      </w:r>
      <w:r>
        <w:rPr>
          <w:rFonts w:hint="eastAsia"/>
          <w:highlight w:val="none"/>
          <w:lang w:eastAsia="zh-CN"/>
        </w:rPr>
        <w:t>表4.3-2 工程竣工验收会议纪要</w:t>
      </w:r>
      <w:r>
        <w:tab/>
      </w:r>
      <w:r>
        <w:fldChar w:fldCharType="begin"/>
      </w:r>
      <w:r>
        <w:instrText xml:space="preserve"> PAGEREF _Toc3538 \h </w:instrText>
      </w:r>
      <w:r>
        <w:fldChar w:fldCharType="separate"/>
      </w:r>
      <w:r>
        <w:t>73</w:t>
      </w:r>
      <w:r>
        <w:fldChar w:fldCharType="end"/>
      </w:r>
      <w:r>
        <w:rPr>
          <w:color w:val="auto"/>
          <w:highlight w:val="none"/>
        </w:rPr>
        <w:fldChar w:fldCharType="end"/>
      </w:r>
    </w:p>
    <w:p w14:paraId="1BD7D401">
      <w:pPr>
        <w:pStyle w:val="11"/>
        <w:tabs>
          <w:tab w:val="right" w:leader="dot" w:pos="9746"/>
        </w:tabs>
      </w:pPr>
      <w:r>
        <w:rPr>
          <w:color w:val="auto"/>
          <w:highlight w:val="none"/>
        </w:rPr>
        <w:fldChar w:fldCharType="begin"/>
      </w:r>
      <w:r>
        <w:rPr>
          <w:highlight w:val="none"/>
        </w:rPr>
        <w:instrText xml:space="preserve"> HYPERLINK \l _Toc8154 </w:instrText>
      </w:r>
      <w:r>
        <w:rPr>
          <w:highlight w:val="none"/>
        </w:rPr>
        <w:fldChar w:fldCharType="separate"/>
      </w:r>
      <w:r>
        <w:rPr>
          <w:rFonts w:hint="eastAsia"/>
          <w:highlight w:val="none"/>
          <w:lang w:eastAsia="zh-CN"/>
        </w:rPr>
        <w:t>表4.3-3 竣工结算计划</w:t>
      </w:r>
      <w:r>
        <w:tab/>
      </w:r>
      <w:r>
        <w:fldChar w:fldCharType="begin"/>
      </w:r>
      <w:r>
        <w:instrText xml:space="preserve"> PAGEREF _Toc8154 \h </w:instrText>
      </w:r>
      <w:r>
        <w:fldChar w:fldCharType="separate"/>
      </w:r>
      <w:r>
        <w:t>76</w:t>
      </w:r>
      <w:r>
        <w:fldChar w:fldCharType="end"/>
      </w:r>
      <w:r>
        <w:rPr>
          <w:color w:val="auto"/>
          <w:highlight w:val="none"/>
        </w:rPr>
        <w:fldChar w:fldCharType="end"/>
      </w:r>
    </w:p>
    <w:p w14:paraId="57F340C1">
      <w:pPr>
        <w:pStyle w:val="11"/>
        <w:tabs>
          <w:tab w:val="right" w:leader="dot" w:pos="9746"/>
        </w:tabs>
      </w:pPr>
      <w:r>
        <w:rPr>
          <w:color w:val="auto"/>
          <w:highlight w:val="none"/>
        </w:rPr>
        <w:fldChar w:fldCharType="begin"/>
      </w:r>
      <w:r>
        <w:rPr>
          <w:highlight w:val="none"/>
        </w:rPr>
        <w:instrText xml:space="preserve"> HYPERLINK \l _Toc20362 </w:instrText>
      </w:r>
      <w:r>
        <w:rPr>
          <w:highlight w:val="none"/>
        </w:rPr>
        <w:fldChar w:fldCharType="separate"/>
      </w:r>
      <w:r>
        <w:rPr>
          <w:rFonts w:hint="eastAsia"/>
          <w:highlight w:val="none"/>
          <w:lang w:eastAsia="zh-CN"/>
        </w:rPr>
        <w:t>表4.3-4 竣工结算会议纪要</w:t>
      </w:r>
      <w:r>
        <w:tab/>
      </w:r>
      <w:r>
        <w:fldChar w:fldCharType="begin"/>
      </w:r>
      <w:r>
        <w:instrText xml:space="preserve"> PAGEREF _Toc20362 \h </w:instrText>
      </w:r>
      <w:r>
        <w:fldChar w:fldCharType="separate"/>
      </w:r>
      <w:r>
        <w:t>77</w:t>
      </w:r>
      <w:r>
        <w:fldChar w:fldCharType="end"/>
      </w:r>
      <w:r>
        <w:rPr>
          <w:color w:val="auto"/>
          <w:highlight w:val="none"/>
        </w:rPr>
        <w:fldChar w:fldCharType="end"/>
      </w:r>
    </w:p>
    <w:p w14:paraId="4A820001">
      <w:pPr>
        <w:pStyle w:val="11"/>
        <w:tabs>
          <w:tab w:val="right" w:leader="dot" w:pos="9746"/>
        </w:tabs>
      </w:pPr>
      <w:r>
        <w:rPr>
          <w:color w:val="auto"/>
          <w:highlight w:val="none"/>
        </w:rPr>
        <w:fldChar w:fldCharType="begin"/>
      </w:r>
      <w:r>
        <w:rPr>
          <w:highlight w:val="none"/>
        </w:rPr>
        <w:instrText xml:space="preserve"> HYPERLINK \l _Toc18769 </w:instrText>
      </w:r>
      <w:r>
        <w:rPr>
          <w:highlight w:val="none"/>
        </w:rPr>
        <w:fldChar w:fldCharType="separate"/>
      </w:r>
      <w:r>
        <w:rPr>
          <w:rFonts w:hint="eastAsia"/>
          <w:highlight w:val="none"/>
          <w:lang w:eastAsia="zh-CN"/>
        </w:rPr>
        <w:t>表4.3-5 竣工结算审核报告</w:t>
      </w:r>
      <w:r>
        <w:tab/>
      </w:r>
      <w:r>
        <w:fldChar w:fldCharType="begin"/>
      </w:r>
      <w:r>
        <w:instrText xml:space="preserve"> PAGEREF _Toc18769 \h </w:instrText>
      </w:r>
      <w:r>
        <w:fldChar w:fldCharType="separate"/>
      </w:r>
      <w:r>
        <w:t>80</w:t>
      </w:r>
      <w:r>
        <w:fldChar w:fldCharType="end"/>
      </w:r>
      <w:r>
        <w:rPr>
          <w:color w:val="auto"/>
          <w:highlight w:val="none"/>
        </w:rPr>
        <w:fldChar w:fldCharType="end"/>
      </w:r>
    </w:p>
    <w:p w14:paraId="0B60A47F">
      <w:pPr>
        <w:pStyle w:val="11"/>
        <w:tabs>
          <w:tab w:val="right" w:leader="dot" w:pos="9746"/>
        </w:tabs>
      </w:pPr>
      <w:r>
        <w:rPr>
          <w:color w:val="auto"/>
          <w:highlight w:val="none"/>
        </w:rPr>
        <w:fldChar w:fldCharType="begin"/>
      </w:r>
      <w:r>
        <w:rPr>
          <w:highlight w:val="none"/>
        </w:rPr>
        <w:instrText xml:space="preserve"> HYPERLINK \l _Toc21228 </w:instrText>
      </w:r>
      <w:r>
        <w:rPr>
          <w:highlight w:val="none"/>
        </w:rPr>
        <w:fldChar w:fldCharType="separate"/>
      </w:r>
      <w:r>
        <w:rPr>
          <w:rFonts w:hint="eastAsia"/>
          <w:highlight w:val="none"/>
          <w:lang w:eastAsia="zh-CN"/>
        </w:rPr>
        <w:t>表4.3-6 建设工程文件归档资料审查意见</w:t>
      </w:r>
      <w:r>
        <w:tab/>
      </w:r>
      <w:r>
        <w:fldChar w:fldCharType="begin"/>
      </w:r>
      <w:r>
        <w:instrText xml:space="preserve"> PAGEREF _Toc21228 \h </w:instrText>
      </w:r>
      <w:r>
        <w:fldChar w:fldCharType="separate"/>
      </w:r>
      <w:r>
        <w:t>82</w:t>
      </w:r>
      <w:r>
        <w:fldChar w:fldCharType="end"/>
      </w:r>
      <w:r>
        <w:rPr>
          <w:color w:val="auto"/>
          <w:highlight w:val="none"/>
        </w:rPr>
        <w:fldChar w:fldCharType="end"/>
      </w:r>
    </w:p>
    <w:p w14:paraId="4AB6E22D">
      <w:pPr>
        <w:pStyle w:val="11"/>
        <w:tabs>
          <w:tab w:val="right" w:leader="dot" w:pos="9746"/>
        </w:tabs>
      </w:pPr>
      <w:r>
        <w:rPr>
          <w:color w:val="auto"/>
          <w:highlight w:val="none"/>
        </w:rPr>
        <w:fldChar w:fldCharType="begin"/>
      </w:r>
      <w:r>
        <w:rPr>
          <w:highlight w:val="none"/>
        </w:rPr>
        <w:instrText xml:space="preserve"> HYPERLINK \l _Toc23805 </w:instrText>
      </w:r>
      <w:r>
        <w:rPr>
          <w:highlight w:val="none"/>
        </w:rPr>
        <w:fldChar w:fldCharType="separate"/>
      </w:r>
      <w:r>
        <w:rPr>
          <w:rFonts w:hint="eastAsia"/>
          <w:highlight w:val="none"/>
          <w:lang w:eastAsia="zh-CN"/>
        </w:rPr>
        <w:t>表4.3-7 结算资料催报函</w:t>
      </w:r>
      <w:r>
        <w:tab/>
      </w:r>
      <w:r>
        <w:fldChar w:fldCharType="begin"/>
      </w:r>
      <w:r>
        <w:instrText xml:space="preserve"> PAGEREF _Toc23805 \h </w:instrText>
      </w:r>
      <w:r>
        <w:fldChar w:fldCharType="separate"/>
      </w:r>
      <w:r>
        <w:t>85</w:t>
      </w:r>
      <w:r>
        <w:fldChar w:fldCharType="end"/>
      </w:r>
      <w:r>
        <w:rPr>
          <w:color w:val="auto"/>
          <w:highlight w:val="none"/>
        </w:rPr>
        <w:fldChar w:fldCharType="end"/>
      </w:r>
    </w:p>
    <w:p w14:paraId="7CE681BC">
      <w:pPr>
        <w:pStyle w:val="11"/>
        <w:tabs>
          <w:tab w:val="right" w:leader="dot" w:pos="9746"/>
        </w:tabs>
      </w:pPr>
      <w:r>
        <w:rPr>
          <w:color w:val="auto"/>
          <w:highlight w:val="none"/>
        </w:rPr>
        <w:fldChar w:fldCharType="begin"/>
      </w:r>
      <w:r>
        <w:rPr>
          <w:highlight w:val="none"/>
        </w:rPr>
        <w:instrText xml:space="preserve"> HYPERLINK \l _Toc26385 </w:instrText>
      </w:r>
      <w:r>
        <w:rPr>
          <w:highlight w:val="none"/>
        </w:rPr>
        <w:fldChar w:fldCharType="separate"/>
      </w:r>
      <w:r>
        <w:rPr>
          <w:rFonts w:hint="eastAsia" w:eastAsia="宋体"/>
          <w:highlight w:val="none"/>
          <w:lang w:eastAsia="zh-CN"/>
        </w:rPr>
        <w:t>表4.3-8</w:t>
      </w:r>
      <w:r>
        <w:rPr>
          <w:rFonts w:hint="eastAsia"/>
          <w:highlight w:val="none"/>
          <w:lang w:eastAsia="zh-CN"/>
        </w:rPr>
        <w:t xml:space="preserve"> 结算资料催报函回执</w:t>
      </w:r>
      <w:r>
        <w:tab/>
      </w:r>
      <w:r>
        <w:fldChar w:fldCharType="begin"/>
      </w:r>
      <w:r>
        <w:instrText xml:space="preserve"> PAGEREF _Toc26385 \h </w:instrText>
      </w:r>
      <w:r>
        <w:fldChar w:fldCharType="separate"/>
      </w:r>
      <w:r>
        <w:t>86</w:t>
      </w:r>
      <w:r>
        <w:fldChar w:fldCharType="end"/>
      </w:r>
      <w:r>
        <w:rPr>
          <w:color w:val="auto"/>
          <w:highlight w:val="none"/>
        </w:rPr>
        <w:fldChar w:fldCharType="end"/>
      </w:r>
    </w:p>
    <w:p w14:paraId="450A910C">
      <w:pPr>
        <w:pStyle w:val="11"/>
        <w:tabs>
          <w:tab w:val="right" w:leader="dot" w:pos="9746"/>
        </w:tabs>
      </w:pPr>
      <w:r>
        <w:rPr>
          <w:color w:val="auto"/>
          <w:highlight w:val="none"/>
        </w:rPr>
        <w:fldChar w:fldCharType="begin"/>
      </w:r>
      <w:r>
        <w:rPr>
          <w:highlight w:val="none"/>
        </w:rPr>
        <w:instrText xml:space="preserve"> HYPERLINK \l _Toc14635 </w:instrText>
      </w:r>
      <w:r>
        <w:rPr>
          <w:highlight w:val="none"/>
        </w:rPr>
        <w:fldChar w:fldCharType="separate"/>
      </w:r>
      <w:r>
        <w:rPr>
          <w:rFonts w:hint="eastAsia"/>
          <w:highlight w:val="none"/>
          <w:lang w:eastAsia="zh-CN"/>
        </w:rPr>
        <w:t>表4.3-9 竣工决算审核意见</w:t>
      </w:r>
      <w:r>
        <w:tab/>
      </w:r>
      <w:r>
        <w:fldChar w:fldCharType="begin"/>
      </w:r>
      <w:r>
        <w:instrText xml:space="preserve"> PAGEREF _Toc14635 \h </w:instrText>
      </w:r>
      <w:r>
        <w:fldChar w:fldCharType="separate"/>
      </w:r>
      <w:r>
        <w:t>87</w:t>
      </w:r>
      <w:r>
        <w:fldChar w:fldCharType="end"/>
      </w:r>
      <w:r>
        <w:rPr>
          <w:color w:val="auto"/>
          <w:highlight w:val="none"/>
        </w:rPr>
        <w:fldChar w:fldCharType="end"/>
      </w:r>
    </w:p>
    <w:p w14:paraId="44C28629">
      <w:pPr>
        <w:pStyle w:val="11"/>
        <w:tabs>
          <w:tab w:val="right" w:leader="dot" w:pos="9746"/>
        </w:tabs>
      </w:pPr>
      <w:r>
        <w:rPr>
          <w:color w:val="auto"/>
          <w:highlight w:val="none"/>
        </w:rPr>
        <w:fldChar w:fldCharType="begin"/>
      </w:r>
      <w:r>
        <w:rPr>
          <w:highlight w:val="none"/>
        </w:rPr>
        <w:instrText xml:space="preserve"> HYPERLINK \l _Toc30282 </w:instrText>
      </w:r>
      <w:r>
        <w:rPr>
          <w:highlight w:val="none"/>
        </w:rPr>
        <w:fldChar w:fldCharType="separate"/>
      </w:r>
      <w:r>
        <w:rPr>
          <w:rFonts w:hint="eastAsia"/>
          <w:highlight w:val="none"/>
          <w:lang w:eastAsia="zh-CN"/>
        </w:rPr>
        <w:t>表4.3-10 竣工结算申报通知</w:t>
      </w:r>
      <w:r>
        <w:tab/>
      </w:r>
      <w:r>
        <w:fldChar w:fldCharType="begin"/>
      </w:r>
      <w:r>
        <w:instrText xml:space="preserve"> PAGEREF _Toc30282 \h </w:instrText>
      </w:r>
      <w:r>
        <w:fldChar w:fldCharType="separate"/>
      </w:r>
      <w:r>
        <w:t>89</w:t>
      </w:r>
      <w:r>
        <w:fldChar w:fldCharType="end"/>
      </w:r>
      <w:r>
        <w:rPr>
          <w:color w:val="auto"/>
          <w:highlight w:val="none"/>
        </w:rPr>
        <w:fldChar w:fldCharType="end"/>
      </w:r>
    </w:p>
    <w:p w14:paraId="482D6971">
      <w:pPr>
        <w:pStyle w:val="11"/>
        <w:tabs>
          <w:tab w:val="right" w:leader="dot" w:pos="9746"/>
        </w:tabs>
      </w:pPr>
      <w:r>
        <w:rPr>
          <w:color w:val="auto"/>
          <w:highlight w:val="none"/>
        </w:rPr>
        <w:fldChar w:fldCharType="begin"/>
      </w:r>
      <w:r>
        <w:rPr>
          <w:highlight w:val="none"/>
        </w:rPr>
        <w:instrText xml:space="preserve"> HYPERLINK \l _Toc22360 </w:instrText>
      </w:r>
      <w:r>
        <w:rPr>
          <w:highlight w:val="none"/>
        </w:rPr>
        <w:fldChar w:fldCharType="separate"/>
      </w:r>
      <w:r>
        <w:rPr>
          <w:rFonts w:hint="eastAsia"/>
          <w:highlight w:val="none"/>
          <w:lang w:eastAsia="zh-CN"/>
        </w:rPr>
        <w:t>表4.3-11 竣工结算申报通知回执</w:t>
      </w:r>
      <w:r>
        <w:tab/>
      </w:r>
      <w:r>
        <w:fldChar w:fldCharType="begin"/>
      </w:r>
      <w:r>
        <w:instrText xml:space="preserve"> PAGEREF _Toc22360 \h </w:instrText>
      </w:r>
      <w:r>
        <w:fldChar w:fldCharType="separate"/>
      </w:r>
      <w:r>
        <w:t>91</w:t>
      </w:r>
      <w:r>
        <w:fldChar w:fldCharType="end"/>
      </w:r>
      <w:r>
        <w:rPr>
          <w:color w:val="auto"/>
          <w:highlight w:val="none"/>
        </w:rPr>
        <w:fldChar w:fldCharType="end"/>
      </w:r>
    </w:p>
    <w:p w14:paraId="7297B4BF">
      <w:pPr>
        <w:pStyle w:val="11"/>
        <w:tabs>
          <w:tab w:val="right" w:leader="dot" w:pos="9746"/>
        </w:tabs>
      </w:pPr>
      <w:r>
        <w:rPr>
          <w:color w:val="auto"/>
          <w:highlight w:val="none"/>
        </w:rPr>
        <w:fldChar w:fldCharType="begin"/>
      </w:r>
      <w:r>
        <w:rPr>
          <w:highlight w:val="none"/>
        </w:rPr>
        <w:instrText xml:space="preserve"> HYPERLINK \l _Toc4833 </w:instrText>
      </w:r>
      <w:r>
        <w:rPr>
          <w:highlight w:val="none"/>
        </w:rPr>
        <w:fldChar w:fldCharType="separate"/>
      </w:r>
      <w:r>
        <w:rPr>
          <w:rFonts w:hint="eastAsia"/>
          <w:lang w:eastAsia="zh-CN"/>
        </w:rPr>
        <w:t>表4.3-12 固定资产入账单</w:t>
      </w:r>
      <w:r>
        <w:tab/>
      </w:r>
      <w:r>
        <w:fldChar w:fldCharType="begin"/>
      </w:r>
      <w:r>
        <w:instrText xml:space="preserve"> PAGEREF _Toc4833 \h </w:instrText>
      </w:r>
      <w:r>
        <w:fldChar w:fldCharType="separate"/>
      </w:r>
      <w:r>
        <w:t>92</w:t>
      </w:r>
      <w:r>
        <w:fldChar w:fldCharType="end"/>
      </w:r>
      <w:r>
        <w:rPr>
          <w:color w:val="auto"/>
          <w:highlight w:val="none"/>
        </w:rPr>
        <w:fldChar w:fldCharType="end"/>
      </w:r>
    </w:p>
    <w:p w14:paraId="5BFB766D">
      <w:pPr>
        <w:ind w:firstLine="480"/>
        <w:rPr>
          <w:color w:val="auto"/>
          <w:highlight w:val="none"/>
        </w:rPr>
      </w:pPr>
      <w:r>
        <w:rPr>
          <w:color w:val="auto"/>
          <w:highlight w:val="none"/>
        </w:rPr>
        <w:fldChar w:fldCharType="end"/>
      </w:r>
      <w:bookmarkStart w:id="12" w:name="_Toc8444"/>
      <w:bookmarkStart w:id="13" w:name="_Toc20948"/>
      <w:bookmarkStart w:id="14" w:name="_Toc11064"/>
      <w:bookmarkStart w:id="15" w:name="_Toc10080"/>
      <w:bookmarkStart w:id="16" w:name="_Toc23631"/>
      <w:bookmarkStart w:id="17" w:name="_Toc29141"/>
    </w:p>
    <w:p w14:paraId="7249259F">
      <w:pPr>
        <w:ind w:firstLine="480"/>
        <w:rPr>
          <w:color w:val="auto"/>
          <w:highlight w:val="none"/>
        </w:rPr>
      </w:pPr>
    </w:p>
    <w:p w14:paraId="49222E1E">
      <w:pPr>
        <w:ind w:firstLine="480"/>
        <w:rPr>
          <w:color w:val="auto"/>
          <w:highlight w:val="none"/>
        </w:rPr>
      </w:pPr>
    </w:p>
    <w:p w14:paraId="03727EB1">
      <w:pPr>
        <w:ind w:firstLine="480"/>
        <w:rPr>
          <w:color w:val="auto"/>
          <w:highlight w:val="none"/>
        </w:rPr>
      </w:pPr>
    </w:p>
    <w:p w14:paraId="1430B514">
      <w:pPr>
        <w:ind w:firstLine="480"/>
        <w:rPr>
          <w:color w:val="auto"/>
          <w:highlight w:val="none"/>
        </w:rPr>
      </w:pPr>
    </w:p>
    <w:p w14:paraId="178D492C">
      <w:pPr>
        <w:ind w:firstLine="480"/>
        <w:rPr>
          <w:color w:val="auto"/>
          <w:highlight w:val="none"/>
        </w:rPr>
      </w:pPr>
    </w:p>
    <w:p w14:paraId="7E269E5D">
      <w:pPr>
        <w:ind w:firstLine="480"/>
        <w:rPr>
          <w:color w:val="auto"/>
          <w:highlight w:val="none"/>
        </w:rPr>
      </w:pPr>
    </w:p>
    <w:p w14:paraId="282DCD9B">
      <w:pPr>
        <w:ind w:firstLine="480"/>
        <w:rPr>
          <w:color w:val="auto"/>
          <w:highlight w:val="none"/>
        </w:rPr>
      </w:pPr>
    </w:p>
    <w:p w14:paraId="3DD7EA94">
      <w:pPr>
        <w:ind w:firstLine="480"/>
        <w:rPr>
          <w:color w:val="auto"/>
          <w:highlight w:val="none"/>
        </w:rPr>
      </w:pPr>
    </w:p>
    <w:p w14:paraId="50E1CEB2">
      <w:pPr>
        <w:ind w:firstLine="480"/>
        <w:rPr>
          <w:color w:val="auto"/>
          <w:highlight w:val="none"/>
        </w:rPr>
      </w:pPr>
    </w:p>
    <w:p w14:paraId="7D9FE921">
      <w:pPr>
        <w:ind w:firstLine="480"/>
        <w:rPr>
          <w:color w:val="auto"/>
          <w:highlight w:val="none"/>
        </w:rPr>
      </w:pPr>
    </w:p>
    <w:p w14:paraId="05F6398C">
      <w:pPr>
        <w:ind w:firstLine="480"/>
        <w:rPr>
          <w:color w:val="auto"/>
          <w:highlight w:val="none"/>
        </w:rPr>
      </w:pPr>
    </w:p>
    <w:p w14:paraId="0D0DF6A4">
      <w:pPr>
        <w:ind w:firstLine="480"/>
        <w:rPr>
          <w:color w:val="auto"/>
          <w:highlight w:val="none"/>
        </w:rPr>
      </w:pPr>
    </w:p>
    <w:p w14:paraId="6EEE1E5C">
      <w:pPr>
        <w:ind w:firstLine="480"/>
        <w:rPr>
          <w:color w:val="auto"/>
          <w:highlight w:val="none"/>
        </w:rPr>
      </w:pPr>
    </w:p>
    <w:p w14:paraId="413C2D4C">
      <w:pPr>
        <w:ind w:firstLine="480"/>
        <w:rPr>
          <w:color w:val="auto"/>
          <w:highlight w:val="none"/>
        </w:rPr>
      </w:pPr>
    </w:p>
    <w:p w14:paraId="0F23A58A">
      <w:pPr>
        <w:ind w:firstLine="480"/>
        <w:rPr>
          <w:color w:val="auto"/>
          <w:highlight w:val="none"/>
        </w:rPr>
      </w:pPr>
    </w:p>
    <w:p w14:paraId="527D81EF">
      <w:pPr>
        <w:ind w:firstLine="480"/>
        <w:rPr>
          <w:color w:val="auto"/>
          <w:highlight w:val="none"/>
        </w:rPr>
      </w:pPr>
    </w:p>
    <w:p w14:paraId="278A5FC5">
      <w:pPr>
        <w:ind w:firstLine="480"/>
        <w:rPr>
          <w:color w:val="auto"/>
          <w:highlight w:val="none"/>
        </w:rPr>
      </w:pPr>
    </w:p>
    <w:p w14:paraId="1A9B7B6C">
      <w:pPr>
        <w:ind w:firstLine="480"/>
        <w:rPr>
          <w:color w:val="auto"/>
          <w:highlight w:val="none"/>
        </w:rPr>
      </w:pPr>
    </w:p>
    <w:p w14:paraId="24143F1D">
      <w:pPr>
        <w:ind w:firstLine="480"/>
        <w:rPr>
          <w:color w:val="auto"/>
          <w:highlight w:val="none"/>
        </w:rPr>
      </w:pPr>
    </w:p>
    <w:p w14:paraId="28DE3B9B">
      <w:pPr>
        <w:ind w:firstLine="480"/>
        <w:rPr>
          <w:color w:val="auto"/>
          <w:highlight w:val="none"/>
        </w:rPr>
      </w:pPr>
    </w:p>
    <w:p w14:paraId="60C7D42A">
      <w:pPr>
        <w:ind w:firstLine="480"/>
        <w:rPr>
          <w:color w:val="auto"/>
          <w:highlight w:val="none"/>
        </w:rPr>
      </w:pPr>
    </w:p>
    <w:p w14:paraId="08F456AE">
      <w:pPr>
        <w:ind w:firstLine="480"/>
        <w:rPr>
          <w:color w:val="auto"/>
          <w:highlight w:val="none"/>
        </w:rPr>
      </w:pPr>
    </w:p>
    <w:p w14:paraId="0C511077">
      <w:pPr>
        <w:ind w:firstLine="0" w:firstLineChars="0"/>
        <w:rPr>
          <w:color w:val="auto"/>
          <w:highlight w:val="none"/>
        </w:rPr>
      </w:pPr>
    </w:p>
    <w:p w14:paraId="5CC36FDD">
      <w:pPr>
        <w:ind w:firstLine="480"/>
        <w:rPr>
          <w:color w:val="auto"/>
          <w:highlight w:val="none"/>
        </w:rPr>
        <w:sectPr>
          <w:headerReference r:id="rId12" w:type="default"/>
          <w:footerReference r:id="rId13" w:type="default"/>
          <w:pgSz w:w="11906" w:h="16838"/>
          <w:pgMar w:top="1440" w:right="1080" w:bottom="1440" w:left="1080" w:header="0" w:footer="624" w:gutter="0"/>
          <w:pgBorders>
            <w:top w:val="none" w:sz="0" w:space="0"/>
            <w:left w:val="none" w:sz="0" w:space="0"/>
            <w:bottom w:val="none" w:sz="0" w:space="0"/>
            <w:right w:val="none" w:sz="0" w:space="0"/>
          </w:pgBorders>
          <w:pgNumType w:fmt="decimal" w:start="1"/>
          <w:cols w:space="720" w:num="1"/>
        </w:sectPr>
      </w:pPr>
    </w:p>
    <w:p w14:paraId="4D83F77A">
      <w:pPr>
        <w:pStyle w:val="2"/>
        <w:ind w:firstLine="482"/>
        <w:jc w:val="center"/>
        <w:rPr>
          <w:b/>
          <w:bCs/>
          <w:color w:val="auto"/>
          <w:highlight w:val="none"/>
          <w:lang w:eastAsia="zh-CN"/>
        </w:rPr>
      </w:pPr>
      <w:bookmarkStart w:id="18" w:name="_Toc7410"/>
      <w:bookmarkStart w:id="19" w:name="_Toc28092"/>
      <w:bookmarkStart w:id="20" w:name="_Toc19825"/>
      <w:bookmarkStart w:id="21" w:name="_Toc20760"/>
      <w:bookmarkStart w:id="22" w:name="_Toc26529"/>
      <w:bookmarkStart w:id="23" w:name="_Toc8369"/>
      <w:bookmarkStart w:id="24" w:name="_Toc30927"/>
      <w:bookmarkStart w:id="25" w:name="_Toc6354"/>
      <w:bookmarkStart w:id="26" w:name="_Toc6725"/>
      <w:bookmarkStart w:id="27" w:name="_Toc2626"/>
      <w:bookmarkStart w:id="28" w:name="_Toc18165"/>
      <w:bookmarkStart w:id="29" w:name="_Toc25296"/>
      <w:bookmarkStart w:id="30" w:name="_Toc2031"/>
      <w:r>
        <w:rPr>
          <w:rFonts w:hint="eastAsia"/>
          <w:b/>
          <w:bCs w:val="0"/>
          <w:color w:val="auto"/>
          <w:sz w:val="44"/>
          <w:szCs w:val="24"/>
          <w:highlight w:val="none"/>
          <w:lang w:eastAsia="zh-CN"/>
        </w:rPr>
        <w:t>总  则</w:t>
      </w:r>
      <w:bookmarkEnd w:id="18"/>
      <w:bookmarkEnd w:id="19"/>
      <w:bookmarkEnd w:id="20"/>
      <w:bookmarkEnd w:id="21"/>
      <w:bookmarkEnd w:id="22"/>
      <w:bookmarkEnd w:id="23"/>
      <w:bookmarkEnd w:id="24"/>
      <w:bookmarkEnd w:id="25"/>
      <w:bookmarkEnd w:id="26"/>
      <w:bookmarkEnd w:id="27"/>
      <w:bookmarkEnd w:id="28"/>
      <w:bookmarkEnd w:id="29"/>
      <w:bookmarkEnd w:id="30"/>
    </w:p>
    <w:p w14:paraId="1C31420C">
      <w:pPr>
        <w:ind w:firstLine="0" w:firstLineChars="0"/>
        <w:rPr>
          <w:b/>
          <w:bCs/>
          <w:color w:val="auto"/>
          <w:sz w:val="28"/>
          <w:szCs w:val="28"/>
          <w:highlight w:val="none"/>
          <w:lang w:eastAsia="zh-CN"/>
        </w:rPr>
      </w:pPr>
      <w:r>
        <w:rPr>
          <w:b/>
          <w:bCs/>
          <w:color w:val="auto"/>
          <w:sz w:val="28"/>
          <w:szCs w:val="28"/>
          <w:highlight w:val="none"/>
          <w:lang w:eastAsia="zh-CN"/>
        </w:rPr>
        <w:t>1.制定目的</w:t>
      </w:r>
    </w:p>
    <w:p w14:paraId="6397707A">
      <w:pPr>
        <w:ind w:firstLine="480"/>
        <w:rPr>
          <w:color w:val="auto"/>
          <w:highlight w:val="none"/>
          <w:lang w:eastAsia="zh-CN"/>
        </w:rPr>
      </w:pPr>
      <w:r>
        <w:rPr>
          <w:rFonts w:hint="eastAsia"/>
          <w:color w:val="auto"/>
          <w:highlight w:val="none"/>
          <w:lang w:eastAsia="zh-CN"/>
        </w:rPr>
        <w:t>为进一步规范土储建设中心建设项目全过程管理工作，系统提升建设项目管理效用，确保建设目标按期实现，全面推进全过程项目管理体系落地见效。</w:t>
      </w:r>
    </w:p>
    <w:p w14:paraId="267B6660">
      <w:pPr>
        <w:ind w:firstLine="0" w:firstLineChars="0"/>
        <w:rPr>
          <w:b/>
          <w:bCs/>
          <w:color w:val="auto"/>
          <w:sz w:val="28"/>
          <w:szCs w:val="28"/>
          <w:highlight w:val="none"/>
          <w:lang w:eastAsia="zh-CN"/>
        </w:rPr>
      </w:pPr>
      <w:r>
        <w:rPr>
          <w:b/>
          <w:bCs/>
          <w:color w:val="auto"/>
          <w:sz w:val="28"/>
          <w:szCs w:val="28"/>
          <w:highlight w:val="none"/>
          <w:lang w:eastAsia="zh-CN"/>
        </w:rPr>
        <w:t>2.适用范围</w:t>
      </w:r>
    </w:p>
    <w:p w14:paraId="03F4FB67">
      <w:pPr>
        <w:ind w:firstLine="480"/>
        <w:rPr>
          <w:color w:val="auto"/>
          <w:highlight w:val="none"/>
          <w:lang w:eastAsia="zh-CN"/>
        </w:rPr>
      </w:pPr>
      <w:r>
        <w:rPr>
          <w:rFonts w:hint="eastAsia"/>
          <w:color w:val="auto"/>
          <w:highlight w:val="none"/>
          <w:lang w:eastAsia="zh-CN"/>
        </w:rPr>
        <w:t>工作指南适用于以土储建设中心为建设主体或管理主体的政府投资项目。</w:t>
      </w:r>
    </w:p>
    <w:p w14:paraId="745C0AE0">
      <w:pPr>
        <w:ind w:firstLine="480"/>
        <w:rPr>
          <w:color w:val="auto"/>
          <w:highlight w:val="none"/>
          <w:lang w:eastAsia="zh-CN"/>
        </w:rPr>
      </w:pPr>
      <w:r>
        <w:rPr>
          <w:rFonts w:hint="eastAsia"/>
          <w:color w:val="auto"/>
          <w:highlight w:val="none"/>
          <w:lang w:eastAsia="zh-CN"/>
        </w:rPr>
        <w:t>项目管理单位在建设项目各阶段开展全过程项目管理时的基本要求、工作内容、工作成果、归档文件和工作标准应遵照本指南执行。</w:t>
      </w:r>
    </w:p>
    <w:p w14:paraId="5AD2388F">
      <w:pPr>
        <w:ind w:firstLine="480"/>
        <w:rPr>
          <w:color w:val="auto"/>
          <w:highlight w:val="none"/>
          <w:lang w:eastAsia="zh-CN"/>
        </w:rPr>
      </w:pPr>
      <w:r>
        <w:rPr>
          <w:rFonts w:hint="eastAsia"/>
          <w:color w:val="auto"/>
          <w:highlight w:val="none"/>
          <w:lang w:eastAsia="zh-CN"/>
        </w:rPr>
        <w:t>全过程项目管理内容可根据土储建设中心要求及全过程项目管理合同约定的内容从本指南中选取相应内容作为指导依据，必要时可根据需要自行扩展。</w:t>
      </w:r>
    </w:p>
    <w:p w14:paraId="1F11995F">
      <w:pPr>
        <w:ind w:firstLine="0" w:firstLineChars="0"/>
        <w:rPr>
          <w:b/>
          <w:bCs/>
          <w:color w:val="auto"/>
          <w:sz w:val="28"/>
          <w:szCs w:val="28"/>
          <w:highlight w:val="none"/>
          <w:lang w:eastAsia="zh-CN"/>
        </w:rPr>
      </w:pPr>
      <w:r>
        <w:rPr>
          <w:b/>
          <w:bCs/>
          <w:color w:val="auto"/>
          <w:sz w:val="28"/>
          <w:szCs w:val="28"/>
          <w:highlight w:val="none"/>
          <w:lang w:eastAsia="zh-CN"/>
        </w:rPr>
        <w:t>3.编制依据</w:t>
      </w:r>
    </w:p>
    <w:p w14:paraId="687374FB">
      <w:pPr>
        <w:ind w:firstLine="480"/>
        <w:rPr>
          <w:color w:val="auto"/>
          <w:highlight w:val="none"/>
          <w:lang w:eastAsia="zh-CN"/>
        </w:rPr>
      </w:pPr>
      <w:r>
        <w:rPr>
          <w:rFonts w:hint="eastAsia"/>
          <w:color w:val="auto"/>
          <w:highlight w:val="none"/>
          <w:lang w:eastAsia="zh-CN"/>
        </w:rPr>
        <w:t>土储建设中心根据相关法律法规、标准规范和政策文件，组织编制本指南，旨在推动土储建设中心工作规范开展。各项目可结合实际，按照项目建设的总体要求和目标细化要求，开展项目管理工作的探索创新。</w:t>
      </w:r>
    </w:p>
    <w:p w14:paraId="3970AE67">
      <w:pPr>
        <w:ind w:firstLine="0" w:firstLineChars="0"/>
        <w:rPr>
          <w:b/>
          <w:bCs/>
          <w:color w:val="auto"/>
          <w:sz w:val="28"/>
          <w:szCs w:val="28"/>
          <w:highlight w:val="none"/>
          <w:lang w:eastAsia="zh-CN"/>
        </w:rPr>
      </w:pPr>
      <w:r>
        <w:rPr>
          <w:b/>
          <w:bCs/>
          <w:color w:val="auto"/>
          <w:sz w:val="28"/>
          <w:szCs w:val="28"/>
          <w:highlight w:val="none"/>
          <w:lang w:eastAsia="zh-CN"/>
        </w:rPr>
        <w:t>4.编制原则</w:t>
      </w:r>
    </w:p>
    <w:p w14:paraId="7A1892C3">
      <w:pPr>
        <w:numPr>
          <w:ilvl w:val="0"/>
          <w:numId w:val="0"/>
        </w:numPr>
        <w:ind w:left="0" w:firstLine="482"/>
        <w:rPr>
          <w:color w:val="auto"/>
          <w:highlight w:val="none"/>
          <w:lang w:eastAsia="zh-CN"/>
        </w:rPr>
      </w:pPr>
      <w:r>
        <w:rPr>
          <w:rFonts w:hint="default" w:ascii="Times New Roman" w:hAnsi="Times New Roman" w:eastAsia="宋体" w:cs="Times New Roman"/>
          <w:snapToGrid w:val="0"/>
          <w:color w:val="auto"/>
          <w:sz w:val="24"/>
          <w:szCs w:val="24"/>
          <w:lang w:val="en-US" w:eastAsia="zh-CN" w:bidi="ar-SA"/>
        </w:rPr>
        <w:t>(1)</w:t>
      </w:r>
      <w:r>
        <w:rPr>
          <w:rFonts w:hint="eastAsia"/>
          <w:color w:val="auto"/>
          <w:highlight w:val="none"/>
          <w:lang w:eastAsia="zh-CN"/>
        </w:rPr>
        <w:t>依法合规。严格遵守国家法律法规、行业规范和相关政策，使用过程中发现与现行规范冲突的内容，结合经开区政策要求及时调整；</w:t>
      </w:r>
    </w:p>
    <w:p w14:paraId="4223E25E">
      <w:pPr>
        <w:numPr>
          <w:ilvl w:val="0"/>
          <w:numId w:val="0"/>
        </w:numPr>
        <w:ind w:left="0" w:firstLine="482"/>
        <w:rPr>
          <w:color w:val="auto"/>
          <w:highlight w:val="none"/>
          <w:lang w:eastAsia="zh-CN"/>
        </w:rPr>
      </w:pPr>
      <w:r>
        <w:rPr>
          <w:rFonts w:hint="default" w:ascii="Times New Roman" w:hAnsi="Times New Roman" w:eastAsia="宋体" w:cs="Times New Roman"/>
          <w:snapToGrid w:val="0"/>
          <w:color w:val="auto"/>
          <w:sz w:val="24"/>
          <w:szCs w:val="24"/>
          <w:lang w:val="en-US" w:eastAsia="zh-CN" w:bidi="ar-SA"/>
        </w:rPr>
        <w:t>(2)</w:t>
      </w:r>
      <w:r>
        <w:rPr>
          <w:rFonts w:hint="eastAsia"/>
          <w:color w:val="auto"/>
          <w:highlight w:val="none"/>
          <w:lang w:eastAsia="zh-CN"/>
        </w:rPr>
        <w:t>科学高效。持续完善和优化管理体系，优化沟通、评价机制，推动效能持续提升，实现项目高效管理；</w:t>
      </w:r>
    </w:p>
    <w:p w14:paraId="4FCDC5D8">
      <w:pPr>
        <w:numPr>
          <w:ilvl w:val="0"/>
          <w:numId w:val="0"/>
        </w:numPr>
        <w:ind w:left="0" w:firstLine="482"/>
        <w:rPr>
          <w:color w:val="auto"/>
          <w:highlight w:val="none"/>
          <w:lang w:eastAsia="zh-CN"/>
        </w:rPr>
      </w:pPr>
      <w:r>
        <w:rPr>
          <w:rFonts w:hint="default" w:ascii="Times New Roman" w:hAnsi="Times New Roman" w:eastAsia="宋体" w:cs="Times New Roman"/>
          <w:snapToGrid w:val="0"/>
          <w:color w:val="auto"/>
          <w:sz w:val="24"/>
          <w:szCs w:val="24"/>
          <w:lang w:val="en-US" w:eastAsia="zh-CN" w:bidi="ar-SA"/>
        </w:rPr>
        <w:t>(3)</w:t>
      </w:r>
      <w:r>
        <w:rPr>
          <w:rFonts w:hint="eastAsia"/>
          <w:color w:val="auto"/>
          <w:highlight w:val="none"/>
          <w:lang w:eastAsia="zh-CN"/>
        </w:rPr>
        <w:t>实事求是。项目管理可依据委托工作任务，根据项目的专业特性、实施难度及资源配置需求，按需制定方案，实现原则性与灵活性的统一；</w:t>
      </w:r>
    </w:p>
    <w:p w14:paraId="499A3360">
      <w:pPr>
        <w:numPr>
          <w:ilvl w:val="0"/>
          <w:numId w:val="0"/>
        </w:numPr>
        <w:ind w:left="0" w:firstLine="482"/>
        <w:rPr>
          <w:color w:val="auto"/>
          <w:highlight w:val="none"/>
          <w:lang w:eastAsia="zh-CN"/>
        </w:rPr>
      </w:pPr>
      <w:r>
        <w:rPr>
          <w:rFonts w:hint="default" w:ascii="Times New Roman" w:hAnsi="Times New Roman" w:eastAsia="宋体" w:cs="Times New Roman"/>
          <w:snapToGrid w:val="0"/>
          <w:color w:val="auto"/>
          <w:sz w:val="24"/>
          <w:szCs w:val="24"/>
          <w:lang w:val="en-US" w:eastAsia="zh-CN" w:bidi="ar-SA"/>
        </w:rPr>
        <w:t>(4)</w:t>
      </w:r>
      <w:r>
        <w:rPr>
          <w:rFonts w:hint="eastAsia"/>
          <w:color w:val="auto"/>
          <w:highlight w:val="none"/>
          <w:lang w:eastAsia="zh-CN"/>
        </w:rPr>
        <w:t>持续改进。建立更新机制，通过实践反馈、管理复盘，定期优化完善工作指南内容。</w:t>
      </w:r>
    </w:p>
    <w:p w14:paraId="07F83ECF">
      <w:pPr>
        <w:ind w:firstLine="0" w:firstLineChars="0"/>
        <w:rPr>
          <w:b/>
          <w:bCs/>
          <w:color w:val="auto"/>
          <w:sz w:val="28"/>
          <w:szCs w:val="28"/>
          <w:highlight w:val="none"/>
          <w:lang w:eastAsia="zh-CN"/>
        </w:rPr>
      </w:pPr>
      <w:r>
        <w:rPr>
          <w:b/>
          <w:bCs/>
          <w:color w:val="auto"/>
          <w:sz w:val="28"/>
          <w:szCs w:val="28"/>
          <w:highlight w:val="none"/>
          <w:lang w:eastAsia="zh-CN"/>
        </w:rPr>
        <w:t>5.执行时间</w:t>
      </w:r>
    </w:p>
    <w:p w14:paraId="5D943880">
      <w:pPr>
        <w:ind w:firstLine="480"/>
        <w:rPr>
          <w:color w:val="auto"/>
          <w:highlight w:val="none"/>
          <w:lang w:eastAsia="zh-CN"/>
        </w:rPr>
      </w:pPr>
      <w:r>
        <w:rPr>
          <w:rFonts w:hint="eastAsia"/>
          <w:color w:val="auto"/>
          <w:highlight w:val="none"/>
          <w:lang w:eastAsia="zh-CN"/>
        </w:rPr>
        <w:t>工作指南自下发之日起执行，由土储建设中心负责解释。</w:t>
      </w:r>
    </w:p>
    <w:p w14:paraId="220845FE">
      <w:pPr>
        <w:ind w:firstLine="0" w:firstLineChars="0"/>
        <w:rPr>
          <w:color w:val="auto"/>
          <w:highlight w:val="none"/>
        </w:rPr>
        <w:sectPr>
          <w:footerReference r:id="rId14" w:type="default"/>
          <w:pgSz w:w="11906" w:h="16838"/>
          <w:pgMar w:top="1440" w:right="1080" w:bottom="1440" w:left="1080" w:header="0" w:footer="624" w:gutter="0"/>
          <w:pgBorders>
            <w:top w:val="none" w:sz="0" w:space="0"/>
            <w:left w:val="none" w:sz="0" w:space="0"/>
            <w:bottom w:val="none" w:sz="0" w:space="0"/>
            <w:right w:val="none" w:sz="0" w:space="0"/>
          </w:pgBorders>
          <w:pgNumType w:fmt="decimal" w:start="1"/>
          <w:cols w:space="720" w:num="1"/>
        </w:sectPr>
      </w:pPr>
    </w:p>
    <w:bookmarkEnd w:id="12"/>
    <w:bookmarkEnd w:id="13"/>
    <w:bookmarkEnd w:id="14"/>
    <w:bookmarkEnd w:id="15"/>
    <w:bookmarkEnd w:id="16"/>
    <w:bookmarkEnd w:id="17"/>
    <w:p w14:paraId="63CCB0CB">
      <w:pPr>
        <w:pStyle w:val="2"/>
        <w:rPr>
          <w:color w:val="auto"/>
          <w:highlight w:val="none"/>
          <w:lang w:eastAsia="zh-CN"/>
        </w:rPr>
      </w:pPr>
      <w:bookmarkStart w:id="31" w:name="bookmark2"/>
      <w:bookmarkEnd w:id="31"/>
      <w:bookmarkStart w:id="32" w:name="bookmark79"/>
      <w:bookmarkEnd w:id="32"/>
      <w:bookmarkStart w:id="33" w:name="_Toc19217"/>
      <w:bookmarkStart w:id="34" w:name="_Toc31888"/>
      <w:bookmarkStart w:id="35" w:name="_Toc11688"/>
      <w:bookmarkStart w:id="36" w:name="_Toc22751"/>
      <w:bookmarkStart w:id="37" w:name="_Toc30786"/>
      <w:bookmarkStart w:id="38" w:name="_Toc6720"/>
      <w:bookmarkStart w:id="39" w:name="_Toc15392"/>
      <w:bookmarkStart w:id="40" w:name="_Toc7397"/>
      <w:bookmarkStart w:id="41" w:name="_Toc192580162"/>
      <w:bookmarkStart w:id="42" w:name="_Toc11793"/>
      <w:bookmarkStart w:id="43" w:name="_Toc6687"/>
      <w:bookmarkStart w:id="44" w:name="_Toc23600"/>
      <w:bookmarkStart w:id="45" w:name="_Toc25948"/>
      <w:bookmarkStart w:id="46" w:name="_Toc17527"/>
      <w:bookmarkStart w:id="47" w:name="_Toc1948"/>
      <w:bookmarkStart w:id="48" w:name="_Toc27820"/>
      <w:bookmarkStart w:id="49" w:name="_Toc21361"/>
      <w:bookmarkStart w:id="50" w:name="_Toc9832"/>
      <w:bookmarkStart w:id="51" w:name="_Toc31018"/>
      <w:bookmarkStart w:id="52" w:name="_Toc4542"/>
      <w:bookmarkStart w:id="53" w:name="_Toc1904"/>
      <w:bookmarkStart w:id="54" w:name="_Toc16696"/>
      <w:bookmarkStart w:id="55" w:name="_Toc4564"/>
      <w:r>
        <w:rPr>
          <w:rFonts w:hint="eastAsia"/>
          <w:color w:val="auto"/>
          <w:highlight w:val="none"/>
          <w:lang w:eastAsia="zh-CN"/>
        </w:rPr>
        <w:t xml:space="preserve">第一章 </w:t>
      </w:r>
      <w:bookmarkEnd w:id="33"/>
      <w:r>
        <w:rPr>
          <w:rFonts w:hint="eastAsia"/>
          <w:color w:val="auto"/>
          <w:highlight w:val="none"/>
          <w:lang w:eastAsia="zh-CN"/>
        </w:rPr>
        <w:t>前期工作</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p w14:paraId="414A4C00">
      <w:pPr>
        <w:pStyle w:val="3"/>
        <w:rPr>
          <w:rFonts w:hint="default"/>
          <w:color w:val="auto"/>
          <w:highlight w:val="none"/>
          <w:lang w:val="en-US" w:eastAsia="zh-CN"/>
        </w:rPr>
      </w:pPr>
      <w:bookmarkStart w:id="56" w:name="_Toc9202"/>
      <w:bookmarkStart w:id="57" w:name="_Toc14859"/>
      <w:bookmarkStart w:id="58" w:name="_Toc26424"/>
      <w:bookmarkStart w:id="59" w:name="_Toc2599"/>
      <w:bookmarkStart w:id="60" w:name="_Toc918"/>
      <w:bookmarkStart w:id="61" w:name="_Toc192580163"/>
      <w:bookmarkStart w:id="62" w:name="_Toc3290"/>
      <w:bookmarkStart w:id="63" w:name="_Toc11018"/>
      <w:bookmarkStart w:id="64" w:name="_Toc4024"/>
      <w:bookmarkStart w:id="65" w:name="_Toc6878"/>
      <w:bookmarkStart w:id="66" w:name="_Toc18969"/>
      <w:bookmarkStart w:id="67" w:name="_Toc29126"/>
      <w:bookmarkStart w:id="68" w:name="_Toc26902"/>
      <w:bookmarkStart w:id="69" w:name="_Toc30369"/>
      <w:bookmarkStart w:id="70" w:name="_Toc11638"/>
      <w:bookmarkStart w:id="71" w:name="_Toc20782"/>
      <w:bookmarkStart w:id="72" w:name="_Toc5802"/>
      <w:bookmarkStart w:id="73" w:name="_Toc7160"/>
      <w:bookmarkStart w:id="74" w:name="_Toc18902"/>
      <w:bookmarkStart w:id="75" w:name="_Toc1011"/>
      <w:bookmarkStart w:id="76" w:name="_Toc839"/>
      <w:r>
        <w:rPr>
          <w:color w:val="auto"/>
          <w:highlight w:val="none"/>
          <w:lang w:eastAsia="zh-CN"/>
        </w:rPr>
        <w:t xml:space="preserve">1.1 </w:t>
      </w:r>
      <w:r>
        <w:rPr>
          <w:rFonts w:hint="default"/>
          <w:color w:val="auto"/>
          <w:highlight w:val="none"/>
          <w:lang w:eastAsia="zh-CN"/>
        </w:rPr>
        <w:t>基本要求</w:t>
      </w:r>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18CEBA4C">
      <w:pPr>
        <w:ind w:firstLine="480"/>
        <w:rPr>
          <w:color w:val="auto"/>
          <w:highlight w:val="none"/>
          <w:lang w:eastAsia="zh-CN"/>
        </w:rPr>
      </w:pPr>
      <w:bookmarkStart w:id="77" w:name="_Toc16465"/>
      <w:r>
        <w:rPr>
          <w:color w:val="auto"/>
          <w:highlight w:val="none"/>
          <w:lang w:eastAsia="zh-CN"/>
        </w:rPr>
        <w:t>强化计划管理与合</w:t>
      </w:r>
      <w:r>
        <w:rPr>
          <w:rFonts w:hint="eastAsia"/>
          <w:color w:val="auto"/>
          <w:highlight w:val="none"/>
          <w:lang w:eastAsia="zh-CN"/>
        </w:rPr>
        <w:t>规</w:t>
      </w:r>
      <w:r>
        <w:rPr>
          <w:color w:val="auto"/>
          <w:highlight w:val="none"/>
          <w:lang w:eastAsia="zh-CN"/>
        </w:rPr>
        <w:t>性</w:t>
      </w:r>
      <w:r>
        <w:rPr>
          <w:rFonts w:hint="eastAsia"/>
          <w:color w:val="auto"/>
          <w:highlight w:val="none"/>
          <w:lang w:eastAsia="zh-CN"/>
        </w:rPr>
        <w:t>核查</w:t>
      </w:r>
      <w:r>
        <w:rPr>
          <w:color w:val="auto"/>
          <w:highlight w:val="none"/>
          <w:lang w:eastAsia="zh-CN"/>
        </w:rPr>
        <w:t>。坚持目标导向，</w:t>
      </w:r>
      <w:r>
        <w:rPr>
          <w:rFonts w:hint="eastAsia"/>
          <w:color w:val="auto"/>
          <w:highlight w:val="none"/>
          <w:lang w:eastAsia="zh-CN"/>
        </w:rPr>
        <w:t>编制</w:t>
      </w:r>
      <w:r>
        <w:rPr>
          <w:color w:val="auto"/>
          <w:highlight w:val="none"/>
          <w:lang w:eastAsia="zh-CN"/>
        </w:rPr>
        <w:t>整体工作计划，严守</w:t>
      </w:r>
      <w:r>
        <w:rPr>
          <w:rFonts w:hint="eastAsia"/>
          <w:color w:val="auto"/>
          <w:highlight w:val="none"/>
          <w:lang w:eastAsia="zh-CN"/>
        </w:rPr>
        <w:t>程序</w:t>
      </w:r>
      <w:r>
        <w:rPr>
          <w:color w:val="auto"/>
          <w:highlight w:val="none"/>
          <w:lang w:eastAsia="zh-CN"/>
        </w:rPr>
        <w:t>合规底线。</w:t>
      </w:r>
      <w:r>
        <w:rPr>
          <w:rFonts w:hint="eastAsia"/>
          <w:color w:val="auto"/>
          <w:highlight w:val="none"/>
          <w:lang w:eastAsia="zh-CN"/>
        </w:rPr>
        <w:t>按照</w:t>
      </w:r>
      <w:r>
        <w:rPr>
          <w:color w:val="auto"/>
          <w:highlight w:val="none"/>
          <w:lang w:eastAsia="zh-CN"/>
        </w:rPr>
        <w:t>相关</w:t>
      </w:r>
      <w:r>
        <w:rPr>
          <w:rFonts w:hint="eastAsia"/>
          <w:color w:val="auto"/>
          <w:highlight w:val="none"/>
          <w:lang w:eastAsia="zh-CN"/>
        </w:rPr>
        <w:t>法律</w:t>
      </w:r>
      <w:r>
        <w:rPr>
          <w:color w:val="auto"/>
          <w:highlight w:val="none"/>
          <w:lang w:eastAsia="zh-CN"/>
        </w:rPr>
        <w:t>法规、标准规范和政策办法等</w:t>
      </w:r>
      <w:r>
        <w:rPr>
          <w:rFonts w:hint="eastAsia"/>
          <w:color w:val="auto"/>
          <w:highlight w:val="none"/>
          <w:lang w:eastAsia="zh-CN"/>
        </w:rPr>
        <w:t>，</w:t>
      </w:r>
      <w:r>
        <w:rPr>
          <w:color w:val="auto"/>
          <w:highlight w:val="none"/>
          <w:lang w:eastAsia="zh-CN"/>
        </w:rPr>
        <w:t>明确</w:t>
      </w:r>
      <w:r>
        <w:rPr>
          <w:rFonts w:hint="eastAsia"/>
          <w:color w:val="auto"/>
          <w:highlight w:val="none"/>
          <w:lang w:eastAsia="zh-CN"/>
        </w:rPr>
        <w:t>各参建单位工作任务、时间节点</w:t>
      </w:r>
      <w:r>
        <w:rPr>
          <w:color w:val="auto"/>
          <w:highlight w:val="none"/>
          <w:lang w:eastAsia="zh-CN"/>
        </w:rPr>
        <w:t>和成果标准</w:t>
      </w:r>
      <w:r>
        <w:rPr>
          <w:rFonts w:hint="eastAsia"/>
          <w:color w:val="auto"/>
          <w:highlight w:val="none"/>
          <w:lang w:eastAsia="zh-CN"/>
        </w:rPr>
        <w:t>，</w:t>
      </w:r>
      <w:r>
        <w:rPr>
          <w:color w:val="auto"/>
          <w:highlight w:val="none"/>
          <w:lang w:eastAsia="zh-CN"/>
        </w:rPr>
        <w:t>确保项目信息完整准确，建立沟通与动态跟</w:t>
      </w:r>
      <w:r>
        <w:rPr>
          <w:rFonts w:hint="eastAsia"/>
          <w:color w:val="auto"/>
          <w:highlight w:val="none"/>
          <w:lang w:eastAsia="zh-CN"/>
        </w:rPr>
        <w:t>踪</w:t>
      </w:r>
      <w:r>
        <w:rPr>
          <w:color w:val="auto"/>
          <w:highlight w:val="none"/>
          <w:lang w:eastAsia="zh-CN"/>
        </w:rPr>
        <w:t>机制，制定项目控制节点，并</w:t>
      </w:r>
      <w:r>
        <w:rPr>
          <w:rFonts w:hint="eastAsia"/>
          <w:color w:val="auto"/>
          <w:highlight w:val="none"/>
          <w:lang w:eastAsia="zh-CN"/>
        </w:rPr>
        <w:t>提出</w:t>
      </w:r>
      <w:r>
        <w:rPr>
          <w:color w:val="auto"/>
          <w:highlight w:val="none"/>
          <w:lang w:eastAsia="zh-CN"/>
        </w:rPr>
        <w:t>开展前期工作的</w:t>
      </w:r>
      <w:r>
        <w:rPr>
          <w:rFonts w:hint="eastAsia"/>
          <w:color w:val="auto"/>
          <w:highlight w:val="none"/>
          <w:lang w:eastAsia="zh-CN"/>
        </w:rPr>
        <w:t>优化建议，</w:t>
      </w:r>
      <w:r>
        <w:rPr>
          <w:color w:val="auto"/>
          <w:highlight w:val="none"/>
          <w:lang w:eastAsia="zh-CN"/>
        </w:rPr>
        <w:t>形成执行标准体系</w:t>
      </w:r>
      <w:r>
        <w:rPr>
          <w:rFonts w:hint="eastAsia"/>
          <w:color w:val="auto"/>
          <w:highlight w:val="none"/>
          <w:lang w:eastAsia="zh-CN"/>
        </w:rPr>
        <w:t>，定期以书面形式向土储建设中心报送相关工作进展情况</w:t>
      </w:r>
      <w:r>
        <w:rPr>
          <w:color w:val="auto"/>
          <w:highlight w:val="none"/>
          <w:lang w:eastAsia="zh-CN"/>
        </w:rPr>
        <w:t>。</w:t>
      </w:r>
    </w:p>
    <w:bookmarkEnd w:id="77"/>
    <w:p w14:paraId="17B8CF0A">
      <w:pPr>
        <w:pStyle w:val="3"/>
        <w:rPr>
          <w:rFonts w:hint="default"/>
          <w:color w:val="auto"/>
          <w:highlight w:val="none"/>
          <w:lang w:eastAsia="zh-CN"/>
        </w:rPr>
      </w:pPr>
      <w:bookmarkStart w:id="78" w:name="_Toc2116"/>
      <w:bookmarkStart w:id="79" w:name="_Toc23907"/>
      <w:bookmarkStart w:id="80" w:name="_Toc13579"/>
      <w:bookmarkStart w:id="81" w:name="_Toc21515"/>
      <w:bookmarkStart w:id="82" w:name="_Toc20655"/>
      <w:bookmarkStart w:id="83" w:name="_Toc13515"/>
      <w:bookmarkStart w:id="84" w:name="_Toc22895"/>
      <w:bookmarkStart w:id="85" w:name="_Toc8385"/>
      <w:bookmarkStart w:id="86" w:name="_Toc2742"/>
      <w:bookmarkStart w:id="87" w:name="_Toc15144"/>
      <w:bookmarkStart w:id="88" w:name="_Toc17409"/>
      <w:bookmarkStart w:id="89" w:name="_Toc192580164"/>
      <w:bookmarkStart w:id="90" w:name="_Toc20696"/>
      <w:bookmarkStart w:id="91" w:name="_Toc29492"/>
      <w:bookmarkStart w:id="92" w:name="_Toc5161"/>
      <w:bookmarkStart w:id="93" w:name="_Toc16209"/>
      <w:bookmarkStart w:id="94" w:name="_Toc28006"/>
      <w:bookmarkStart w:id="95" w:name="_Toc32710"/>
      <w:bookmarkStart w:id="96" w:name="_Toc23320"/>
      <w:bookmarkStart w:id="97" w:name="_Toc20614"/>
      <w:r>
        <w:rPr>
          <w:color w:val="auto"/>
          <w:highlight w:val="none"/>
          <w:lang w:eastAsia="zh-CN"/>
        </w:rPr>
        <w:t xml:space="preserve">1.2 </w:t>
      </w:r>
      <w:bookmarkEnd w:id="76"/>
      <w:r>
        <w:rPr>
          <w:color w:val="auto"/>
          <w:highlight w:val="none"/>
          <w:lang w:eastAsia="zh-CN"/>
        </w:rPr>
        <w:t>工作内容</w:t>
      </w:r>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p>
    <w:p w14:paraId="22CE7766">
      <w:pPr>
        <w:numPr>
          <w:ilvl w:val="0"/>
          <w:numId w:val="1"/>
        </w:numPr>
        <w:ind w:firstLine="480"/>
        <w:rPr>
          <w:color w:val="auto"/>
          <w:highlight w:val="none"/>
          <w:lang w:eastAsia="zh-CN"/>
        </w:rPr>
      </w:pPr>
      <w:r>
        <w:rPr>
          <w:rFonts w:hint="eastAsia"/>
          <w:color w:val="auto"/>
          <w:highlight w:val="none"/>
          <w:lang w:eastAsia="zh-CN"/>
        </w:rPr>
        <w:t>上位规划</w:t>
      </w:r>
      <w:r>
        <w:rPr>
          <w:color w:val="auto"/>
          <w:highlight w:val="none"/>
          <w:lang w:eastAsia="zh-CN"/>
        </w:rPr>
        <w:t>：按照</w:t>
      </w:r>
      <w:r>
        <w:rPr>
          <w:rFonts w:hint="eastAsia"/>
          <w:color w:val="auto"/>
          <w:highlight w:val="none"/>
          <w:lang w:eastAsia="zh-CN"/>
        </w:rPr>
        <w:t>项目“前期工作函”</w:t>
      </w:r>
      <w:r>
        <w:rPr>
          <w:color w:val="auto"/>
          <w:highlight w:val="none"/>
          <w:lang w:eastAsia="zh-CN"/>
        </w:rPr>
        <w:t>的要求</w:t>
      </w:r>
      <w:r>
        <w:rPr>
          <w:rFonts w:hint="eastAsia"/>
          <w:color w:val="auto"/>
          <w:highlight w:val="none"/>
          <w:lang w:eastAsia="zh-CN"/>
        </w:rPr>
        <w:t>，</w:t>
      </w:r>
      <w:r>
        <w:rPr>
          <w:color w:val="auto"/>
          <w:highlight w:val="none"/>
          <w:lang w:eastAsia="zh-CN"/>
        </w:rPr>
        <w:t>组织项目管理团队及参建单位</w:t>
      </w:r>
      <w:r>
        <w:rPr>
          <w:rFonts w:hint="eastAsia"/>
          <w:color w:val="auto"/>
          <w:highlight w:val="none"/>
          <w:lang w:eastAsia="zh-CN"/>
        </w:rPr>
        <w:t>实地踏勘</w:t>
      </w:r>
      <w:r>
        <w:rPr>
          <w:color w:val="auto"/>
          <w:highlight w:val="none"/>
          <w:lang w:eastAsia="zh-CN"/>
        </w:rPr>
        <w:t>，保存影像资料；</w:t>
      </w:r>
      <w:r>
        <w:rPr>
          <w:rFonts w:hint="eastAsia"/>
          <w:color w:val="auto"/>
          <w:highlight w:val="none"/>
          <w:lang w:eastAsia="zh-CN"/>
        </w:rPr>
        <w:t>协助行业主管部门编制道路</w:t>
      </w:r>
      <w:ins w:id="2" w:author="李国奇" w:date="2025-11-29T17:58:12Z">
        <w:r>
          <w:rPr>
            <w:rFonts w:hint="eastAsia"/>
            <w:color w:val="auto"/>
            <w:highlight w:val="none"/>
            <w:lang w:eastAsia="zh-CN"/>
          </w:rPr>
          <w:t>、</w:t>
        </w:r>
      </w:ins>
      <w:ins w:id="3" w:author="李国奇" w:date="2025-11-29T17:58:12Z">
        <w:r>
          <w:rPr>
            <w:rFonts w:hint="eastAsia"/>
            <w:color w:val="auto"/>
            <w:highlight w:val="none"/>
            <w:lang w:val="en-US" w:eastAsia="zh-CN"/>
          </w:rPr>
          <w:t>排水、河道等</w:t>
        </w:r>
      </w:ins>
      <w:r>
        <w:rPr>
          <w:rFonts w:hint="eastAsia"/>
          <w:color w:val="auto"/>
          <w:highlight w:val="none"/>
          <w:lang w:eastAsia="zh-CN"/>
        </w:rPr>
        <w:t>规划方案（管线综合）或概念方案，配合规自分局编制规划综合实施方案，</w:t>
      </w:r>
      <w:r>
        <w:rPr>
          <w:color w:val="auto"/>
          <w:highlight w:val="none"/>
          <w:lang w:eastAsia="zh-CN"/>
        </w:rPr>
        <w:t>落实上位</w:t>
      </w:r>
      <w:r>
        <w:rPr>
          <w:rFonts w:hint="eastAsia"/>
          <w:color w:val="auto"/>
          <w:highlight w:val="none"/>
          <w:lang w:eastAsia="zh-CN"/>
        </w:rPr>
        <w:t>规划条件；</w:t>
      </w:r>
    </w:p>
    <w:p w14:paraId="05DAB13E">
      <w:pPr>
        <w:numPr>
          <w:ilvl w:val="0"/>
          <w:numId w:val="1"/>
        </w:numPr>
        <w:ind w:firstLine="480"/>
        <w:rPr>
          <w:color w:val="auto"/>
          <w:highlight w:val="none"/>
          <w:lang w:eastAsia="zh-CN"/>
        </w:rPr>
      </w:pPr>
      <w:r>
        <w:rPr>
          <w:rFonts w:hint="eastAsia"/>
          <w:color w:val="auto"/>
          <w:highlight w:val="none"/>
          <w:lang w:eastAsia="zh-CN"/>
        </w:rPr>
        <w:t>工作计划</w:t>
      </w:r>
      <w:r>
        <w:rPr>
          <w:color w:val="auto"/>
          <w:highlight w:val="none"/>
          <w:lang w:eastAsia="zh-CN"/>
        </w:rPr>
        <w:t>：</w:t>
      </w:r>
      <w:r>
        <w:rPr>
          <w:rFonts w:hint="eastAsia"/>
          <w:color w:val="auto"/>
          <w:highlight w:val="none"/>
          <w:lang w:eastAsia="zh-CN"/>
        </w:rPr>
        <w:t>梳理项目报批报建内容，</w:t>
      </w:r>
      <w:r>
        <w:rPr>
          <w:color w:val="auto"/>
          <w:highlight w:val="none"/>
          <w:lang w:eastAsia="zh-CN"/>
        </w:rPr>
        <w:t>结合项目实际情况，</w:t>
      </w:r>
      <w:r>
        <w:rPr>
          <w:rFonts w:hint="eastAsia"/>
          <w:color w:val="auto"/>
          <w:highlight w:val="none"/>
          <w:lang w:eastAsia="zh-CN"/>
        </w:rPr>
        <w:t>编制项目报批、报建内容一览表；编制项目前期工作计划表，明确各项手续办理工作计划开始、完成时间及前置条件</w:t>
      </w:r>
      <w:r>
        <w:rPr>
          <w:color w:val="auto"/>
          <w:highlight w:val="none"/>
          <w:lang w:eastAsia="zh-CN"/>
        </w:rPr>
        <w:t>，严格按照工作计划的时间节点开展前期工作</w:t>
      </w:r>
      <w:r>
        <w:rPr>
          <w:rFonts w:hint="eastAsia"/>
          <w:color w:val="auto"/>
          <w:highlight w:val="none"/>
          <w:lang w:eastAsia="zh-CN"/>
        </w:rPr>
        <w:t>；</w:t>
      </w:r>
    </w:p>
    <w:p w14:paraId="6D09790A">
      <w:pPr>
        <w:numPr>
          <w:ilvl w:val="0"/>
          <w:numId w:val="1"/>
        </w:numPr>
        <w:ind w:firstLine="480"/>
        <w:rPr>
          <w:color w:val="auto"/>
          <w:highlight w:val="none"/>
          <w:lang w:eastAsia="zh-CN"/>
        </w:rPr>
      </w:pPr>
      <w:r>
        <w:rPr>
          <w:rFonts w:hint="eastAsia"/>
          <w:color w:val="auto"/>
          <w:highlight w:val="none"/>
          <w:lang w:eastAsia="zh-CN"/>
        </w:rPr>
        <w:t>招标</w:t>
      </w:r>
      <w:r>
        <w:rPr>
          <w:color w:val="auto"/>
          <w:highlight w:val="none"/>
          <w:lang w:eastAsia="zh-CN"/>
        </w:rPr>
        <w:t>工作：根据项目投资规模，协助招标代理发布勘察设计</w:t>
      </w:r>
      <w:r>
        <w:rPr>
          <w:rFonts w:hint="eastAsia"/>
          <w:color w:val="auto"/>
          <w:highlight w:val="none"/>
          <w:lang w:eastAsia="zh-CN"/>
        </w:rPr>
        <w:t>、</w:t>
      </w:r>
      <w:r>
        <w:rPr>
          <w:color w:val="auto"/>
          <w:highlight w:val="none"/>
          <w:lang w:eastAsia="zh-CN"/>
        </w:rPr>
        <w:t>施工监理的招标计划。同步</w:t>
      </w:r>
      <w:r>
        <w:rPr>
          <w:rFonts w:hint="eastAsia"/>
          <w:color w:val="auto"/>
          <w:highlight w:val="none"/>
          <w:lang w:eastAsia="zh-CN"/>
        </w:rPr>
        <w:t>向经济发展局申请办理“项目提前开展勘察设计招标方案的核准”并取得批复，</w:t>
      </w:r>
      <w:del w:id="4" w:author="李国奇" w:date="2025-11-29T17:58:12Z">
        <w:r>
          <w:rPr>
            <w:rFonts w:hint="eastAsia"/>
            <w:color w:val="auto"/>
            <w:highlight w:val="none"/>
            <w:lang w:eastAsia="zh-CN"/>
          </w:rPr>
          <w:delText>编制</w:delText>
        </w:r>
      </w:del>
      <w:ins w:id="5" w:author="李国奇" w:date="2025-11-29T17:58:12Z">
        <w:r>
          <w:rPr>
            <w:rFonts w:hint="eastAsia"/>
            <w:color w:val="auto"/>
            <w:highlight w:val="none"/>
            <w:lang w:val="en-US" w:eastAsia="zh-CN"/>
          </w:rPr>
          <w:t>审核</w:t>
        </w:r>
      </w:ins>
      <w:r>
        <w:rPr>
          <w:rFonts w:hint="eastAsia"/>
          <w:color w:val="auto"/>
          <w:highlight w:val="none"/>
          <w:lang w:eastAsia="zh-CN"/>
        </w:rPr>
        <w:t>勘察设计招标文件</w:t>
      </w:r>
      <w:r>
        <w:rPr>
          <w:color w:val="auto"/>
          <w:highlight w:val="none"/>
          <w:lang w:eastAsia="zh-CN"/>
        </w:rPr>
        <w:t>。完成勘察</w:t>
      </w:r>
      <w:r>
        <w:rPr>
          <w:rFonts w:hint="eastAsia"/>
          <w:color w:val="auto"/>
          <w:highlight w:val="none"/>
          <w:lang w:eastAsia="zh-CN"/>
        </w:rPr>
        <w:t>设计</w:t>
      </w:r>
      <w:r>
        <w:rPr>
          <w:color w:val="auto"/>
          <w:highlight w:val="none"/>
          <w:lang w:eastAsia="zh-CN"/>
        </w:rPr>
        <w:t>招标后，督促设计单位完成设计方案深化，组织勘察单位开展勘察工作</w:t>
      </w:r>
      <w:ins w:id="6" w:author="李国奇" w:date="2025-11-29T17:58:12Z">
        <w:r>
          <w:rPr>
            <w:rFonts w:hint="eastAsia"/>
            <w:color w:val="auto"/>
            <w:highlight w:val="none"/>
            <w:lang w:eastAsia="zh-CN"/>
          </w:rPr>
          <w:t>，</w:t>
        </w:r>
      </w:ins>
      <w:ins w:id="7" w:author="李国奇" w:date="2025-11-29T17:58:12Z">
        <w:r>
          <w:rPr>
            <w:rFonts w:hint="eastAsia"/>
            <w:color w:val="auto"/>
            <w:highlight w:val="none"/>
            <w:lang w:val="en-US" w:eastAsia="zh-CN"/>
          </w:rPr>
          <w:t>关于勘察设计招标，根据项目需求及相关勘察设计规范，通过多方比选，形成合理勘察方案</w:t>
        </w:r>
      </w:ins>
      <w:r>
        <w:rPr>
          <w:rFonts w:hint="eastAsia"/>
          <w:color w:val="auto"/>
          <w:highlight w:val="none"/>
          <w:lang w:val="en-US" w:eastAsia="zh-CN"/>
        </w:rPr>
        <w:t>。</w:t>
      </w:r>
      <w:r>
        <w:rPr>
          <w:color w:val="auto"/>
          <w:highlight w:val="none"/>
          <w:lang w:eastAsia="zh-CN"/>
        </w:rPr>
        <w:t>取得立项批复（或实施方案）后，及时开展施工监理的资格预审工作，</w:t>
      </w:r>
      <w:r>
        <w:rPr>
          <w:rFonts w:hint="eastAsia"/>
          <w:color w:val="auto"/>
          <w:highlight w:val="none"/>
          <w:lang w:val="en-US" w:eastAsia="zh-CN"/>
        </w:rPr>
        <w:t>按期</w:t>
      </w:r>
      <w:r>
        <w:rPr>
          <w:color w:val="auto"/>
          <w:highlight w:val="none"/>
          <w:lang w:eastAsia="zh-CN"/>
        </w:rPr>
        <w:t>发布施工监理招标文件，取得规划许可证</w:t>
      </w:r>
      <w:r>
        <w:rPr>
          <w:rFonts w:hint="eastAsia"/>
          <w:color w:val="auto"/>
          <w:highlight w:val="none"/>
          <w:lang w:val="en-US" w:eastAsia="zh-CN"/>
        </w:rPr>
        <w:t>及</w:t>
      </w:r>
      <w:r>
        <w:rPr>
          <w:color w:val="auto"/>
          <w:highlight w:val="none"/>
          <w:lang w:eastAsia="zh-CN"/>
        </w:rPr>
        <w:t>设计概算批复</w:t>
      </w:r>
      <w:r>
        <w:rPr>
          <w:rFonts w:hint="eastAsia"/>
          <w:color w:val="auto"/>
          <w:highlight w:val="none"/>
          <w:lang w:eastAsia="zh-CN"/>
        </w:rPr>
        <w:t>，</w:t>
      </w:r>
      <w:r>
        <w:rPr>
          <w:color w:val="auto"/>
          <w:highlight w:val="none"/>
          <w:lang w:eastAsia="zh-CN"/>
        </w:rPr>
        <w:t>开展施工监理开标、评标工作。</w:t>
      </w:r>
      <w:del w:id="8" w:author="李国奇" w:date="2025-11-29T17:58:12Z">
        <w:r>
          <w:rPr>
            <w:rFonts w:hint="eastAsia"/>
            <w:color w:val="auto"/>
            <w:highlight w:val="none"/>
            <w:lang w:val="en-US" w:eastAsia="zh-CN"/>
          </w:rPr>
          <w:delText>关于勘察设计招标，根据项目需求及相关勘察设计规范，通过多方比选，形成合理勘察方案；</w:delText>
        </w:r>
      </w:del>
    </w:p>
    <w:p w14:paraId="021B4829">
      <w:pPr>
        <w:numPr>
          <w:ilvl w:val="0"/>
          <w:numId w:val="1"/>
        </w:numPr>
        <w:ind w:firstLine="480"/>
        <w:rPr>
          <w:color w:val="auto"/>
          <w:highlight w:val="none"/>
          <w:lang w:eastAsia="zh-CN"/>
        </w:rPr>
      </w:pPr>
      <w:r>
        <w:rPr>
          <w:rFonts w:hint="eastAsia"/>
          <w:color w:val="auto"/>
          <w:highlight w:val="none"/>
          <w:lang w:val="en-US" w:eastAsia="zh-CN"/>
        </w:rPr>
        <w:t>用</w:t>
      </w:r>
      <w:r>
        <w:rPr>
          <w:color w:val="auto"/>
          <w:highlight w:val="none"/>
          <w:lang w:eastAsia="zh-CN"/>
        </w:rPr>
        <w:t>地划拨：委托测绘单位出具普测成果并向规自分局申请办理规划用地测量条件；取得用地测量条件后，委托测绘单位出具规划用地测量成果报告书（用地拨地钉桩）</w:t>
      </w:r>
      <w:r>
        <w:rPr>
          <w:rFonts w:hint="eastAsia"/>
          <w:color w:val="auto"/>
          <w:highlight w:val="none"/>
          <w:lang w:eastAsia="zh-CN"/>
        </w:rPr>
        <w:t>，</w:t>
      </w:r>
      <w:r>
        <w:rPr>
          <w:rFonts w:hint="eastAsia"/>
          <w:color w:val="auto"/>
          <w:highlight w:val="none"/>
          <w:lang w:val="en-US" w:eastAsia="zh-CN"/>
        </w:rPr>
        <w:t>取得“多规合一”初审意见后，办理选址意见书、</w:t>
      </w:r>
      <w:r>
        <w:rPr>
          <w:color w:val="auto"/>
          <w:highlight w:val="none"/>
          <w:lang w:eastAsia="zh-CN"/>
        </w:rPr>
        <w:t>权属审查</w:t>
      </w:r>
      <w:r>
        <w:rPr>
          <w:rFonts w:hint="eastAsia"/>
          <w:color w:val="auto"/>
          <w:highlight w:val="none"/>
          <w:lang w:eastAsia="zh-CN"/>
        </w:rPr>
        <w:t>、</w:t>
      </w:r>
      <w:r>
        <w:rPr>
          <w:color w:val="auto"/>
          <w:highlight w:val="none"/>
          <w:lang w:eastAsia="zh-CN"/>
        </w:rPr>
        <w:t>用地划拨</w:t>
      </w:r>
      <w:r>
        <w:rPr>
          <w:rFonts w:hint="eastAsia"/>
          <w:color w:val="auto"/>
          <w:highlight w:val="none"/>
          <w:lang w:eastAsia="zh-CN"/>
        </w:rPr>
        <w:t>；</w:t>
      </w:r>
      <w:ins w:id="9" w:author="万树之王" w:date="2025-11-30T21:31:58Z">
        <w:r>
          <w:rPr>
            <w:rFonts w:hint="eastAsia"/>
            <w:color w:val="auto"/>
            <w:highlight w:val="none"/>
            <w:lang w:eastAsia="zh-CN"/>
          </w:rPr>
          <w:t>（</w:t>
        </w:r>
      </w:ins>
      <w:ins w:id="10" w:author="万树之王" w:date="2025-11-30T21:32:05Z">
        <w:r>
          <w:rPr>
            <w:rFonts w:hint="eastAsia"/>
            <w:color w:val="auto"/>
            <w:highlight w:val="none"/>
            <w:lang w:val="en-US" w:eastAsia="zh-CN"/>
          </w:rPr>
          <w:t>注</w:t>
        </w:r>
      </w:ins>
      <w:ins w:id="11" w:author="万树之王" w:date="2025-11-30T21:32:06Z">
        <w:r>
          <w:rPr>
            <w:rFonts w:hint="eastAsia"/>
            <w:color w:val="auto"/>
            <w:highlight w:val="none"/>
            <w:lang w:val="en-US" w:eastAsia="zh-CN"/>
          </w:rPr>
          <w:t>：</w:t>
        </w:r>
      </w:ins>
      <w:ins w:id="12" w:author="万树之王" w:date="2025-11-30T21:32:09Z">
        <w:r>
          <w:rPr>
            <w:rFonts w:hint="eastAsia"/>
            <w:color w:val="auto"/>
            <w:highlight w:val="none"/>
            <w:lang w:val="en-US" w:eastAsia="zh-CN"/>
          </w:rPr>
          <w:t>土地</w:t>
        </w:r>
      </w:ins>
      <w:ins w:id="13" w:author="万树之王" w:date="2025-11-30T21:32:10Z">
        <w:r>
          <w:rPr>
            <w:rFonts w:hint="eastAsia"/>
            <w:color w:val="auto"/>
            <w:highlight w:val="none"/>
            <w:lang w:val="en-US" w:eastAsia="zh-CN"/>
          </w:rPr>
          <w:t>划拨</w:t>
        </w:r>
      </w:ins>
      <w:ins w:id="14" w:author="万树之王" w:date="2025-11-30T21:32:46Z">
        <w:r>
          <w:rPr>
            <w:rFonts w:hint="eastAsia"/>
            <w:color w:val="auto"/>
            <w:highlight w:val="none"/>
            <w:lang w:val="en-US" w:eastAsia="zh-CN"/>
          </w:rPr>
          <w:t>前置</w:t>
        </w:r>
      </w:ins>
      <w:ins w:id="15" w:author="万树之王" w:date="2025-11-30T21:32:12Z">
        <w:r>
          <w:rPr>
            <w:rFonts w:hint="eastAsia"/>
            <w:color w:val="auto"/>
            <w:highlight w:val="none"/>
            <w:lang w:val="en-US" w:eastAsia="zh-CN"/>
          </w:rPr>
          <w:t>手续</w:t>
        </w:r>
      </w:ins>
      <w:ins w:id="16" w:author="万树之王" w:date="2025-11-30T21:32:49Z">
        <w:r>
          <w:rPr>
            <w:rFonts w:hint="eastAsia"/>
            <w:color w:val="auto"/>
            <w:highlight w:val="none"/>
            <w:lang w:val="en-US" w:eastAsia="zh-CN"/>
          </w:rPr>
          <w:t>需</w:t>
        </w:r>
      </w:ins>
      <w:ins w:id="17" w:author="万树之王" w:date="2025-11-30T21:32:13Z">
        <w:r>
          <w:rPr>
            <w:rFonts w:hint="eastAsia"/>
            <w:color w:val="auto"/>
            <w:highlight w:val="none"/>
            <w:lang w:val="en-US" w:eastAsia="zh-CN"/>
          </w:rPr>
          <w:t>提前</w:t>
        </w:r>
      </w:ins>
      <w:ins w:id="18" w:author="万树之王" w:date="2025-11-30T21:32:14Z">
        <w:r>
          <w:rPr>
            <w:rFonts w:hint="eastAsia"/>
            <w:color w:val="auto"/>
            <w:highlight w:val="none"/>
            <w:lang w:val="en-US" w:eastAsia="zh-CN"/>
          </w:rPr>
          <w:t>办理</w:t>
        </w:r>
      </w:ins>
      <w:ins w:id="19" w:author="万树之王" w:date="2025-11-30T21:32:15Z">
        <w:r>
          <w:rPr>
            <w:rFonts w:hint="eastAsia"/>
            <w:color w:val="auto"/>
            <w:highlight w:val="none"/>
            <w:lang w:val="en-US" w:eastAsia="zh-CN"/>
          </w:rPr>
          <w:t>，</w:t>
        </w:r>
      </w:ins>
      <w:ins w:id="20" w:author="万树之王" w:date="2025-11-30T21:32:16Z">
        <w:r>
          <w:rPr>
            <w:rFonts w:hint="eastAsia"/>
            <w:color w:val="auto"/>
            <w:highlight w:val="none"/>
            <w:lang w:val="en-US" w:eastAsia="zh-CN"/>
          </w:rPr>
          <w:t>避免</w:t>
        </w:r>
      </w:ins>
      <w:ins w:id="21" w:author="万树之王" w:date="2025-11-30T21:32:17Z">
        <w:r>
          <w:rPr>
            <w:rFonts w:hint="eastAsia"/>
            <w:color w:val="auto"/>
            <w:highlight w:val="none"/>
            <w:lang w:val="en-US" w:eastAsia="zh-CN"/>
          </w:rPr>
          <w:t>影响</w:t>
        </w:r>
      </w:ins>
      <w:ins w:id="22" w:author="万树之王" w:date="2025-11-30T21:33:13Z">
        <w:r>
          <w:rPr>
            <w:rFonts w:hint="eastAsia"/>
            <w:color w:val="auto"/>
            <w:highlight w:val="none"/>
            <w:lang w:val="en-US" w:eastAsia="zh-CN"/>
          </w:rPr>
          <w:t>“</w:t>
        </w:r>
      </w:ins>
      <w:ins w:id="23" w:author="万树之王" w:date="2025-11-30T21:33:16Z">
        <w:r>
          <w:rPr>
            <w:rFonts w:hint="eastAsia"/>
            <w:color w:val="auto"/>
            <w:highlight w:val="none"/>
            <w:lang w:val="en-US" w:eastAsia="zh-CN"/>
          </w:rPr>
          <w:t>多规合一</w:t>
        </w:r>
      </w:ins>
      <w:ins w:id="24" w:author="万树之王" w:date="2025-11-30T21:33:13Z">
        <w:r>
          <w:rPr>
            <w:rFonts w:hint="eastAsia"/>
            <w:color w:val="auto"/>
            <w:highlight w:val="none"/>
            <w:lang w:val="en-US" w:eastAsia="zh-CN"/>
          </w:rPr>
          <w:t>”</w:t>
        </w:r>
      </w:ins>
      <w:ins w:id="25" w:author="万树之王" w:date="2025-11-30T21:33:18Z">
        <w:r>
          <w:rPr>
            <w:rFonts w:hint="eastAsia"/>
            <w:color w:val="auto"/>
            <w:highlight w:val="none"/>
            <w:lang w:val="en-US" w:eastAsia="zh-CN"/>
          </w:rPr>
          <w:t>会</w:t>
        </w:r>
      </w:ins>
      <w:ins w:id="26" w:author="万树之王" w:date="2025-11-30T21:33:21Z">
        <w:r>
          <w:rPr>
            <w:rFonts w:hint="eastAsia"/>
            <w:color w:val="auto"/>
            <w:highlight w:val="none"/>
            <w:lang w:val="en-US" w:eastAsia="zh-CN"/>
          </w:rPr>
          <w:t>商</w:t>
        </w:r>
      </w:ins>
      <w:ins w:id="27" w:author="万树之王" w:date="2025-11-30T21:33:26Z">
        <w:r>
          <w:rPr>
            <w:rFonts w:hint="eastAsia"/>
            <w:color w:val="auto"/>
            <w:highlight w:val="none"/>
            <w:lang w:val="en-US" w:eastAsia="zh-CN"/>
          </w:rPr>
          <w:t>、</w:t>
        </w:r>
      </w:ins>
      <w:ins w:id="28" w:author="万树之王" w:date="2025-11-30T21:33:38Z">
        <w:r>
          <w:rPr>
            <w:rFonts w:hint="eastAsia"/>
            <w:color w:val="auto"/>
            <w:highlight w:val="none"/>
            <w:lang w:val="en-US" w:eastAsia="zh-CN"/>
          </w:rPr>
          <w:t>规划</w:t>
        </w:r>
      </w:ins>
      <w:ins w:id="29" w:author="万树之王" w:date="2025-11-30T21:33:40Z">
        <w:r>
          <w:rPr>
            <w:rFonts w:hint="eastAsia"/>
            <w:color w:val="auto"/>
            <w:highlight w:val="none"/>
            <w:lang w:val="en-US" w:eastAsia="zh-CN"/>
          </w:rPr>
          <w:t>许可证</w:t>
        </w:r>
      </w:ins>
      <w:ins w:id="30" w:author="万树之王" w:date="2025-11-30T21:34:25Z">
        <w:r>
          <w:rPr>
            <w:rFonts w:hint="eastAsia"/>
            <w:color w:val="auto"/>
            <w:highlight w:val="none"/>
            <w:lang w:val="en-US" w:eastAsia="zh-CN"/>
          </w:rPr>
          <w:t>。</w:t>
        </w:r>
      </w:ins>
      <w:ins w:id="31" w:author="万树之王" w:date="2025-11-30T21:31:58Z">
        <w:r>
          <w:rPr>
            <w:rFonts w:hint="eastAsia"/>
            <w:color w:val="auto"/>
            <w:highlight w:val="none"/>
            <w:lang w:eastAsia="zh-CN"/>
          </w:rPr>
          <w:t>）</w:t>
        </w:r>
      </w:ins>
    </w:p>
    <w:p w14:paraId="76E71273">
      <w:pPr>
        <w:numPr>
          <w:ilvl w:val="0"/>
          <w:numId w:val="1"/>
        </w:numPr>
        <w:ind w:firstLine="480"/>
        <w:rPr>
          <w:color w:val="auto"/>
          <w:highlight w:val="none"/>
          <w:lang w:eastAsia="zh-CN"/>
        </w:rPr>
      </w:pPr>
      <w:r>
        <w:rPr>
          <w:rFonts w:hint="eastAsia"/>
          <w:color w:val="auto"/>
          <w:highlight w:val="none"/>
          <w:lang w:eastAsia="zh-CN"/>
        </w:rPr>
        <w:t>多规初审</w:t>
      </w:r>
      <w:r>
        <w:rPr>
          <w:color w:val="auto"/>
          <w:highlight w:val="none"/>
          <w:lang w:eastAsia="zh-CN"/>
        </w:rPr>
        <w:t>：取得用地测量成果报告书后，</w:t>
      </w:r>
      <w:r>
        <w:rPr>
          <w:rFonts w:hint="eastAsia"/>
          <w:color w:val="auto"/>
          <w:highlight w:val="none"/>
          <w:lang w:eastAsia="zh-CN"/>
        </w:rPr>
        <w:t>向规自分局申请办理项目“多规合一”协同平台初审意见，</w:t>
      </w:r>
      <w:r>
        <w:rPr>
          <w:rFonts w:hint="eastAsia"/>
          <w:color w:val="auto"/>
          <w:highlight w:val="none"/>
          <w:lang w:val="en-US" w:eastAsia="zh-CN"/>
        </w:rPr>
        <w:t>其中</w:t>
      </w:r>
      <w:r>
        <w:rPr>
          <w:rFonts w:hint="eastAsia"/>
          <w:lang w:val="en-US" w:eastAsia="zh-CN"/>
        </w:rPr>
        <w:t>涉地铁、涉路、穿越管线等向相关产权或主管（行政许可）部门以往来函件的形式征求意见</w:t>
      </w:r>
      <w:r>
        <w:rPr>
          <w:color w:val="auto"/>
          <w:highlight w:val="none"/>
          <w:lang w:eastAsia="zh-CN"/>
        </w:rPr>
        <w:t>；取得初审意见后办理</w:t>
      </w:r>
      <w:r>
        <w:rPr>
          <w:rFonts w:hint="eastAsia"/>
          <w:color w:val="auto"/>
          <w:highlight w:val="none"/>
          <w:lang w:eastAsia="zh-CN"/>
        </w:rPr>
        <w:t>建设项目用地预审与选址意见书</w:t>
      </w:r>
      <w:r>
        <w:rPr>
          <w:color w:val="auto"/>
          <w:highlight w:val="none"/>
          <w:lang w:eastAsia="zh-CN"/>
        </w:rPr>
        <w:t>；同步编制</w:t>
      </w:r>
      <w:r>
        <w:rPr>
          <w:rFonts w:hint="eastAsia"/>
          <w:color w:val="auto"/>
          <w:highlight w:val="none"/>
          <w:lang w:eastAsia="zh-CN"/>
        </w:rPr>
        <w:t>社会稳定风险评估</w:t>
      </w:r>
      <w:r>
        <w:rPr>
          <w:color w:val="auto"/>
          <w:highlight w:val="none"/>
          <w:lang w:eastAsia="zh-CN"/>
        </w:rPr>
        <w:t>报告</w:t>
      </w:r>
      <w:r>
        <w:rPr>
          <w:rFonts w:hint="eastAsia"/>
          <w:color w:val="auto"/>
          <w:highlight w:val="none"/>
          <w:lang w:eastAsia="zh-CN"/>
        </w:rPr>
        <w:t>、节能</w:t>
      </w:r>
      <w:r>
        <w:rPr>
          <w:color w:val="auto"/>
          <w:highlight w:val="none"/>
          <w:lang w:eastAsia="zh-CN"/>
        </w:rPr>
        <w:t>评估报告等项目审批文件，推进相关审批</w:t>
      </w:r>
      <w:r>
        <w:rPr>
          <w:rFonts w:hint="eastAsia"/>
          <w:color w:val="auto"/>
          <w:highlight w:val="none"/>
          <w:lang w:eastAsia="zh-CN"/>
        </w:rPr>
        <w:t>手续；</w:t>
      </w:r>
    </w:p>
    <w:p w14:paraId="2CFDAFC9">
      <w:pPr>
        <w:numPr>
          <w:ilvl w:val="0"/>
          <w:numId w:val="1"/>
        </w:numPr>
        <w:ind w:firstLine="480"/>
        <w:rPr>
          <w:color w:val="auto"/>
          <w:highlight w:val="none"/>
          <w:lang w:eastAsia="zh-CN"/>
        </w:rPr>
      </w:pPr>
      <w:r>
        <w:rPr>
          <w:rFonts w:hint="eastAsia"/>
          <w:color w:val="auto"/>
          <w:highlight w:val="none"/>
          <w:lang w:val="en-US" w:eastAsia="zh-CN"/>
        </w:rPr>
        <w:t>项目</w:t>
      </w:r>
      <w:r>
        <w:rPr>
          <w:color w:val="auto"/>
          <w:highlight w:val="none"/>
          <w:lang w:eastAsia="zh-CN"/>
        </w:rPr>
        <w:t>立项</w:t>
      </w:r>
      <w:r>
        <w:rPr>
          <w:rFonts w:hint="eastAsia"/>
          <w:color w:val="auto"/>
          <w:highlight w:val="none"/>
          <w:lang w:eastAsia="zh-CN"/>
        </w:rPr>
        <w:t>：</w:t>
      </w:r>
      <w:r>
        <w:rPr>
          <w:color w:val="auto"/>
          <w:highlight w:val="none"/>
          <w:lang w:eastAsia="zh-CN"/>
        </w:rPr>
        <w:t>按建设流程及时序要求，组织编制</w:t>
      </w:r>
      <w:r>
        <w:rPr>
          <w:rFonts w:hint="eastAsia"/>
          <w:color w:val="auto"/>
          <w:highlight w:val="none"/>
          <w:lang w:val="en-US" w:eastAsia="zh-CN"/>
        </w:rPr>
        <w:t>各项</w:t>
      </w:r>
      <w:r>
        <w:rPr>
          <w:color w:val="auto"/>
          <w:highlight w:val="none"/>
          <w:lang w:eastAsia="zh-CN"/>
        </w:rPr>
        <w:t>材料</w:t>
      </w:r>
      <w:r>
        <w:rPr>
          <w:rFonts w:hint="eastAsia"/>
          <w:color w:val="auto"/>
          <w:highlight w:val="none"/>
          <w:lang w:eastAsia="zh-CN"/>
        </w:rPr>
        <w:t>，</w:t>
      </w:r>
      <w:r>
        <w:rPr>
          <w:rFonts w:hint="eastAsia"/>
          <w:color w:val="auto"/>
          <w:highlight w:val="none"/>
          <w:lang w:val="en-US" w:eastAsia="zh-CN"/>
        </w:rPr>
        <w:t>根据投资预算表核实应列入费用项，完成立项申报。根据</w:t>
      </w:r>
      <w:r>
        <w:rPr>
          <w:color w:val="auto"/>
          <w:highlight w:val="none"/>
          <w:lang w:eastAsia="zh-CN"/>
        </w:rPr>
        <w:t>专家评审意见协调设计单位、可研编制单位完善</w:t>
      </w:r>
      <w:r>
        <w:rPr>
          <w:rFonts w:hint="eastAsia"/>
          <w:color w:val="auto"/>
          <w:highlight w:val="none"/>
          <w:lang w:val="en-US" w:eastAsia="zh-CN"/>
        </w:rPr>
        <w:t>设计</w:t>
      </w:r>
      <w:r>
        <w:rPr>
          <w:color w:val="auto"/>
          <w:highlight w:val="none"/>
          <w:lang w:eastAsia="zh-CN"/>
        </w:rPr>
        <w:t>方案</w:t>
      </w:r>
      <w:r>
        <w:rPr>
          <w:rFonts w:hint="eastAsia"/>
          <w:color w:val="auto"/>
          <w:highlight w:val="none"/>
          <w:lang w:eastAsia="zh-CN"/>
        </w:rPr>
        <w:t>、</w:t>
      </w:r>
      <w:r>
        <w:rPr>
          <w:rFonts w:hint="eastAsia"/>
          <w:color w:val="auto"/>
          <w:highlight w:val="none"/>
          <w:lang w:val="en-US" w:eastAsia="zh-CN"/>
        </w:rPr>
        <w:t>修订</w:t>
      </w:r>
      <w:r>
        <w:rPr>
          <w:color w:val="auto"/>
          <w:highlight w:val="none"/>
          <w:lang w:eastAsia="zh-CN"/>
        </w:rPr>
        <w:t>可研报告</w:t>
      </w:r>
      <w:r>
        <w:rPr>
          <w:rFonts w:hint="eastAsia"/>
          <w:color w:val="auto"/>
          <w:highlight w:val="none"/>
          <w:lang w:eastAsia="zh-CN"/>
        </w:rPr>
        <w:t>、</w:t>
      </w:r>
      <w:r>
        <w:rPr>
          <w:color w:val="auto"/>
          <w:highlight w:val="none"/>
          <w:lang w:eastAsia="zh-CN"/>
        </w:rPr>
        <w:t>深度参与投资测算工作</w:t>
      </w:r>
      <w:r>
        <w:rPr>
          <w:rFonts w:hint="eastAsia"/>
          <w:color w:val="auto"/>
          <w:highlight w:val="none"/>
          <w:lang w:eastAsia="zh-CN"/>
        </w:rPr>
        <w:t>，</w:t>
      </w:r>
      <w:r>
        <w:rPr>
          <w:rFonts w:hint="eastAsia"/>
          <w:color w:val="auto"/>
          <w:highlight w:val="none"/>
          <w:lang w:val="en-US" w:eastAsia="zh-CN"/>
        </w:rPr>
        <w:t>取得</w:t>
      </w:r>
      <w:r>
        <w:rPr>
          <w:color w:val="auto"/>
          <w:highlight w:val="none"/>
          <w:lang w:eastAsia="zh-CN"/>
        </w:rPr>
        <w:t>合理</w:t>
      </w:r>
      <w:ins w:id="32" w:author="李国奇" w:date="2025-11-29T17:58:12Z">
        <w:r>
          <w:rPr>
            <w:rFonts w:hint="eastAsia"/>
            <w:color w:val="auto"/>
            <w:highlight w:val="none"/>
            <w:lang w:val="en-US" w:eastAsia="zh-CN"/>
          </w:rPr>
          <w:t>可行</w:t>
        </w:r>
      </w:ins>
      <w:r>
        <w:rPr>
          <w:color w:val="auto"/>
          <w:highlight w:val="none"/>
          <w:lang w:eastAsia="zh-CN"/>
        </w:rPr>
        <w:t>的项目投资</w:t>
      </w:r>
      <w:r>
        <w:rPr>
          <w:rFonts w:hint="eastAsia"/>
          <w:color w:val="auto"/>
          <w:highlight w:val="none"/>
          <w:lang w:eastAsia="zh-CN"/>
        </w:rPr>
        <w:t>；</w:t>
      </w:r>
    </w:p>
    <w:p w14:paraId="42FFA08A">
      <w:pPr>
        <w:numPr>
          <w:ilvl w:val="0"/>
          <w:numId w:val="1"/>
        </w:numPr>
        <w:ind w:firstLine="480"/>
        <w:rPr>
          <w:color w:val="auto"/>
          <w:highlight w:val="none"/>
          <w:lang w:eastAsia="zh-CN"/>
        </w:rPr>
      </w:pPr>
      <w:r>
        <w:rPr>
          <w:color w:val="auto"/>
          <w:highlight w:val="none"/>
          <w:lang w:eastAsia="zh-CN"/>
        </w:rPr>
        <w:t>多规会商：向规自分局申请办理</w:t>
      </w:r>
      <w:r>
        <w:rPr>
          <w:rFonts w:hint="eastAsia"/>
          <w:color w:val="auto"/>
          <w:highlight w:val="none"/>
          <w:lang w:eastAsia="zh-CN"/>
        </w:rPr>
        <w:t>“</w:t>
      </w:r>
      <w:r>
        <w:rPr>
          <w:color w:val="auto"/>
          <w:highlight w:val="none"/>
          <w:lang w:eastAsia="zh-CN"/>
        </w:rPr>
        <w:t>多规合一</w:t>
      </w:r>
      <w:r>
        <w:rPr>
          <w:rFonts w:hint="eastAsia"/>
          <w:color w:val="auto"/>
          <w:highlight w:val="none"/>
          <w:lang w:eastAsia="zh-CN"/>
        </w:rPr>
        <w:t>”</w:t>
      </w:r>
      <w:r>
        <w:rPr>
          <w:color w:val="auto"/>
          <w:highlight w:val="none"/>
          <w:lang w:eastAsia="zh-CN"/>
        </w:rPr>
        <w:t>协同平台会商意见（办理前与</w:t>
      </w:r>
      <w:r>
        <w:rPr>
          <w:rFonts w:hint="eastAsia"/>
          <w:color w:val="auto"/>
          <w:highlight w:val="none"/>
          <w:lang w:eastAsia="zh-CN"/>
        </w:rPr>
        <w:t>行政</w:t>
      </w:r>
      <w:r>
        <w:rPr>
          <w:color w:val="auto"/>
          <w:highlight w:val="none"/>
          <w:lang w:eastAsia="zh-CN"/>
        </w:rPr>
        <w:t>审批局、开</w:t>
      </w:r>
      <w:r>
        <w:rPr>
          <w:rFonts w:hint="eastAsia"/>
          <w:color w:val="auto"/>
          <w:highlight w:val="none"/>
          <w:lang w:eastAsia="zh-CN"/>
        </w:rPr>
        <w:t>发建设</w:t>
      </w:r>
      <w:r>
        <w:rPr>
          <w:color w:val="auto"/>
          <w:highlight w:val="none"/>
          <w:lang w:eastAsia="zh-CN"/>
        </w:rPr>
        <w:t>局等部门就项目消防、绿化、人防等进行沟通并根据部门要求提供相关材料）；同步开展土地权属审查、</w:t>
      </w:r>
      <w:r>
        <w:rPr>
          <w:rFonts w:hint="eastAsia"/>
          <w:color w:val="auto"/>
          <w:highlight w:val="none"/>
          <w:lang w:val="en-US" w:eastAsia="zh-CN"/>
        </w:rPr>
        <w:t>用</w:t>
      </w:r>
      <w:r>
        <w:rPr>
          <w:color w:val="auto"/>
          <w:highlight w:val="none"/>
          <w:lang w:eastAsia="zh-CN"/>
        </w:rPr>
        <w:t>地划拨手续等工作，</w:t>
      </w:r>
      <w:r>
        <w:rPr>
          <w:rFonts w:hint="eastAsia"/>
          <w:color w:val="auto"/>
          <w:highlight w:val="none"/>
          <w:lang w:val="en-US" w:eastAsia="zh-CN"/>
        </w:rPr>
        <w:t>落实</w:t>
      </w:r>
      <w:r>
        <w:rPr>
          <w:color w:val="auto"/>
          <w:highlight w:val="none"/>
          <w:lang w:eastAsia="zh-CN"/>
        </w:rPr>
        <w:t>会商意见</w:t>
      </w:r>
      <w:ins w:id="33" w:author="李国奇" w:date="2025-11-29T17:58:12Z">
        <w:r>
          <w:rPr>
            <w:rFonts w:hint="eastAsia"/>
            <w:color w:val="auto"/>
            <w:highlight w:val="none"/>
            <w:lang w:val="en-US" w:eastAsia="zh-CN"/>
          </w:rPr>
          <w:t>并完成土地划拨</w:t>
        </w:r>
      </w:ins>
      <w:r>
        <w:rPr>
          <w:color w:val="auto"/>
          <w:highlight w:val="none"/>
          <w:lang w:eastAsia="zh-CN"/>
        </w:rPr>
        <w:t>后办理建设工程规划许可证</w:t>
      </w:r>
      <w:r>
        <w:rPr>
          <w:rFonts w:hint="eastAsia"/>
          <w:color w:val="auto"/>
          <w:highlight w:val="none"/>
          <w:lang w:eastAsia="zh-CN"/>
        </w:rPr>
        <w:t>；</w:t>
      </w:r>
    </w:p>
    <w:p w14:paraId="38EA5007">
      <w:pPr>
        <w:numPr>
          <w:ilvl w:val="0"/>
          <w:numId w:val="1"/>
        </w:numPr>
        <w:ind w:firstLine="480"/>
        <w:rPr>
          <w:color w:val="auto"/>
          <w:highlight w:val="none"/>
          <w:lang w:eastAsia="zh-CN"/>
        </w:rPr>
      </w:pPr>
      <w:r>
        <w:rPr>
          <w:rFonts w:hint="eastAsia"/>
          <w:color w:val="auto"/>
          <w:highlight w:val="none"/>
          <w:lang w:val="en-US" w:eastAsia="zh-CN"/>
        </w:rPr>
        <w:t>规划许可证：</w:t>
      </w:r>
      <w:r>
        <w:rPr>
          <w:color w:val="auto"/>
          <w:highlight w:val="none"/>
          <w:lang w:eastAsia="zh-CN"/>
        </w:rPr>
        <w:t>取得规划许可证</w:t>
      </w:r>
      <w:r>
        <w:rPr>
          <w:rFonts w:hint="eastAsia"/>
          <w:color w:val="auto"/>
          <w:highlight w:val="none"/>
          <w:lang w:val="en-US" w:eastAsia="zh-CN"/>
        </w:rPr>
        <w:t>后</w:t>
      </w:r>
      <w:del w:id="34" w:author="李国奇" w:date="2025-11-29T17:58:12Z">
        <w:r>
          <w:rPr>
            <w:color w:val="auto"/>
            <w:highlight w:val="none"/>
            <w:lang w:eastAsia="zh-CN"/>
          </w:rPr>
          <w:delText>，</w:delText>
        </w:r>
      </w:del>
      <w:ins w:id="35" w:author="李国奇" w:date="2025-11-29T17:58:12Z">
        <w:r>
          <w:rPr>
            <w:rFonts w:hint="eastAsia"/>
            <w:color w:val="auto"/>
            <w:highlight w:val="none"/>
            <w:lang w:val="en-US" w:eastAsia="zh-CN"/>
          </w:rPr>
          <w:t>在北京市投资项目审批在线监管平台申报地质勘察强制性审查，待取得建设工程勘察文件综合审查告知书后</w:t>
        </w:r>
      </w:ins>
      <w:r>
        <w:rPr>
          <w:color w:val="auto"/>
          <w:highlight w:val="none"/>
          <w:lang w:eastAsia="zh-CN"/>
        </w:rPr>
        <w:t>及时组织设计单位</w:t>
      </w:r>
      <w:del w:id="36" w:author="李国奇" w:date="2025-11-29T17:58:12Z">
        <w:r>
          <w:rPr>
            <w:color w:val="auto"/>
            <w:highlight w:val="none"/>
            <w:lang w:eastAsia="zh-CN"/>
          </w:rPr>
          <w:delText>，</w:delText>
        </w:r>
      </w:del>
      <w:r>
        <w:rPr>
          <w:color w:val="auto"/>
          <w:highlight w:val="none"/>
          <w:lang w:eastAsia="zh-CN"/>
        </w:rPr>
        <w:t>申请办理施工图审查（包括特殊建设工程消防设计审查、施工图设计质量抽查），及时申报项目供电</w:t>
      </w:r>
      <w:r>
        <w:rPr>
          <w:rFonts w:hint="eastAsia"/>
          <w:color w:val="auto"/>
          <w:highlight w:val="none"/>
          <w:lang w:eastAsia="zh-CN"/>
        </w:rPr>
        <w:t>、</w:t>
      </w:r>
      <w:r>
        <w:rPr>
          <w:rFonts w:hint="eastAsia"/>
          <w:color w:val="auto"/>
          <w:highlight w:val="none"/>
          <w:lang w:val="en-US" w:eastAsia="zh-CN"/>
        </w:rPr>
        <w:t>供水</w:t>
      </w:r>
      <w:r>
        <w:rPr>
          <w:color w:val="auto"/>
          <w:highlight w:val="none"/>
          <w:lang w:eastAsia="zh-CN"/>
        </w:rPr>
        <w:t>方案，</w:t>
      </w:r>
      <w:r>
        <w:rPr>
          <w:rFonts w:hint="eastAsia"/>
          <w:color w:val="auto"/>
          <w:highlight w:val="none"/>
          <w:lang w:val="en-US" w:eastAsia="zh-CN"/>
        </w:rPr>
        <w:t>排污许可，</w:t>
      </w:r>
      <w:r>
        <w:rPr>
          <w:color w:val="auto"/>
          <w:highlight w:val="none"/>
          <w:lang w:eastAsia="zh-CN"/>
        </w:rPr>
        <w:t>及时办理交通导行、树木伐移</w:t>
      </w:r>
      <w:r>
        <w:rPr>
          <w:rFonts w:hint="eastAsia"/>
          <w:color w:val="auto"/>
          <w:highlight w:val="none"/>
          <w:lang w:eastAsia="zh-CN"/>
        </w:rPr>
        <w:t>、</w:t>
      </w:r>
      <w:r>
        <w:rPr>
          <w:rFonts w:hint="eastAsia"/>
          <w:color w:val="auto"/>
          <w:highlight w:val="none"/>
          <w:lang w:val="en-US" w:eastAsia="zh-CN"/>
        </w:rPr>
        <w:t>占掘路</w:t>
      </w:r>
      <w:ins w:id="37" w:author="李国奇" w:date="2025-11-29T17:58:12Z">
        <w:r>
          <w:rPr>
            <w:rFonts w:hint="eastAsia"/>
            <w:color w:val="auto"/>
            <w:highlight w:val="none"/>
            <w:lang w:val="en-US" w:eastAsia="zh-CN"/>
          </w:rPr>
          <w:t>和道路开口</w:t>
        </w:r>
      </w:ins>
      <w:r>
        <w:rPr>
          <w:color w:val="auto"/>
          <w:highlight w:val="none"/>
          <w:lang w:eastAsia="zh-CN"/>
        </w:rPr>
        <w:t>等手续</w:t>
      </w:r>
      <w:r>
        <w:rPr>
          <w:rFonts w:hint="eastAsia"/>
          <w:color w:val="auto"/>
          <w:highlight w:val="none"/>
          <w:lang w:eastAsia="zh-CN"/>
        </w:rPr>
        <w:t>；</w:t>
      </w:r>
    </w:p>
    <w:p w14:paraId="0D81ED57">
      <w:pPr>
        <w:numPr>
          <w:ilvl w:val="0"/>
          <w:numId w:val="1"/>
        </w:numPr>
        <w:ind w:firstLine="480"/>
        <w:rPr>
          <w:color w:val="auto"/>
          <w:highlight w:val="none"/>
          <w:lang w:eastAsia="zh-CN"/>
        </w:rPr>
      </w:pPr>
      <w:r>
        <w:rPr>
          <w:color w:val="auto"/>
          <w:highlight w:val="none"/>
          <w:lang w:eastAsia="zh-CN"/>
        </w:rPr>
        <w:t>概算申报：</w:t>
      </w:r>
      <w:del w:id="38" w:author="李国奇" w:date="2025-11-29T17:58:12Z">
        <w:r>
          <w:rPr>
            <w:color w:val="auto"/>
            <w:highlight w:val="none"/>
            <w:lang w:eastAsia="zh-CN"/>
          </w:rPr>
          <w:delText>取得立项批复后，</w:delText>
        </w:r>
      </w:del>
      <w:ins w:id="39" w:author="李国奇" w:date="2025-11-29T17:58:12Z">
        <w:r>
          <w:rPr>
            <w:rFonts w:hint="eastAsia"/>
            <w:color w:val="auto"/>
            <w:highlight w:val="none"/>
            <w:lang w:val="en-US" w:eastAsia="zh-CN"/>
          </w:rPr>
          <w:t>提前</w:t>
        </w:r>
      </w:ins>
      <w:r>
        <w:rPr>
          <w:color w:val="auto"/>
          <w:highlight w:val="none"/>
          <w:lang w:eastAsia="zh-CN"/>
        </w:rPr>
        <w:t>组织设计单位开展初步设计及概算编制工作</w:t>
      </w:r>
      <w:ins w:id="40" w:author="李国奇" w:date="2025-11-29T17:58:12Z">
        <w:r>
          <w:rPr>
            <w:rFonts w:hint="eastAsia"/>
            <w:color w:val="auto"/>
            <w:highlight w:val="none"/>
            <w:lang w:eastAsia="zh-CN"/>
          </w:rPr>
          <w:t>，</w:t>
        </w:r>
      </w:ins>
      <w:ins w:id="41" w:author="李国奇" w:date="2025-11-29T17:58:12Z">
        <w:r>
          <w:rPr>
            <w:color w:val="auto"/>
            <w:highlight w:val="none"/>
            <w:lang w:eastAsia="zh-CN"/>
          </w:rPr>
          <w:t>取得立项批复后</w:t>
        </w:r>
      </w:ins>
      <w:r>
        <w:rPr>
          <w:color w:val="auto"/>
          <w:highlight w:val="none"/>
          <w:lang w:eastAsia="zh-CN"/>
        </w:rPr>
        <w:t>，</w:t>
      </w:r>
      <w:r>
        <w:rPr>
          <w:rFonts w:hint="eastAsia"/>
          <w:color w:val="auto"/>
          <w:highlight w:val="none"/>
          <w:lang w:val="en-US" w:eastAsia="zh-CN"/>
        </w:rPr>
        <w:t>向经济发展局</w:t>
      </w:r>
      <w:r>
        <w:rPr>
          <w:color w:val="auto"/>
          <w:highlight w:val="none"/>
          <w:lang w:eastAsia="zh-CN"/>
        </w:rPr>
        <w:t>申报初步设计概算；</w:t>
      </w:r>
      <w:r>
        <w:rPr>
          <w:rFonts w:hint="eastAsia"/>
          <w:color w:val="auto"/>
          <w:highlight w:val="none"/>
          <w:lang w:val="en-US" w:eastAsia="zh-CN"/>
        </w:rPr>
        <w:t>根据</w:t>
      </w:r>
      <w:r>
        <w:rPr>
          <w:color w:val="auto"/>
          <w:highlight w:val="none"/>
          <w:lang w:eastAsia="zh-CN"/>
        </w:rPr>
        <w:t>专家评审意见协调设计单位完善初步设计图纸</w:t>
      </w:r>
      <w:r>
        <w:rPr>
          <w:rFonts w:hint="eastAsia"/>
          <w:color w:val="auto"/>
          <w:highlight w:val="none"/>
          <w:lang w:eastAsia="zh-CN"/>
        </w:rPr>
        <w:t>，</w:t>
      </w:r>
      <w:r>
        <w:rPr>
          <w:rFonts w:hint="eastAsia"/>
          <w:color w:val="auto"/>
          <w:highlight w:val="none"/>
          <w:lang w:val="en-US" w:eastAsia="zh-CN"/>
        </w:rPr>
        <w:t>确定</w:t>
      </w:r>
      <w:r>
        <w:rPr>
          <w:color w:val="auto"/>
          <w:highlight w:val="none"/>
          <w:lang w:eastAsia="zh-CN"/>
        </w:rPr>
        <w:t>合理的项目投资；结合项目实际需求，协调设计单位提前开展施工图深化设计，协调清单编制单位开展清单编制</w:t>
      </w:r>
      <w:r>
        <w:rPr>
          <w:rFonts w:hint="eastAsia"/>
          <w:color w:val="auto"/>
          <w:highlight w:val="none"/>
          <w:lang w:eastAsia="zh-CN"/>
        </w:rPr>
        <w:t>；</w:t>
      </w:r>
    </w:p>
    <w:p w14:paraId="45FFF712">
      <w:pPr>
        <w:numPr>
          <w:ilvl w:val="0"/>
          <w:numId w:val="1"/>
        </w:numPr>
        <w:ind w:firstLine="480"/>
        <w:rPr>
          <w:color w:val="auto"/>
          <w:highlight w:val="none"/>
          <w:lang w:eastAsia="zh-CN"/>
        </w:rPr>
      </w:pPr>
      <w:r>
        <w:rPr>
          <w:color w:val="auto"/>
          <w:highlight w:val="none"/>
          <w:lang w:eastAsia="zh-CN"/>
        </w:rPr>
        <w:t>施工许可：核发中标通知书</w:t>
      </w:r>
      <w:r>
        <w:rPr>
          <w:rFonts w:hint="eastAsia"/>
          <w:color w:val="auto"/>
          <w:highlight w:val="none"/>
          <w:lang w:eastAsia="zh-CN"/>
        </w:rPr>
        <w:t>、</w:t>
      </w:r>
      <w:r>
        <w:rPr>
          <w:rFonts w:hint="eastAsia"/>
          <w:color w:val="auto"/>
          <w:highlight w:val="none"/>
          <w:lang w:val="en-US" w:eastAsia="zh-CN"/>
        </w:rPr>
        <w:t>签订施工合同，</w:t>
      </w:r>
      <w:r>
        <w:rPr>
          <w:color w:val="auto"/>
          <w:highlight w:val="none"/>
          <w:lang w:eastAsia="zh-CN"/>
        </w:rPr>
        <w:t>并完成施工许可前置工作（包括但不限于用地范围内绿化苗木移栽、障碍物清除等工作），向行政审批局申请核发建设工程施工许可证</w:t>
      </w:r>
      <w:r>
        <w:rPr>
          <w:rFonts w:hint="eastAsia"/>
          <w:color w:val="auto"/>
          <w:highlight w:val="none"/>
          <w:lang w:eastAsia="zh-CN"/>
        </w:rPr>
        <w:t>；</w:t>
      </w:r>
    </w:p>
    <w:p w14:paraId="53215347">
      <w:pPr>
        <w:numPr>
          <w:ilvl w:val="0"/>
          <w:numId w:val="1"/>
        </w:numPr>
        <w:ind w:firstLine="480"/>
        <w:rPr>
          <w:color w:val="auto"/>
          <w:highlight w:val="none"/>
          <w:lang w:eastAsia="zh-CN"/>
        </w:rPr>
      </w:pPr>
      <w:r>
        <w:rPr>
          <w:color w:val="auto"/>
          <w:highlight w:val="none"/>
          <w:lang w:eastAsia="zh-CN"/>
        </w:rPr>
        <w:t>施工备案：施工前向</w:t>
      </w:r>
      <w:r>
        <w:rPr>
          <w:rFonts w:hint="eastAsia"/>
          <w:color w:val="auto"/>
          <w:highlight w:val="none"/>
          <w:lang w:val="en-US" w:eastAsia="zh-CN"/>
        </w:rPr>
        <w:t>行业主管部门</w:t>
      </w:r>
      <w:r>
        <w:rPr>
          <w:color w:val="auto"/>
          <w:highlight w:val="none"/>
          <w:lang w:eastAsia="zh-CN"/>
        </w:rPr>
        <w:t>办理质量、安全、人防监督</w:t>
      </w:r>
      <w:r>
        <w:rPr>
          <w:rFonts w:hint="eastAsia"/>
          <w:color w:val="auto"/>
          <w:highlight w:val="none"/>
          <w:lang w:val="en-US" w:eastAsia="zh-CN"/>
        </w:rPr>
        <w:t>备案</w:t>
      </w:r>
      <w:r>
        <w:rPr>
          <w:rFonts w:hint="eastAsia"/>
          <w:color w:val="auto"/>
          <w:highlight w:val="none"/>
          <w:lang w:eastAsia="zh-CN"/>
        </w:rPr>
        <w:t>；</w:t>
      </w:r>
    </w:p>
    <w:p w14:paraId="31E23635">
      <w:pPr>
        <w:numPr>
          <w:ilvl w:val="0"/>
          <w:numId w:val="1"/>
        </w:numPr>
        <w:ind w:firstLine="480"/>
        <w:rPr>
          <w:color w:val="auto"/>
          <w:highlight w:val="none"/>
          <w:lang w:eastAsia="zh-CN"/>
        </w:rPr>
      </w:pPr>
      <w:r>
        <w:rPr>
          <w:rFonts w:hint="eastAsia"/>
          <w:color w:val="auto"/>
          <w:highlight w:val="none"/>
          <w:lang w:eastAsia="zh-CN"/>
        </w:rPr>
        <w:t>专项评估</w:t>
      </w:r>
      <w:r>
        <w:rPr>
          <w:color w:val="auto"/>
          <w:highlight w:val="none"/>
          <w:lang w:eastAsia="zh-CN"/>
        </w:rPr>
        <w:t>：</w:t>
      </w:r>
      <w:r>
        <w:rPr>
          <w:rFonts w:hint="eastAsia"/>
          <w:color w:val="auto"/>
          <w:highlight w:val="none"/>
          <w:lang w:eastAsia="zh-CN"/>
        </w:rPr>
        <w:t>梳</w:t>
      </w:r>
      <w:r>
        <w:rPr>
          <w:color w:val="auto"/>
          <w:highlight w:val="none"/>
          <w:lang w:eastAsia="zh-CN"/>
        </w:rPr>
        <w:t>理</w:t>
      </w:r>
      <w:r>
        <w:rPr>
          <w:rFonts w:hint="eastAsia"/>
          <w:color w:val="auto"/>
          <w:highlight w:val="none"/>
          <w:lang w:eastAsia="zh-CN"/>
        </w:rPr>
        <w:t>开工前应办理的相关</w:t>
      </w:r>
      <w:r>
        <w:rPr>
          <w:color w:val="auto"/>
          <w:highlight w:val="none"/>
          <w:lang w:eastAsia="zh-CN"/>
        </w:rPr>
        <w:t>项目审批文件</w:t>
      </w:r>
      <w:r>
        <w:rPr>
          <w:rFonts w:hint="eastAsia"/>
          <w:color w:val="auto"/>
          <w:highlight w:val="none"/>
          <w:lang w:eastAsia="zh-CN"/>
        </w:rPr>
        <w:t>，</w:t>
      </w:r>
      <w:r>
        <w:rPr>
          <w:color w:val="auto"/>
          <w:highlight w:val="none"/>
          <w:lang w:eastAsia="zh-CN"/>
        </w:rPr>
        <w:t>主要包括</w:t>
      </w:r>
      <w:r>
        <w:rPr>
          <w:rFonts w:hint="eastAsia"/>
          <w:color w:val="auto"/>
          <w:highlight w:val="none"/>
          <w:lang w:eastAsia="zh-CN"/>
        </w:rPr>
        <w:t>节约集约用地论证分析、</w:t>
      </w:r>
      <w:r>
        <w:rPr>
          <w:color w:val="auto"/>
          <w:highlight w:val="none"/>
          <w:lang w:eastAsia="zh-CN"/>
        </w:rPr>
        <w:t>环境影响评价、</w:t>
      </w:r>
      <w:ins w:id="42" w:author="李国奇" w:date="2025-11-29T17:58:12Z">
        <w:r>
          <w:rPr>
            <w:rFonts w:hint="eastAsia"/>
            <w:color w:val="auto"/>
            <w:highlight w:val="none"/>
            <w:lang w:val="en-US" w:eastAsia="zh-CN"/>
          </w:rPr>
          <w:t>防洪评价、</w:t>
        </w:r>
      </w:ins>
      <w:r>
        <w:rPr>
          <w:color w:val="auto"/>
          <w:highlight w:val="none"/>
          <w:lang w:eastAsia="zh-CN"/>
        </w:rPr>
        <w:t>节能评估报告、安全风险评估、社会稳定风险评估、水土保持评价、</w:t>
      </w:r>
      <w:r>
        <w:rPr>
          <w:rFonts w:hint="eastAsia"/>
          <w:color w:val="auto"/>
          <w:highlight w:val="none"/>
          <w:lang w:eastAsia="zh-CN"/>
        </w:rPr>
        <w:t>地质灾害危险性评估</w:t>
      </w:r>
      <w:r>
        <w:rPr>
          <w:color w:val="auto"/>
          <w:highlight w:val="none"/>
          <w:lang w:eastAsia="zh-CN"/>
        </w:rPr>
        <w:t>、交通影响评价、地下文物勘察、土壤污染</w:t>
      </w:r>
      <w:r>
        <w:rPr>
          <w:rFonts w:hint="eastAsia"/>
          <w:color w:val="auto"/>
          <w:highlight w:val="none"/>
          <w:lang w:val="en-US" w:eastAsia="zh-CN"/>
        </w:rPr>
        <w:t>物</w:t>
      </w:r>
      <w:r>
        <w:rPr>
          <w:color w:val="auto"/>
          <w:highlight w:val="none"/>
          <w:lang w:eastAsia="zh-CN"/>
        </w:rPr>
        <w:t>调查、资源综合开发利用评估等</w:t>
      </w:r>
      <w:r>
        <w:rPr>
          <w:rFonts w:hint="eastAsia"/>
          <w:color w:val="auto"/>
          <w:highlight w:val="none"/>
          <w:lang w:eastAsia="zh-CN"/>
        </w:rPr>
        <w:t>；</w:t>
      </w:r>
    </w:p>
    <w:p w14:paraId="4F3048D8">
      <w:pPr>
        <w:numPr>
          <w:ilvl w:val="0"/>
          <w:numId w:val="1"/>
        </w:numPr>
        <w:ind w:firstLine="480"/>
        <w:rPr>
          <w:color w:val="auto"/>
          <w:highlight w:val="none"/>
          <w:lang w:eastAsia="zh-CN"/>
        </w:rPr>
      </w:pPr>
      <w:r>
        <w:rPr>
          <w:rFonts w:hint="eastAsia"/>
          <w:color w:val="auto"/>
          <w:highlight w:val="none"/>
          <w:lang w:eastAsia="zh-CN"/>
        </w:rPr>
        <w:t>文档管理</w:t>
      </w:r>
      <w:r>
        <w:rPr>
          <w:color w:val="auto"/>
          <w:highlight w:val="none"/>
          <w:lang w:eastAsia="zh-CN"/>
        </w:rPr>
        <w:t>：</w:t>
      </w:r>
      <w:r>
        <w:rPr>
          <w:rFonts w:hint="eastAsia"/>
          <w:color w:val="auto"/>
          <w:highlight w:val="none"/>
          <w:lang w:eastAsia="zh-CN"/>
        </w:rPr>
        <w:t>对项目开展过程中形成的各项文本、图纸、批复、</w:t>
      </w:r>
      <w:r>
        <w:rPr>
          <w:rFonts w:hint="eastAsia"/>
          <w:color w:val="auto"/>
          <w:highlight w:val="none"/>
          <w:lang w:val="en-US" w:eastAsia="zh-CN"/>
        </w:rPr>
        <w:t>会议</w:t>
      </w:r>
      <w:r>
        <w:rPr>
          <w:rFonts w:hint="eastAsia"/>
          <w:color w:val="auto"/>
          <w:highlight w:val="none"/>
          <w:lang w:eastAsia="zh-CN"/>
        </w:rPr>
        <w:t>纪要、合同等相关资料统一整理。</w:t>
      </w:r>
    </w:p>
    <w:p w14:paraId="52F18344">
      <w:pPr>
        <w:pStyle w:val="3"/>
        <w:rPr>
          <w:rFonts w:hint="default"/>
          <w:color w:val="auto"/>
          <w:highlight w:val="none"/>
          <w:lang w:eastAsia="zh-CN"/>
        </w:rPr>
      </w:pPr>
      <w:bookmarkStart w:id="98" w:name="_Toc19009"/>
      <w:bookmarkStart w:id="99" w:name="_Toc5560"/>
      <w:bookmarkStart w:id="100" w:name="_Toc16238"/>
      <w:bookmarkStart w:id="101" w:name="_Toc5303"/>
      <w:bookmarkStart w:id="102" w:name="_Toc25610"/>
      <w:bookmarkStart w:id="103" w:name="_Toc19312"/>
      <w:bookmarkStart w:id="104" w:name="_Toc192580165"/>
      <w:bookmarkStart w:id="105" w:name="_Toc10375"/>
      <w:bookmarkStart w:id="106" w:name="_Toc661"/>
      <w:bookmarkStart w:id="107" w:name="_Toc806"/>
      <w:bookmarkStart w:id="108" w:name="_Toc12721"/>
      <w:bookmarkStart w:id="109" w:name="_Toc21055"/>
      <w:bookmarkStart w:id="110" w:name="_Toc9856"/>
      <w:bookmarkStart w:id="111" w:name="_Toc23204"/>
      <w:bookmarkStart w:id="112" w:name="_Toc31681"/>
      <w:bookmarkStart w:id="113" w:name="_Toc30784"/>
      <w:bookmarkStart w:id="114" w:name="_Toc22299"/>
      <w:bookmarkStart w:id="115" w:name="_Toc17299"/>
      <w:bookmarkStart w:id="116" w:name="_Toc12846"/>
      <w:bookmarkStart w:id="117" w:name="_Toc32274"/>
      <w:bookmarkStart w:id="118" w:name="_Toc1296"/>
      <w:r>
        <w:rPr>
          <w:color w:val="auto"/>
          <w:highlight w:val="none"/>
          <w:lang w:eastAsia="zh-CN"/>
        </w:rPr>
        <w:t>1.3 工作成果</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p w14:paraId="1808B4B9">
      <w:pPr>
        <w:numPr>
          <w:ilvl w:val="0"/>
          <w:numId w:val="2"/>
        </w:numPr>
        <w:ind w:firstLine="480"/>
        <w:rPr>
          <w:color w:val="auto"/>
          <w:highlight w:val="none"/>
          <w:lang w:eastAsia="zh-CN"/>
        </w:rPr>
      </w:pPr>
      <w:r>
        <w:rPr>
          <w:rFonts w:hint="eastAsia"/>
          <w:color w:val="auto"/>
          <w:highlight w:val="none"/>
          <w:lang w:eastAsia="zh-CN"/>
        </w:rPr>
        <w:t>前期工作计划表（表1.3-1）</w:t>
      </w:r>
      <w:r>
        <w:rPr>
          <w:color w:val="auto"/>
          <w:highlight w:val="none"/>
          <w:lang w:eastAsia="zh-CN"/>
        </w:rPr>
        <w:t>；</w:t>
      </w:r>
    </w:p>
    <w:p w14:paraId="7D068822">
      <w:pPr>
        <w:numPr>
          <w:ilvl w:val="0"/>
          <w:numId w:val="2"/>
        </w:numPr>
        <w:ind w:firstLine="480"/>
        <w:rPr>
          <w:color w:val="auto"/>
          <w:highlight w:val="none"/>
          <w:lang w:eastAsia="zh-CN"/>
        </w:rPr>
      </w:pPr>
      <w:r>
        <w:rPr>
          <w:rFonts w:hint="eastAsia"/>
          <w:color w:val="auto"/>
          <w:highlight w:val="none"/>
          <w:lang w:eastAsia="zh-CN"/>
        </w:rPr>
        <w:t>项目报批报建申报记录表（表</w:t>
      </w:r>
      <w:r>
        <w:rPr>
          <w:color w:val="auto"/>
          <w:highlight w:val="none"/>
          <w:lang w:eastAsia="zh-CN"/>
        </w:rPr>
        <w:t>1.</w:t>
      </w:r>
      <w:r>
        <w:rPr>
          <w:rFonts w:hint="eastAsia"/>
          <w:color w:val="auto"/>
          <w:highlight w:val="none"/>
          <w:lang w:eastAsia="zh-CN"/>
        </w:rPr>
        <w:t>3</w:t>
      </w:r>
      <w:r>
        <w:rPr>
          <w:color w:val="auto"/>
          <w:highlight w:val="none"/>
          <w:lang w:eastAsia="zh-CN"/>
        </w:rPr>
        <w:t>-2</w:t>
      </w:r>
      <w:r>
        <w:rPr>
          <w:rFonts w:hint="eastAsia"/>
          <w:color w:val="auto"/>
          <w:highlight w:val="none"/>
          <w:lang w:eastAsia="zh-CN"/>
        </w:rPr>
        <w:t>）；</w:t>
      </w:r>
    </w:p>
    <w:p w14:paraId="5E830333">
      <w:pPr>
        <w:numPr>
          <w:ilvl w:val="0"/>
          <w:numId w:val="2"/>
        </w:numPr>
        <w:ind w:firstLine="480"/>
        <w:rPr>
          <w:color w:val="auto"/>
          <w:highlight w:val="none"/>
          <w:lang w:eastAsia="zh-CN"/>
        </w:rPr>
      </w:pPr>
      <w:r>
        <w:rPr>
          <w:rFonts w:hint="eastAsia"/>
          <w:color w:val="auto"/>
          <w:highlight w:val="none"/>
          <w:lang w:eastAsia="zh-CN"/>
        </w:rPr>
        <w:t>可研报告审核意见（表</w:t>
      </w:r>
      <w:r>
        <w:rPr>
          <w:color w:val="auto"/>
          <w:highlight w:val="none"/>
          <w:lang w:eastAsia="zh-CN"/>
        </w:rPr>
        <w:t>1.</w:t>
      </w:r>
      <w:r>
        <w:rPr>
          <w:rFonts w:hint="eastAsia"/>
          <w:color w:val="auto"/>
          <w:highlight w:val="none"/>
          <w:lang w:eastAsia="zh-CN"/>
        </w:rPr>
        <w:t>3</w:t>
      </w:r>
      <w:r>
        <w:rPr>
          <w:color w:val="auto"/>
          <w:highlight w:val="none"/>
          <w:lang w:eastAsia="zh-CN"/>
        </w:rPr>
        <w:t>-</w:t>
      </w:r>
      <w:r>
        <w:rPr>
          <w:rFonts w:hint="eastAsia"/>
          <w:color w:val="auto"/>
          <w:highlight w:val="none"/>
          <w:lang w:eastAsia="zh-CN"/>
        </w:rPr>
        <w:t>3）</w:t>
      </w:r>
      <w:r>
        <w:rPr>
          <w:color w:val="auto"/>
          <w:highlight w:val="none"/>
          <w:lang w:eastAsia="zh-CN"/>
        </w:rPr>
        <w:t>；</w:t>
      </w:r>
    </w:p>
    <w:p w14:paraId="63B128E0">
      <w:pPr>
        <w:numPr>
          <w:ilvl w:val="0"/>
          <w:numId w:val="2"/>
        </w:numPr>
        <w:ind w:firstLine="480"/>
        <w:rPr>
          <w:color w:val="auto"/>
          <w:highlight w:val="none"/>
          <w:lang w:eastAsia="zh-CN"/>
        </w:rPr>
      </w:pPr>
      <w:r>
        <w:rPr>
          <w:color w:val="auto"/>
          <w:highlight w:val="none"/>
          <w:lang w:eastAsia="zh-CN"/>
        </w:rPr>
        <w:t>专项报告审核意见</w:t>
      </w:r>
      <w:r>
        <w:rPr>
          <w:rFonts w:hint="eastAsia"/>
          <w:color w:val="auto"/>
          <w:highlight w:val="none"/>
          <w:lang w:eastAsia="zh-CN"/>
        </w:rPr>
        <w:t>（表</w:t>
      </w:r>
      <w:r>
        <w:rPr>
          <w:color w:val="auto"/>
          <w:highlight w:val="none"/>
          <w:lang w:eastAsia="zh-CN"/>
        </w:rPr>
        <w:t>1.</w:t>
      </w:r>
      <w:r>
        <w:rPr>
          <w:rFonts w:hint="eastAsia"/>
          <w:color w:val="auto"/>
          <w:highlight w:val="none"/>
          <w:lang w:eastAsia="zh-CN"/>
        </w:rPr>
        <w:t>3</w:t>
      </w:r>
      <w:r>
        <w:rPr>
          <w:color w:val="auto"/>
          <w:highlight w:val="none"/>
          <w:lang w:eastAsia="zh-CN"/>
        </w:rPr>
        <w:t>-</w:t>
      </w:r>
      <w:r>
        <w:rPr>
          <w:rFonts w:hint="eastAsia"/>
          <w:color w:val="auto"/>
          <w:highlight w:val="none"/>
          <w:lang w:eastAsia="zh-CN"/>
        </w:rPr>
        <w:t>4）</w:t>
      </w:r>
      <w:r>
        <w:rPr>
          <w:color w:val="auto"/>
          <w:highlight w:val="none"/>
          <w:lang w:eastAsia="zh-CN"/>
        </w:rPr>
        <w:t>；</w:t>
      </w:r>
    </w:p>
    <w:p w14:paraId="45F8710F">
      <w:pPr>
        <w:numPr>
          <w:ilvl w:val="0"/>
          <w:numId w:val="2"/>
        </w:numPr>
        <w:ind w:firstLine="480"/>
        <w:rPr>
          <w:color w:val="auto"/>
          <w:highlight w:val="none"/>
          <w:lang w:eastAsia="zh-CN"/>
        </w:rPr>
      </w:pPr>
      <w:r>
        <w:rPr>
          <w:rFonts w:hint="eastAsia"/>
          <w:color w:val="auto"/>
          <w:highlight w:val="none"/>
          <w:lang w:eastAsia="zh-CN"/>
        </w:rPr>
        <w:t>勘察设计专家论证意见（表1.3-</w:t>
      </w:r>
      <w:r>
        <w:rPr>
          <w:rFonts w:hint="eastAsia"/>
          <w:color w:val="auto"/>
          <w:highlight w:val="none"/>
          <w:lang w:val="en-US" w:eastAsia="zh-CN"/>
        </w:rPr>
        <w:t>5</w:t>
      </w:r>
      <w:r>
        <w:rPr>
          <w:rFonts w:hint="eastAsia"/>
          <w:color w:val="auto"/>
          <w:highlight w:val="none"/>
          <w:lang w:eastAsia="zh-CN"/>
        </w:rPr>
        <w:t>）</w:t>
      </w:r>
      <w:r>
        <w:rPr>
          <w:color w:val="auto"/>
          <w:highlight w:val="none"/>
          <w:lang w:eastAsia="zh-CN"/>
        </w:rPr>
        <w:t>；</w:t>
      </w:r>
    </w:p>
    <w:p w14:paraId="4F89C808">
      <w:pPr>
        <w:numPr>
          <w:ilvl w:val="0"/>
          <w:numId w:val="2"/>
        </w:numPr>
        <w:ind w:firstLine="480"/>
        <w:rPr>
          <w:color w:val="auto"/>
          <w:highlight w:val="none"/>
          <w:lang w:eastAsia="zh-CN"/>
        </w:rPr>
      </w:pPr>
      <w:r>
        <w:rPr>
          <w:rFonts w:hint="eastAsia"/>
          <w:color w:val="auto"/>
          <w:highlight w:val="none"/>
          <w:lang w:eastAsia="zh-CN"/>
        </w:rPr>
        <w:t>初步设计优化建议书（表1.3-</w:t>
      </w:r>
      <w:r>
        <w:rPr>
          <w:rFonts w:hint="eastAsia"/>
          <w:color w:val="auto"/>
          <w:highlight w:val="none"/>
          <w:lang w:val="en-US" w:eastAsia="zh-CN"/>
        </w:rPr>
        <w:t>6</w:t>
      </w:r>
      <w:r>
        <w:rPr>
          <w:rFonts w:hint="eastAsia"/>
          <w:color w:val="auto"/>
          <w:highlight w:val="none"/>
          <w:lang w:eastAsia="zh-CN"/>
        </w:rPr>
        <w:t>）</w:t>
      </w:r>
      <w:r>
        <w:rPr>
          <w:color w:val="auto"/>
          <w:highlight w:val="none"/>
          <w:lang w:eastAsia="zh-CN"/>
        </w:rPr>
        <w:t>；</w:t>
      </w:r>
    </w:p>
    <w:p w14:paraId="75B7834D">
      <w:pPr>
        <w:numPr>
          <w:ilvl w:val="0"/>
          <w:numId w:val="2"/>
        </w:numPr>
        <w:ind w:firstLine="480"/>
        <w:rPr>
          <w:color w:val="auto"/>
          <w:highlight w:val="none"/>
          <w:lang w:eastAsia="zh-CN"/>
        </w:rPr>
      </w:pPr>
      <w:r>
        <w:rPr>
          <w:rFonts w:hint="eastAsia"/>
          <w:color w:val="auto"/>
          <w:highlight w:val="none"/>
          <w:lang w:eastAsia="zh-CN"/>
        </w:rPr>
        <w:t>初步设计概算审核报告书（表1.3-</w:t>
      </w:r>
      <w:r>
        <w:rPr>
          <w:rFonts w:hint="eastAsia"/>
          <w:color w:val="auto"/>
          <w:highlight w:val="none"/>
          <w:lang w:val="en-US" w:eastAsia="zh-CN"/>
        </w:rPr>
        <w:t>7</w:t>
      </w:r>
      <w:r>
        <w:rPr>
          <w:rFonts w:hint="eastAsia"/>
          <w:color w:val="auto"/>
          <w:highlight w:val="none"/>
          <w:lang w:eastAsia="zh-CN"/>
        </w:rPr>
        <w:t>）</w:t>
      </w:r>
      <w:r>
        <w:rPr>
          <w:color w:val="auto"/>
          <w:highlight w:val="none"/>
          <w:lang w:eastAsia="zh-CN"/>
        </w:rPr>
        <w:t>；</w:t>
      </w:r>
    </w:p>
    <w:p w14:paraId="01822FB7">
      <w:pPr>
        <w:numPr>
          <w:ilvl w:val="0"/>
          <w:numId w:val="2"/>
        </w:numPr>
        <w:ind w:firstLine="480"/>
        <w:rPr>
          <w:color w:val="auto"/>
          <w:highlight w:val="none"/>
          <w:lang w:eastAsia="zh-CN"/>
        </w:rPr>
      </w:pPr>
      <w:r>
        <w:rPr>
          <w:rFonts w:hint="eastAsia"/>
          <w:color w:val="auto"/>
          <w:highlight w:val="none"/>
          <w:lang w:eastAsia="zh-CN"/>
        </w:rPr>
        <w:t>施工图设计优化建议书（表1.3-</w:t>
      </w:r>
      <w:r>
        <w:rPr>
          <w:rFonts w:hint="eastAsia"/>
          <w:color w:val="auto"/>
          <w:highlight w:val="none"/>
          <w:lang w:val="en-US" w:eastAsia="zh-CN"/>
        </w:rPr>
        <w:t>8</w:t>
      </w:r>
      <w:r>
        <w:rPr>
          <w:rFonts w:hint="eastAsia"/>
          <w:color w:val="auto"/>
          <w:highlight w:val="none"/>
          <w:lang w:eastAsia="zh-CN"/>
        </w:rPr>
        <w:t>）</w:t>
      </w:r>
      <w:r>
        <w:rPr>
          <w:color w:val="auto"/>
          <w:highlight w:val="none"/>
          <w:lang w:eastAsia="zh-CN"/>
        </w:rPr>
        <w:t>；</w:t>
      </w:r>
    </w:p>
    <w:p w14:paraId="3CDEDB36">
      <w:pPr>
        <w:numPr>
          <w:ilvl w:val="0"/>
          <w:numId w:val="2"/>
        </w:numPr>
        <w:ind w:firstLine="480"/>
        <w:rPr>
          <w:color w:val="auto"/>
          <w:highlight w:val="none"/>
          <w:lang w:eastAsia="zh-CN"/>
        </w:rPr>
      </w:pPr>
      <w:r>
        <w:rPr>
          <w:rFonts w:hint="eastAsia"/>
          <w:color w:val="auto"/>
          <w:highlight w:val="none"/>
          <w:lang w:val="en-US" w:eastAsia="zh-CN"/>
        </w:rPr>
        <w:t>项目</w:t>
      </w:r>
      <w:r>
        <w:rPr>
          <w:rFonts w:hint="eastAsia"/>
          <w:color w:val="auto"/>
          <w:highlight w:val="none"/>
          <w:lang w:eastAsia="zh-CN"/>
        </w:rPr>
        <w:t>合同管理台账（表1.3-</w:t>
      </w:r>
      <w:r>
        <w:rPr>
          <w:rFonts w:hint="eastAsia"/>
          <w:color w:val="auto"/>
          <w:highlight w:val="none"/>
          <w:lang w:val="en-US" w:eastAsia="zh-CN"/>
        </w:rPr>
        <w:t>9</w:t>
      </w:r>
      <w:r>
        <w:rPr>
          <w:rFonts w:hint="eastAsia"/>
          <w:color w:val="auto"/>
          <w:highlight w:val="none"/>
          <w:lang w:eastAsia="zh-CN"/>
        </w:rPr>
        <w:t>）；</w:t>
      </w:r>
    </w:p>
    <w:p w14:paraId="4C91EEA6">
      <w:pPr>
        <w:numPr>
          <w:ilvl w:val="0"/>
          <w:numId w:val="2"/>
        </w:numPr>
        <w:ind w:firstLine="480"/>
        <w:rPr>
          <w:color w:val="auto"/>
          <w:highlight w:val="none"/>
          <w:lang w:eastAsia="zh-CN"/>
        </w:rPr>
      </w:pPr>
      <w:r>
        <w:rPr>
          <w:rFonts w:hint="eastAsia"/>
          <w:color w:val="auto"/>
          <w:highlight w:val="none"/>
          <w:lang w:val="en-US" w:eastAsia="zh-CN"/>
        </w:rPr>
        <w:t>工程建设其他费履约验收单（表1.3-10）。</w:t>
      </w:r>
    </w:p>
    <w:p w14:paraId="24F9D5D0">
      <w:pPr>
        <w:pStyle w:val="3"/>
        <w:rPr>
          <w:rFonts w:hint="default"/>
          <w:color w:val="auto"/>
          <w:highlight w:val="none"/>
          <w:lang w:eastAsia="zh-CN"/>
        </w:rPr>
      </w:pPr>
      <w:bookmarkStart w:id="119" w:name="_Toc19711"/>
      <w:bookmarkStart w:id="120" w:name="_Toc1425"/>
      <w:bookmarkStart w:id="121" w:name="_Toc2823"/>
      <w:bookmarkStart w:id="122" w:name="_Toc443"/>
      <w:bookmarkStart w:id="123" w:name="_Toc5362"/>
      <w:bookmarkStart w:id="124" w:name="_Toc22023"/>
      <w:bookmarkStart w:id="125" w:name="_Toc13932"/>
      <w:bookmarkStart w:id="126" w:name="_Toc18814"/>
      <w:bookmarkStart w:id="127" w:name="_Toc15069"/>
      <w:bookmarkStart w:id="128" w:name="_Toc5364"/>
      <w:bookmarkStart w:id="129" w:name="_Toc28906"/>
      <w:bookmarkStart w:id="130" w:name="_Toc21934"/>
      <w:bookmarkStart w:id="131" w:name="_Toc11561"/>
      <w:bookmarkStart w:id="132" w:name="_Toc12748"/>
      <w:bookmarkStart w:id="133" w:name="_Toc17551"/>
      <w:bookmarkStart w:id="134" w:name="_Toc1493"/>
      <w:bookmarkStart w:id="135" w:name="_Toc11622"/>
      <w:bookmarkStart w:id="136" w:name="_Toc192580166"/>
      <w:bookmarkStart w:id="137" w:name="_Toc3030"/>
      <w:bookmarkStart w:id="138" w:name="_Toc18271"/>
      <w:bookmarkStart w:id="139" w:name="_Toc2008"/>
      <w:r>
        <w:rPr>
          <w:color w:val="auto"/>
          <w:highlight w:val="none"/>
          <w:lang w:eastAsia="zh-CN"/>
        </w:rPr>
        <w:t>1.4 归档文件</w:t>
      </w:r>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p>
    <w:p w14:paraId="63C5DCC3">
      <w:pPr>
        <w:ind w:firstLine="480"/>
        <w:rPr>
          <w:color w:val="auto"/>
          <w:highlight w:val="none"/>
          <w:lang w:eastAsia="zh-CN"/>
        </w:rPr>
      </w:pPr>
      <w:r>
        <w:rPr>
          <w:rFonts w:hint="eastAsia"/>
          <w:color w:val="auto"/>
          <w:highlight w:val="none"/>
          <w:lang w:eastAsia="zh-CN"/>
        </w:rPr>
        <w:t>对项目前期办理过程中的纸质和电子扫描件资料进行存档，包括以下内容：</w:t>
      </w:r>
    </w:p>
    <w:p w14:paraId="78EB3ED2">
      <w:pPr>
        <w:numPr>
          <w:ilvl w:val="0"/>
          <w:numId w:val="3"/>
        </w:numPr>
        <w:ind w:firstLine="480"/>
        <w:rPr>
          <w:color w:val="auto"/>
          <w:highlight w:val="none"/>
          <w:lang w:eastAsia="zh-CN"/>
        </w:rPr>
      </w:pPr>
      <w:r>
        <w:rPr>
          <w:rFonts w:hint="eastAsia"/>
          <w:color w:val="auto"/>
          <w:highlight w:val="none"/>
          <w:lang w:eastAsia="zh-CN"/>
        </w:rPr>
        <w:t>项目开展过程中，所产生的批复文件、会议纪要、通知公告、行政许可证书等公文文件</w:t>
      </w:r>
      <w:r>
        <w:rPr>
          <w:color w:val="auto"/>
          <w:highlight w:val="none"/>
          <w:lang w:eastAsia="zh-CN"/>
        </w:rPr>
        <w:t>；</w:t>
      </w:r>
    </w:p>
    <w:p w14:paraId="677C9BE3">
      <w:pPr>
        <w:numPr>
          <w:ilvl w:val="0"/>
          <w:numId w:val="3"/>
        </w:numPr>
        <w:ind w:firstLine="480"/>
        <w:rPr>
          <w:color w:val="auto"/>
          <w:highlight w:val="none"/>
          <w:lang w:eastAsia="zh-CN"/>
        </w:rPr>
      </w:pPr>
      <w:r>
        <w:rPr>
          <w:rFonts w:hint="eastAsia"/>
          <w:color w:val="auto"/>
          <w:highlight w:val="none"/>
          <w:lang w:eastAsia="zh-CN"/>
        </w:rPr>
        <w:t>项目报批报建过程中，各项建设手续的申报材料，包括设计方案、可研报告、概算申报书</w:t>
      </w:r>
      <w:ins w:id="43" w:author="李国奇" w:date="2025-11-29T17:58:12Z">
        <w:r>
          <w:rPr>
            <w:rFonts w:hint="eastAsia"/>
            <w:color w:val="auto"/>
            <w:highlight w:val="none"/>
            <w:lang w:eastAsia="zh-CN"/>
          </w:rPr>
          <w:t>、</w:t>
        </w:r>
      </w:ins>
      <w:ins w:id="44" w:author="李国奇" w:date="2025-11-29T17:58:12Z">
        <w:r>
          <w:rPr>
            <w:rFonts w:hint="eastAsia"/>
            <w:color w:val="auto"/>
            <w:highlight w:val="none"/>
            <w:lang w:val="en-US" w:eastAsia="zh-CN"/>
          </w:rPr>
          <w:t>占道施工许可、洪评行政许可</w:t>
        </w:r>
      </w:ins>
      <w:r>
        <w:rPr>
          <w:rFonts w:hint="eastAsia"/>
          <w:color w:val="auto"/>
          <w:highlight w:val="none"/>
          <w:lang w:eastAsia="zh-CN"/>
        </w:rPr>
        <w:t>等</w:t>
      </w:r>
      <w:r>
        <w:rPr>
          <w:color w:val="auto"/>
          <w:highlight w:val="none"/>
          <w:lang w:eastAsia="zh-CN"/>
        </w:rPr>
        <w:t>；</w:t>
      </w:r>
    </w:p>
    <w:p w14:paraId="10B45F49">
      <w:pPr>
        <w:numPr>
          <w:ilvl w:val="0"/>
          <w:numId w:val="3"/>
        </w:numPr>
        <w:ind w:firstLine="480"/>
        <w:rPr>
          <w:color w:val="auto"/>
          <w:highlight w:val="none"/>
          <w:lang w:eastAsia="zh-CN"/>
        </w:rPr>
      </w:pPr>
      <w:r>
        <w:rPr>
          <w:rFonts w:hint="eastAsia"/>
          <w:color w:val="auto"/>
          <w:highlight w:val="none"/>
          <w:lang w:eastAsia="zh-CN"/>
        </w:rPr>
        <w:t>项目技术性方案成果资料，包括但不限于招标文件、普测</w:t>
      </w:r>
      <w:r>
        <w:rPr>
          <w:rFonts w:hint="eastAsia"/>
          <w:color w:val="auto"/>
          <w:highlight w:val="none"/>
          <w:lang w:val="en-US" w:eastAsia="zh-CN"/>
        </w:rPr>
        <w:t>钉桩</w:t>
      </w:r>
      <w:r>
        <w:rPr>
          <w:rFonts w:hint="eastAsia"/>
          <w:color w:val="auto"/>
          <w:highlight w:val="none"/>
          <w:lang w:eastAsia="zh-CN"/>
        </w:rPr>
        <w:t>成果、初步设计图纸、专项设计方案图纸、施工图纸等。</w:t>
      </w:r>
    </w:p>
    <w:p w14:paraId="30CCE29E">
      <w:pPr>
        <w:pStyle w:val="3"/>
        <w:rPr>
          <w:rFonts w:hint="default"/>
          <w:color w:val="auto"/>
          <w:highlight w:val="none"/>
          <w:lang w:eastAsia="zh-CN"/>
        </w:rPr>
      </w:pPr>
      <w:bookmarkStart w:id="140" w:name="_Toc27589"/>
      <w:bookmarkStart w:id="141" w:name="_Toc23461"/>
      <w:bookmarkStart w:id="142" w:name="_Toc6901"/>
      <w:bookmarkStart w:id="143" w:name="_Toc14115"/>
      <w:bookmarkStart w:id="144" w:name="_Toc13440"/>
      <w:bookmarkStart w:id="145" w:name="_Toc9327"/>
      <w:bookmarkStart w:id="146" w:name="_Toc7659"/>
      <w:bookmarkStart w:id="147" w:name="_Toc17869"/>
      <w:bookmarkStart w:id="148" w:name="_Toc28814"/>
      <w:bookmarkStart w:id="149" w:name="_Toc10592"/>
      <w:bookmarkStart w:id="150" w:name="_Toc23799"/>
      <w:bookmarkStart w:id="151" w:name="_Toc15265"/>
      <w:bookmarkStart w:id="152" w:name="_Toc28719"/>
      <w:bookmarkStart w:id="153" w:name="_Toc9767"/>
      <w:bookmarkStart w:id="154" w:name="_Toc5243"/>
      <w:bookmarkStart w:id="155" w:name="_Toc10586"/>
      <w:bookmarkStart w:id="156" w:name="_Toc17674"/>
      <w:bookmarkStart w:id="157" w:name="_Toc26854"/>
      <w:bookmarkStart w:id="158" w:name="_Toc28144"/>
      <w:bookmarkStart w:id="159" w:name="_Toc192580167"/>
      <w:bookmarkStart w:id="160" w:name="_Toc688"/>
      <w:r>
        <w:rPr>
          <w:color w:val="auto"/>
          <w:highlight w:val="none"/>
          <w:lang w:eastAsia="zh-CN"/>
        </w:rPr>
        <w:t>1.5 工作标准</w:t>
      </w:r>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p>
    <w:p w14:paraId="3CFCF5F8">
      <w:pPr>
        <w:numPr>
          <w:ilvl w:val="0"/>
          <w:numId w:val="4"/>
        </w:numPr>
        <w:ind w:firstLine="480"/>
        <w:rPr>
          <w:color w:val="auto"/>
          <w:highlight w:val="none"/>
          <w:lang w:eastAsia="zh-CN"/>
        </w:rPr>
      </w:pPr>
      <w:r>
        <w:rPr>
          <w:color w:val="auto"/>
          <w:highlight w:val="none"/>
          <w:lang w:eastAsia="zh-CN"/>
        </w:rPr>
        <w:t>符合国家及行业相关法律法规和标准规范的要求；</w:t>
      </w:r>
    </w:p>
    <w:p w14:paraId="298135DC">
      <w:pPr>
        <w:numPr>
          <w:ilvl w:val="0"/>
          <w:numId w:val="4"/>
        </w:numPr>
        <w:ind w:firstLine="480"/>
        <w:rPr>
          <w:color w:val="auto"/>
          <w:highlight w:val="none"/>
          <w:lang w:eastAsia="zh-CN"/>
        </w:rPr>
      </w:pPr>
      <w:r>
        <w:rPr>
          <w:color w:val="auto"/>
          <w:highlight w:val="none"/>
          <w:lang w:eastAsia="zh-CN"/>
        </w:rPr>
        <w:t>项目报批报建手续办理积极主动，与审批部门沟通顺畅，各项审批按计划时间完成办理</w:t>
      </w:r>
      <w:r>
        <w:rPr>
          <w:rFonts w:hint="eastAsia"/>
          <w:color w:val="auto"/>
          <w:highlight w:val="none"/>
          <w:lang w:eastAsia="zh-CN"/>
        </w:rPr>
        <w:t>；</w:t>
      </w:r>
    </w:p>
    <w:p w14:paraId="55E0F657">
      <w:pPr>
        <w:numPr>
          <w:ilvl w:val="0"/>
          <w:numId w:val="4"/>
        </w:numPr>
        <w:ind w:firstLine="480"/>
        <w:rPr>
          <w:color w:val="auto"/>
          <w:highlight w:val="none"/>
          <w:lang w:eastAsia="zh-CN"/>
        </w:rPr>
      </w:pPr>
      <w:r>
        <w:rPr>
          <w:color w:val="auto"/>
          <w:highlight w:val="none"/>
          <w:lang w:eastAsia="zh-CN"/>
        </w:rPr>
        <w:t>项目投资合理可控，未出现概算批复投资超可研批复10%（含）以上等</w:t>
      </w:r>
      <w:r>
        <w:rPr>
          <w:rFonts w:hint="eastAsia"/>
          <w:color w:val="auto"/>
          <w:highlight w:val="none"/>
          <w:lang w:eastAsia="zh-CN"/>
        </w:rPr>
        <w:t>情况</w:t>
      </w:r>
      <w:r>
        <w:rPr>
          <w:color w:val="auto"/>
          <w:highlight w:val="none"/>
          <w:lang w:eastAsia="zh-CN"/>
        </w:rPr>
        <w:t>。</w:t>
      </w:r>
    </w:p>
    <w:p w14:paraId="4861435C">
      <w:pPr>
        <w:numPr>
          <w:ilvl w:val="0"/>
          <w:numId w:val="4"/>
        </w:numPr>
        <w:ind w:firstLine="480"/>
        <w:rPr>
          <w:color w:val="auto"/>
          <w:highlight w:val="none"/>
          <w:lang w:eastAsia="zh-CN"/>
        </w:rPr>
      </w:pPr>
      <w:r>
        <w:rPr>
          <w:color w:val="auto"/>
          <w:highlight w:val="none"/>
          <w:lang w:eastAsia="zh-CN"/>
        </w:rPr>
        <w:t>符合全过程项目管理服务合同的约定；</w:t>
      </w:r>
    </w:p>
    <w:p w14:paraId="30E7BFAB">
      <w:pPr>
        <w:numPr>
          <w:ilvl w:val="0"/>
          <w:numId w:val="4"/>
        </w:numPr>
        <w:ind w:firstLine="480"/>
        <w:rPr>
          <w:color w:val="auto"/>
          <w:highlight w:val="none"/>
          <w:lang w:eastAsia="zh-CN"/>
        </w:rPr>
      </w:pPr>
      <w:r>
        <w:rPr>
          <w:rFonts w:hint="eastAsia"/>
          <w:color w:val="auto"/>
          <w:highlight w:val="none"/>
          <w:lang w:eastAsia="zh-CN"/>
        </w:rPr>
        <w:t>前期工作进展符合总体实施计划及预计时序安排；</w:t>
      </w:r>
    </w:p>
    <w:p w14:paraId="05509363">
      <w:pPr>
        <w:numPr>
          <w:ilvl w:val="0"/>
          <w:numId w:val="4"/>
        </w:numPr>
        <w:ind w:left="425" w:firstLine="480" w:firstLineChars="200"/>
        <w:rPr>
          <w:color w:val="auto"/>
          <w:highlight w:val="none"/>
          <w:lang w:eastAsia="zh-CN"/>
        </w:rPr>
      </w:pPr>
      <w:r>
        <w:rPr>
          <w:color w:val="auto"/>
          <w:highlight w:val="none"/>
          <w:lang w:eastAsia="zh-CN"/>
        </w:rPr>
        <w:t>按照</w:t>
      </w:r>
      <w:r>
        <w:rPr>
          <w:rFonts w:hint="eastAsia"/>
          <w:color w:val="auto"/>
          <w:highlight w:val="none"/>
          <w:lang w:eastAsia="zh-CN"/>
        </w:rPr>
        <w:t>《北京市建筑工程资料管理规程》与《土地储备与建设服务中心文件材料归档范围和档案保管期限表》</w:t>
      </w:r>
      <w:r>
        <w:rPr>
          <w:color w:val="auto"/>
          <w:highlight w:val="none"/>
          <w:lang w:eastAsia="zh-CN"/>
        </w:rPr>
        <w:t>相关规定与要求完成项目文件</w:t>
      </w:r>
      <w:r>
        <w:rPr>
          <w:rFonts w:hint="eastAsia"/>
          <w:color w:val="auto"/>
          <w:highlight w:val="none"/>
          <w:lang w:eastAsia="zh-CN"/>
        </w:rPr>
        <w:t>整理</w:t>
      </w:r>
      <w:r>
        <w:rPr>
          <w:color w:val="auto"/>
          <w:highlight w:val="none"/>
          <w:lang w:eastAsia="zh-CN"/>
        </w:rPr>
        <w:t>归档</w:t>
      </w:r>
      <w:r>
        <w:rPr>
          <w:rFonts w:hint="eastAsia"/>
          <w:color w:val="auto"/>
          <w:highlight w:val="none"/>
          <w:lang w:eastAsia="zh-CN"/>
        </w:rPr>
        <w:t>。</w:t>
      </w:r>
    </w:p>
    <w:p w14:paraId="6298DFE2">
      <w:pPr>
        <w:numPr>
          <w:ilvl w:val="255"/>
          <w:numId w:val="0"/>
        </w:numPr>
        <w:autoSpaceDE/>
        <w:autoSpaceDN/>
        <w:snapToGrid/>
        <w:jc w:val="both"/>
        <w:rPr>
          <w:rFonts w:ascii="宋体" w:hAnsi="宋体" w:cs="宋体"/>
          <w:color w:val="auto"/>
          <w:spacing w:val="8"/>
          <w:highlight w:val="none"/>
          <w:lang w:eastAsia="zh-CN" w:bidi="ar"/>
        </w:rPr>
      </w:pPr>
    </w:p>
    <w:p w14:paraId="1D6E1E09">
      <w:pPr>
        <w:autoSpaceDE/>
        <w:autoSpaceDN/>
        <w:snapToGrid/>
        <w:ind w:firstLine="0" w:firstLineChars="0"/>
        <w:jc w:val="both"/>
        <w:rPr>
          <w:rFonts w:ascii="宋体" w:hAnsi="宋体" w:cs="宋体"/>
          <w:color w:val="auto"/>
          <w:spacing w:val="8"/>
          <w:highlight w:val="none"/>
          <w:lang w:eastAsia="zh-CN" w:bidi="ar"/>
        </w:rPr>
      </w:pPr>
    </w:p>
    <w:p w14:paraId="09D630B3">
      <w:pPr>
        <w:autoSpaceDE/>
        <w:autoSpaceDN/>
        <w:snapToGrid/>
        <w:ind w:firstLine="0" w:firstLineChars="0"/>
        <w:jc w:val="both"/>
        <w:rPr>
          <w:del w:id="45" w:author="万树之王" w:date="2025-12-01T07:26:12Z"/>
          <w:rFonts w:ascii="宋体" w:hAnsi="宋体" w:cs="宋体"/>
          <w:color w:val="auto"/>
          <w:spacing w:val="8"/>
          <w:highlight w:val="none"/>
          <w:lang w:eastAsia="zh-CN" w:bidi="ar"/>
        </w:rPr>
        <w:sectPr>
          <w:footerReference r:id="rId15" w:type="default"/>
          <w:pgSz w:w="11906" w:h="16838"/>
          <w:pgMar w:top="1440" w:right="1080" w:bottom="1440" w:left="1080" w:header="0" w:footer="624" w:gutter="0"/>
          <w:pgBorders>
            <w:top w:val="none" w:sz="0" w:space="0"/>
            <w:left w:val="none" w:sz="0" w:space="0"/>
            <w:bottom w:val="none" w:sz="0" w:space="0"/>
            <w:right w:val="none" w:sz="0" w:space="0"/>
          </w:pgBorders>
          <w:pgNumType w:fmt="decimal"/>
          <w:cols w:space="720" w:num="1"/>
        </w:sectPr>
      </w:pPr>
    </w:p>
    <w:p w14:paraId="4B8C0102">
      <w:pPr>
        <w:pStyle w:val="2"/>
        <w:rPr>
          <w:color w:val="auto"/>
          <w:highlight w:val="none"/>
          <w:lang w:eastAsia="zh-CN"/>
        </w:rPr>
      </w:pPr>
      <w:bookmarkStart w:id="161" w:name="bookmark26"/>
      <w:bookmarkEnd w:id="161"/>
      <w:bookmarkStart w:id="162" w:name="bookmark8"/>
      <w:bookmarkEnd w:id="162"/>
      <w:bookmarkStart w:id="163" w:name="bookmark27"/>
      <w:bookmarkEnd w:id="163"/>
      <w:bookmarkStart w:id="164" w:name="bookmark98"/>
      <w:bookmarkEnd w:id="164"/>
      <w:bookmarkStart w:id="165" w:name="_Toc30261"/>
      <w:bookmarkStart w:id="166" w:name="_Toc10518"/>
      <w:bookmarkStart w:id="167" w:name="_Toc8137"/>
      <w:bookmarkStart w:id="168" w:name="_Toc30884"/>
      <w:bookmarkStart w:id="169" w:name="_Toc192580168"/>
      <w:bookmarkStart w:id="170" w:name="_Toc9441"/>
      <w:bookmarkStart w:id="171" w:name="_Toc24529"/>
      <w:bookmarkStart w:id="172" w:name="_Toc7741"/>
      <w:bookmarkStart w:id="173" w:name="_Toc32190"/>
      <w:bookmarkStart w:id="174" w:name="_Toc9970"/>
      <w:bookmarkStart w:id="175" w:name="_Toc9732"/>
      <w:bookmarkStart w:id="176" w:name="_Toc8132"/>
      <w:bookmarkStart w:id="177" w:name="_Toc5710"/>
      <w:bookmarkStart w:id="178" w:name="_Toc26593"/>
      <w:bookmarkStart w:id="179" w:name="_Toc10675"/>
      <w:bookmarkStart w:id="180" w:name="_Toc9919"/>
      <w:bookmarkStart w:id="181" w:name="_Toc30381"/>
      <w:bookmarkStart w:id="182" w:name="_Toc5627"/>
      <w:bookmarkStart w:id="183" w:name="_Toc25024"/>
      <w:bookmarkStart w:id="184" w:name="_Toc28132"/>
      <w:bookmarkStart w:id="185" w:name="_Toc5781"/>
      <w:bookmarkStart w:id="186" w:name="_Toc6734"/>
      <w:bookmarkStart w:id="187" w:name="_Toc20171"/>
      <w:bookmarkStart w:id="188" w:name="_Toc28218"/>
      <w:bookmarkStart w:id="189" w:name="_Toc17590"/>
      <w:r>
        <w:rPr>
          <w:rFonts w:hint="eastAsia"/>
          <w:color w:val="auto"/>
          <w:highlight w:val="none"/>
          <w:lang w:eastAsia="zh-CN"/>
        </w:rPr>
        <w:t>第二章 招标采购</w:t>
      </w:r>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14:paraId="51E35095">
      <w:pPr>
        <w:pStyle w:val="3"/>
        <w:rPr>
          <w:rFonts w:hint="default"/>
          <w:color w:val="auto"/>
          <w:highlight w:val="none"/>
          <w:lang w:eastAsia="zh-CN"/>
        </w:rPr>
      </w:pPr>
      <w:bookmarkStart w:id="190" w:name="_Toc1896"/>
      <w:bookmarkStart w:id="191" w:name="_Toc18717"/>
      <w:bookmarkStart w:id="192" w:name="_Toc15644"/>
      <w:bookmarkStart w:id="193" w:name="_Toc11929"/>
      <w:bookmarkStart w:id="194" w:name="_Toc23064"/>
      <w:bookmarkStart w:id="195" w:name="_Toc15811"/>
      <w:bookmarkStart w:id="196" w:name="_Toc7416"/>
      <w:bookmarkStart w:id="197" w:name="_Toc1695"/>
      <w:bookmarkStart w:id="198" w:name="_Toc3564"/>
      <w:bookmarkStart w:id="199" w:name="_Toc25509"/>
      <w:bookmarkStart w:id="200" w:name="_Toc27506"/>
      <w:bookmarkStart w:id="201" w:name="_Toc30279"/>
      <w:bookmarkStart w:id="202" w:name="_Toc18369"/>
      <w:bookmarkStart w:id="203" w:name="_Toc29453"/>
      <w:bookmarkStart w:id="204" w:name="_Toc3074"/>
      <w:bookmarkStart w:id="205" w:name="_Toc15393"/>
      <w:bookmarkStart w:id="206" w:name="_Toc192580169"/>
      <w:bookmarkStart w:id="207" w:name="_Toc26156"/>
      <w:bookmarkStart w:id="208" w:name="_Toc12950"/>
      <w:bookmarkStart w:id="209" w:name="_Toc23559"/>
      <w:bookmarkStart w:id="210" w:name="_Toc12178"/>
      <w:r>
        <w:rPr>
          <w:color w:val="auto"/>
          <w:highlight w:val="none"/>
          <w:lang w:eastAsia="zh-CN"/>
        </w:rPr>
        <w:t>2.1 基本要求</w:t>
      </w:r>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p>
    <w:p w14:paraId="5E045E83">
      <w:pPr>
        <w:ind w:firstLine="480"/>
        <w:rPr>
          <w:color w:val="auto"/>
          <w:highlight w:val="none"/>
          <w:lang w:eastAsia="zh-CN"/>
        </w:rPr>
      </w:pPr>
      <w:r>
        <w:rPr>
          <w:rFonts w:hint="eastAsia"/>
          <w:color w:val="auto"/>
          <w:highlight w:val="none"/>
          <w:lang w:eastAsia="zh-CN"/>
        </w:rPr>
        <w:t>严格遵守《中华人民共和国招标投标法》《中华人民共和国招标投标法实施条例》等相关法律法规要求，遵循公开、公平、公正和诚信原则，组织开展招标采购工作，包括公开招标、邀请招标和比选工作等，定期以书面形式向土储建设中心报送相关工作进展情况。</w:t>
      </w:r>
    </w:p>
    <w:p w14:paraId="53A22403">
      <w:pPr>
        <w:pStyle w:val="3"/>
        <w:rPr>
          <w:rFonts w:hint="default"/>
          <w:color w:val="auto"/>
          <w:highlight w:val="none"/>
          <w:lang w:eastAsia="zh-CN"/>
        </w:rPr>
      </w:pPr>
      <w:bookmarkStart w:id="211" w:name="_Toc17684"/>
      <w:bookmarkStart w:id="212" w:name="_Toc15797"/>
      <w:bookmarkStart w:id="213" w:name="_Toc18252"/>
      <w:bookmarkStart w:id="214" w:name="_Toc32074"/>
      <w:bookmarkStart w:id="215" w:name="_Toc24574"/>
      <w:bookmarkStart w:id="216" w:name="_Toc2631"/>
      <w:bookmarkStart w:id="217" w:name="_Toc5114"/>
      <w:bookmarkStart w:id="218" w:name="_Toc31500"/>
      <w:bookmarkStart w:id="219" w:name="_Toc32156"/>
      <w:bookmarkStart w:id="220" w:name="_Toc32306"/>
      <w:bookmarkStart w:id="221" w:name="_Toc30060"/>
      <w:bookmarkStart w:id="222" w:name="_Toc16355"/>
      <w:bookmarkStart w:id="223" w:name="_Toc7899"/>
      <w:bookmarkStart w:id="224" w:name="_Toc192580170"/>
      <w:bookmarkStart w:id="225" w:name="_Toc24109"/>
      <w:bookmarkStart w:id="226" w:name="_Toc11558"/>
      <w:bookmarkStart w:id="227" w:name="_Toc2548"/>
      <w:bookmarkStart w:id="228" w:name="_Toc10736"/>
      <w:bookmarkStart w:id="229" w:name="_Toc19663"/>
      <w:bookmarkStart w:id="230" w:name="_Toc23809"/>
      <w:r>
        <w:rPr>
          <w:color w:val="auto"/>
          <w:highlight w:val="none"/>
          <w:lang w:eastAsia="zh-CN"/>
        </w:rPr>
        <w:t>2.2 工作内容</w:t>
      </w:r>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p>
    <w:p w14:paraId="673F8D8C">
      <w:pPr>
        <w:pStyle w:val="4"/>
        <w:ind w:firstLine="241"/>
        <w:rPr>
          <w:rFonts w:hint="default"/>
          <w:color w:val="auto"/>
          <w:highlight w:val="none"/>
          <w:lang w:val="en-US" w:eastAsia="zh-CN"/>
        </w:rPr>
      </w:pPr>
      <w:bookmarkStart w:id="231" w:name="_Toc26623"/>
      <w:bookmarkStart w:id="232" w:name="_Toc2620"/>
      <w:bookmarkStart w:id="233" w:name="_Toc28477"/>
      <w:bookmarkStart w:id="234" w:name="_Toc9298"/>
      <w:bookmarkStart w:id="235" w:name="_Toc7691"/>
      <w:bookmarkStart w:id="236" w:name="_Toc14249"/>
      <w:bookmarkStart w:id="237" w:name="_Toc18106"/>
      <w:bookmarkStart w:id="238" w:name="_Toc2661"/>
      <w:bookmarkStart w:id="239" w:name="_Toc3699"/>
      <w:bookmarkStart w:id="240" w:name="_Toc20228"/>
      <w:bookmarkStart w:id="241" w:name="_Toc1931"/>
      <w:bookmarkStart w:id="242" w:name="_Toc10969"/>
      <w:bookmarkStart w:id="243" w:name="_Toc28069"/>
      <w:bookmarkStart w:id="244" w:name="_Toc2689"/>
      <w:bookmarkStart w:id="245" w:name="_Toc21329"/>
      <w:bookmarkStart w:id="246" w:name="_Toc15463"/>
      <w:bookmarkStart w:id="247" w:name="_Toc2197"/>
      <w:bookmarkStart w:id="248" w:name="_Toc2381"/>
      <w:bookmarkStart w:id="249" w:name="_Toc15767"/>
      <w:bookmarkStart w:id="250" w:name="_Toc192580171"/>
      <w:r>
        <w:rPr>
          <w:rFonts w:hint="eastAsia"/>
          <w:color w:val="auto"/>
          <w:highlight w:val="none"/>
          <w:lang w:eastAsia="zh-CN"/>
        </w:rPr>
        <w:t>2.2.1 招标文件</w:t>
      </w:r>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p>
    <w:p w14:paraId="30ACD127">
      <w:pPr>
        <w:numPr>
          <w:ilvl w:val="0"/>
          <w:numId w:val="5"/>
        </w:numPr>
        <w:ind w:firstLine="480"/>
        <w:rPr>
          <w:color w:val="auto"/>
          <w:highlight w:val="none"/>
          <w:lang w:eastAsia="zh-CN"/>
        </w:rPr>
      </w:pPr>
      <w:r>
        <w:rPr>
          <w:rFonts w:hint="eastAsia"/>
          <w:color w:val="auto"/>
          <w:highlight w:val="none"/>
          <w:lang w:eastAsia="zh-CN"/>
        </w:rPr>
        <w:t>分析项目情况，梳理招标事项，拟定招标计划；</w:t>
      </w:r>
    </w:p>
    <w:p w14:paraId="645B8855">
      <w:pPr>
        <w:numPr>
          <w:ilvl w:val="0"/>
          <w:numId w:val="5"/>
        </w:numPr>
        <w:ind w:firstLine="480"/>
        <w:rPr>
          <w:color w:val="auto"/>
          <w:highlight w:val="none"/>
          <w:lang w:eastAsia="zh-CN"/>
        </w:rPr>
      </w:pPr>
      <w:r>
        <w:rPr>
          <w:rFonts w:hint="eastAsia"/>
          <w:color w:val="auto"/>
          <w:highlight w:val="none"/>
          <w:lang w:eastAsia="zh-CN"/>
        </w:rPr>
        <w:t>配合招标代理机构推进招标工作，提供办理招标手续必需的立项审批文件（招标方案核准、立项批复、</w:t>
      </w:r>
      <w:ins w:id="46" w:author="李国奇" w:date="2025-11-29T17:58:12Z">
        <w:r>
          <w:rPr>
            <w:rFonts w:hint="eastAsia"/>
            <w:color w:val="auto"/>
            <w:highlight w:val="none"/>
            <w:lang w:eastAsia="zh-CN"/>
          </w:rPr>
          <w:t>“</w:t>
        </w:r>
      </w:ins>
      <w:ins w:id="47" w:author="李国奇" w:date="2025-11-29T17:58:12Z">
        <w:r>
          <w:rPr>
            <w:rFonts w:hint="eastAsia"/>
            <w:color w:val="auto"/>
            <w:highlight w:val="none"/>
            <w:lang w:val="en-US" w:eastAsia="zh-CN"/>
          </w:rPr>
          <w:t>多规合一</w:t>
        </w:r>
      </w:ins>
      <w:ins w:id="48" w:author="李国奇" w:date="2025-11-29T17:58:12Z">
        <w:r>
          <w:rPr>
            <w:rFonts w:hint="eastAsia"/>
            <w:color w:val="auto"/>
            <w:highlight w:val="none"/>
            <w:lang w:eastAsia="zh-CN"/>
          </w:rPr>
          <w:t>”</w:t>
        </w:r>
      </w:ins>
      <w:ins w:id="49" w:author="李国奇" w:date="2025-11-29T17:58:12Z">
        <w:r>
          <w:rPr>
            <w:rFonts w:hint="eastAsia"/>
            <w:color w:val="auto"/>
            <w:highlight w:val="none"/>
            <w:lang w:val="en-US" w:eastAsia="zh-CN"/>
          </w:rPr>
          <w:t>初审、</w:t>
        </w:r>
      </w:ins>
      <w:r>
        <w:rPr>
          <w:rFonts w:hint="eastAsia"/>
          <w:color w:val="auto"/>
          <w:highlight w:val="none"/>
          <w:lang w:eastAsia="zh-CN"/>
        </w:rPr>
        <w:t>初步设计概算批复或实施方案批复）、勘察任务书、设计任务书等资料，协调</w:t>
      </w:r>
      <w:del w:id="50" w:author="李国奇" w:date="2025-11-29T17:58:12Z">
        <w:r>
          <w:rPr>
            <w:rFonts w:hint="eastAsia"/>
            <w:color w:val="auto"/>
            <w:highlight w:val="none"/>
            <w:lang w:eastAsia="zh-CN"/>
          </w:rPr>
          <w:delText>参建</w:delText>
        </w:r>
      </w:del>
      <w:ins w:id="51" w:author="李国奇" w:date="2025-11-29T17:58:12Z">
        <w:r>
          <w:rPr>
            <w:rFonts w:hint="eastAsia"/>
            <w:color w:val="auto"/>
            <w:highlight w:val="none"/>
            <w:lang w:val="en-US" w:eastAsia="zh-CN"/>
          </w:rPr>
          <w:t>设计和清单编制</w:t>
        </w:r>
      </w:ins>
      <w:r>
        <w:rPr>
          <w:rFonts w:hint="eastAsia"/>
          <w:color w:val="auto"/>
          <w:highlight w:val="none"/>
          <w:lang w:val="en-US" w:eastAsia="zh-CN"/>
        </w:rPr>
        <w:t>单位</w:t>
      </w:r>
      <w:r>
        <w:rPr>
          <w:rFonts w:hint="eastAsia"/>
          <w:color w:val="auto"/>
          <w:highlight w:val="none"/>
          <w:lang w:eastAsia="zh-CN"/>
        </w:rPr>
        <w:t>提供施工招标图纸、工程量清单等资料；</w:t>
      </w:r>
    </w:p>
    <w:p w14:paraId="01F4ACA2">
      <w:pPr>
        <w:numPr>
          <w:ilvl w:val="0"/>
          <w:numId w:val="5"/>
        </w:numPr>
        <w:ind w:firstLine="480"/>
        <w:rPr>
          <w:color w:val="auto"/>
          <w:highlight w:val="none"/>
          <w:lang w:eastAsia="zh-CN"/>
        </w:rPr>
      </w:pPr>
      <w:r>
        <w:rPr>
          <w:rFonts w:hint="eastAsia"/>
          <w:color w:val="auto"/>
          <w:highlight w:val="none"/>
          <w:lang w:eastAsia="zh-CN"/>
        </w:rPr>
        <w:t>审核招标文件、招标控制价及工期</w:t>
      </w:r>
      <w:ins w:id="52" w:author="李国奇" w:date="2025-11-29T17:58:12Z">
        <w:r>
          <w:rPr>
            <w:rFonts w:hint="eastAsia"/>
            <w:color w:val="auto"/>
            <w:highlight w:val="none"/>
            <w:lang w:val="en-US" w:eastAsia="zh-CN"/>
          </w:rPr>
          <w:t>并提出合理化建议</w:t>
        </w:r>
      </w:ins>
      <w:r>
        <w:rPr>
          <w:rFonts w:hint="eastAsia"/>
          <w:color w:val="auto"/>
          <w:highlight w:val="none"/>
          <w:lang w:eastAsia="zh-CN"/>
        </w:rPr>
        <w:t>，完成招标前内控程序会签工作，并组织招标代理按照会签意见修改招标文件；</w:t>
      </w:r>
    </w:p>
    <w:p w14:paraId="739EF40C">
      <w:pPr>
        <w:numPr>
          <w:ilvl w:val="0"/>
          <w:numId w:val="5"/>
        </w:numPr>
        <w:ind w:firstLine="480"/>
        <w:rPr>
          <w:color w:val="auto"/>
          <w:highlight w:val="none"/>
          <w:lang w:eastAsia="zh-CN"/>
        </w:rPr>
      </w:pPr>
      <w:r>
        <w:rPr>
          <w:rFonts w:hint="eastAsia"/>
          <w:color w:val="auto"/>
          <w:highlight w:val="none"/>
          <w:lang w:eastAsia="zh-CN"/>
        </w:rPr>
        <w:t>接收招标代理机构编制的招标</w:t>
      </w:r>
      <w:del w:id="53" w:author="李国奇" w:date="2025-11-29T17:58:12Z">
        <w:r>
          <w:rPr>
            <w:rFonts w:hint="eastAsia"/>
            <w:color w:val="auto"/>
            <w:highlight w:val="none"/>
            <w:lang w:eastAsia="zh-CN"/>
          </w:rPr>
          <w:delText>过程</w:delText>
        </w:r>
      </w:del>
      <w:ins w:id="54" w:author="李国奇" w:date="2025-11-29T17:58:12Z">
        <w:r>
          <w:rPr>
            <w:rFonts w:hint="eastAsia"/>
            <w:color w:val="auto"/>
            <w:highlight w:val="none"/>
            <w:lang w:val="en-US" w:eastAsia="zh-CN"/>
          </w:rPr>
          <w:t>全</w:t>
        </w:r>
      </w:ins>
      <w:ins w:id="55" w:author="李国奇" w:date="2025-11-29T17:58:12Z">
        <w:r>
          <w:rPr>
            <w:rFonts w:hint="eastAsia"/>
            <w:color w:val="auto"/>
            <w:highlight w:val="none"/>
            <w:lang w:eastAsia="zh-CN"/>
          </w:rPr>
          <w:t>过程</w:t>
        </w:r>
      </w:ins>
      <w:r>
        <w:rPr>
          <w:rFonts w:hint="eastAsia"/>
          <w:color w:val="auto"/>
          <w:highlight w:val="none"/>
          <w:lang w:eastAsia="zh-CN"/>
        </w:rPr>
        <w:t>资料并存档；</w:t>
      </w:r>
    </w:p>
    <w:p w14:paraId="3DD72775">
      <w:pPr>
        <w:numPr>
          <w:ilvl w:val="0"/>
          <w:numId w:val="5"/>
        </w:numPr>
        <w:ind w:firstLine="480"/>
        <w:rPr>
          <w:color w:val="auto"/>
          <w:highlight w:val="none"/>
          <w:lang w:eastAsia="zh-CN"/>
        </w:rPr>
      </w:pPr>
      <w:r>
        <w:rPr>
          <w:rFonts w:hint="eastAsia"/>
          <w:color w:val="auto"/>
          <w:highlight w:val="none"/>
          <w:lang w:eastAsia="zh-CN"/>
        </w:rPr>
        <w:t>协助推进合同谈判、</w:t>
      </w:r>
      <w:ins w:id="56" w:author="李国奇" w:date="2025-11-29T17:58:12Z">
        <w:r>
          <w:rPr>
            <w:rFonts w:hint="eastAsia"/>
            <w:color w:val="auto"/>
            <w:highlight w:val="none"/>
            <w:lang w:val="en-US" w:eastAsia="zh-CN"/>
          </w:rPr>
          <w:t>修正</w:t>
        </w:r>
      </w:ins>
      <w:r>
        <w:rPr>
          <w:rFonts w:hint="eastAsia"/>
          <w:color w:val="auto"/>
          <w:highlight w:val="none"/>
          <w:lang w:val="en-US" w:eastAsia="zh-CN"/>
        </w:rPr>
        <w:t>和</w:t>
      </w:r>
      <w:r>
        <w:rPr>
          <w:rFonts w:hint="eastAsia"/>
          <w:color w:val="auto"/>
          <w:highlight w:val="none"/>
          <w:lang w:eastAsia="zh-CN"/>
        </w:rPr>
        <w:t>签订工作；</w:t>
      </w:r>
    </w:p>
    <w:p w14:paraId="64148AC7">
      <w:pPr>
        <w:numPr>
          <w:ilvl w:val="0"/>
          <w:numId w:val="5"/>
        </w:numPr>
        <w:ind w:firstLine="480"/>
        <w:rPr>
          <w:color w:val="auto"/>
          <w:highlight w:val="none"/>
          <w:lang w:eastAsia="zh-CN"/>
        </w:rPr>
      </w:pPr>
      <w:r>
        <w:rPr>
          <w:rFonts w:hint="eastAsia"/>
          <w:color w:val="auto"/>
          <w:highlight w:val="none"/>
          <w:lang w:val="en-US" w:eastAsia="zh-CN"/>
        </w:rPr>
        <w:t>招标采购工作参照《</w:t>
      </w:r>
      <w:bookmarkStart w:id="251" w:name="_Toc29942"/>
      <w:bookmarkStart w:id="252" w:name="_Toc9083_WPSOffice_Level1"/>
      <w:bookmarkStart w:id="253" w:name="_Toc30451"/>
      <w:bookmarkStart w:id="254" w:name="_Toc1559769168"/>
      <w:bookmarkStart w:id="255" w:name="_Toc1076521002"/>
      <w:bookmarkStart w:id="256" w:name="_Toc80795308_WPSOffice_Level1"/>
      <w:bookmarkStart w:id="257" w:name="_Toc17140"/>
      <w:bookmarkStart w:id="258" w:name="_Toc505853561_WPSOffice_Level1"/>
      <w:bookmarkStart w:id="259" w:name="_Toc558919254"/>
      <w:bookmarkStart w:id="260" w:name="_Toc38371428"/>
      <w:bookmarkStart w:id="261" w:name="_Toc2585"/>
      <w:bookmarkStart w:id="262" w:name="_Toc24047"/>
      <w:bookmarkStart w:id="263" w:name="_Toc27863"/>
      <w:bookmarkStart w:id="264" w:name="_Toc17737"/>
      <w:bookmarkStart w:id="265" w:name="_Toc1171877635_WPSOffice_Level1"/>
      <w:r>
        <w:rPr>
          <w:rFonts w:hint="eastAsia"/>
        </w:rPr>
        <w:t>土地储备与建设服务中心招标管理制度</w:t>
      </w:r>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r>
        <w:rPr>
          <w:rFonts w:hint="eastAsia"/>
          <w:color w:val="auto"/>
          <w:highlight w:val="none"/>
          <w:lang w:val="en-US" w:eastAsia="zh-CN"/>
        </w:rPr>
        <w:t>》执行。</w:t>
      </w:r>
    </w:p>
    <w:p w14:paraId="454D856E">
      <w:pPr>
        <w:pStyle w:val="4"/>
        <w:ind w:firstLine="241"/>
        <w:rPr>
          <w:color w:val="auto"/>
          <w:highlight w:val="none"/>
          <w:lang w:eastAsia="zh-CN"/>
        </w:rPr>
      </w:pPr>
      <w:bookmarkStart w:id="266" w:name="_Toc192580172"/>
      <w:bookmarkStart w:id="267" w:name="_Toc18628"/>
      <w:bookmarkStart w:id="268" w:name="_Toc9317"/>
      <w:bookmarkStart w:id="269" w:name="_Toc2654"/>
      <w:bookmarkStart w:id="270" w:name="_Toc31499"/>
      <w:bookmarkStart w:id="271" w:name="_Toc16509"/>
      <w:bookmarkStart w:id="272" w:name="_Toc6181"/>
      <w:bookmarkStart w:id="273" w:name="_Toc3376"/>
      <w:bookmarkStart w:id="274" w:name="_Toc28880"/>
      <w:bookmarkStart w:id="275" w:name="_Toc14645"/>
      <w:bookmarkStart w:id="276" w:name="_Toc15166"/>
      <w:bookmarkStart w:id="277" w:name="_Toc22481"/>
      <w:bookmarkStart w:id="278" w:name="_Toc3502"/>
      <w:bookmarkStart w:id="279" w:name="_Toc7006"/>
      <w:bookmarkStart w:id="280" w:name="_Toc31759"/>
      <w:bookmarkStart w:id="281" w:name="_Toc14047"/>
      <w:bookmarkStart w:id="282" w:name="_Toc26725"/>
      <w:bookmarkStart w:id="283" w:name="_Toc3773"/>
      <w:bookmarkStart w:id="284" w:name="_Toc22305"/>
      <w:bookmarkStart w:id="285" w:name="_Toc17507"/>
      <w:r>
        <w:rPr>
          <w:rFonts w:hint="eastAsia"/>
          <w:color w:val="auto"/>
          <w:highlight w:val="none"/>
          <w:lang w:eastAsia="zh-CN"/>
        </w:rPr>
        <w:t>2.2.2 工程量清单、控制价审核</w:t>
      </w:r>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p>
    <w:p w14:paraId="70DB2CAB">
      <w:pPr>
        <w:numPr>
          <w:ilvl w:val="0"/>
          <w:numId w:val="6"/>
        </w:numPr>
        <w:autoSpaceDE/>
        <w:autoSpaceDN/>
        <w:ind w:left="312" w:firstLine="480"/>
        <w:rPr>
          <w:color w:val="auto"/>
          <w:highlight w:val="none"/>
          <w:lang w:eastAsia="zh-CN"/>
        </w:rPr>
      </w:pPr>
      <w:del w:id="57" w:author="李国奇" w:date="2025-11-29T17:58:12Z">
        <w:r>
          <w:rPr>
            <w:rFonts w:hint="eastAsia"/>
            <w:color w:val="auto"/>
            <w:highlight w:val="none"/>
            <w:lang w:eastAsia="zh-CN"/>
          </w:rPr>
          <w:delText>检查</w:delText>
        </w:r>
      </w:del>
      <w:ins w:id="58" w:author="李国奇" w:date="2025-11-29T17:58:12Z">
        <w:r>
          <w:rPr>
            <w:rFonts w:hint="eastAsia"/>
            <w:color w:val="auto"/>
            <w:highlight w:val="none"/>
            <w:lang w:val="en-US" w:eastAsia="zh-CN"/>
          </w:rPr>
          <w:t>审核</w:t>
        </w:r>
      </w:ins>
      <w:r>
        <w:rPr>
          <w:rFonts w:hint="eastAsia"/>
          <w:color w:val="auto"/>
          <w:highlight w:val="none"/>
          <w:lang w:eastAsia="zh-CN"/>
        </w:rPr>
        <w:t>招标文件、设计图纸等编制依据资料的完整性和合规性；</w:t>
      </w:r>
    </w:p>
    <w:p w14:paraId="5B16742E">
      <w:pPr>
        <w:numPr>
          <w:ilvl w:val="0"/>
          <w:numId w:val="6"/>
        </w:numPr>
        <w:autoSpaceDE/>
        <w:autoSpaceDN/>
        <w:ind w:left="312" w:firstLine="480"/>
        <w:rPr>
          <w:color w:val="auto"/>
          <w:highlight w:val="none"/>
          <w:lang w:eastAsia="zh-CN"/>
        </w:rPr>
      </w:pPr>
      <w:r>
        <w:rPr>
          <w:rFonts w:hint="eastAsia"/>
          <w:color w:val="auto"/>
          <w:highlight w:val="none"/>
          <w:lang w:eastAsia="zh-CN"/>
        </w:rPr>
        <w:t>结合项目需求，组织</w:t>
      </w:r>
      <w:del w:id="59" w:author="李国奇" w:date="2025-11-29T17:58:12Z">
        <w:r>
          <w:rPr>
            <w:rFonts w:hint="eastAsia"/>
            <w:color w:val="auto"/>
            <w:highlight w:val="none"/>
            <w:lang w:eastAsia="zh-CN"/>
          </w:rPr>
          <w:delText>参建</w:delText>
        </w:r>
      </w:del>
      <w:ins w:id="60" w:author="李国奇" w:date="2025-11-29T17:58:12Z">
        <w:r>
          <w:rPr>
            <w:rFonts w:hint="eastAsia"/>
            <w:color w:val="auto"/>
            <w:highlight w:val="none"/>
            <w:lang w:val="en-US" w:eastAsia="zh-CN"/>
          </w:rPr>
          <w:t>相关</w:t>
        </w:r>
      </w:ins>
      <w:r>
        <w:rPr>
          <w:rFonts w:hint="eastAsia"/>
          <w:color w:val="auto"/>
          <w:highlight w:val="none"/>
          <w:lang w:val="en-US" w:eastAsia="zh-CN"/>
        </w:rPr>
        <w:t>单位</w:t>
      </w:r>
      <w:r>
        <w:rPr>
          <w:rFonts w:hint="eastAsia"/>
          <w:color w:val="auto"/>
          <w:highlight w:val="none"/>
          <w:lang w:eastAsia="zh-CN"/>
        </w:rPr>
        <w:t>现场踏勘，留存影像资料；</w:t>
      </w:r>
    </w:p>
    <w:p w14:paraId="0E9887B7">
      <w:pPr>
        <w:numPr>
          <w:ilvl w:val="0"/>
          <w:numId w:val="6"/>
        </w:numPr>
        <w:autoSpaceDE/>
        <w:autoSpaceDN/>
        <w:ind w:left="312" w:firstLine="480"/>
        <w:rPr>
          <w:color w:val="auto"/>
          <w:highlight w:val="none"/>
          <w:lang w:eastAsia="zh-CN"/>
        </w:rPr>
      </w:pPr>
      <w:r>
        <w:rPr>
          <w:rFonts w:hint="eastAsia"/>
          <w:color w:val="auto"/>
          <w:highlight w:val="none"/>
          <w:lang w:eastAsia="zh-CN"/>
        </w:rPr>
        <w:t>根据项目地勘资料、招标图纸、工程技术文件、相关标准、规范等技术资料，复核项目清单描述及对造价有重大影响的子目是否与设计图纸一致，重点审核清单的编制范围、界面划分、工程量，确保工程量清单的完整性，避免出现缺项、漏项和漏量等情况；</w:t>
      </w:r>
    </w:p>
    <w:p w14:paraId="6481F0D1">
      <w:pPr>
        <w:numPr>
          <w:ilvl w:val="0"/>
          <w:numId w:val="6"/>
        </w:numPr>
        <w:autoSpaceDE/>
        <w:autoSpaceDN/>
        <w:ind w:left="312" w:firstLine="480"/>
        <w:rPr>
          <w:color w:val="auto"/>
          <w:highlight w:val="none"/>
          <w:lang w:eastAsia="zh-CN"/>
        </w:rPr>
      </w:pPr>
      <w:r>
        <w:rPr>
          <w:rFonts w:hint="eastAsia"/>
          <w:color w:val="auto"/>
          <w:highlight w:val="none"/>
          <w:lang w:eastAsia="zh-CN"/>
        </w:rPr>
        <w:t>根据</w:t>
      </w:r>
      <w:r>
        <w:rPr>
          <w:rFonts w:hint="eastAsia"/>
          <w:color w:val="auto"/>
          <w:highlight w:val="none"/>
          <w:lang w:val="en-US" w:eastAsia="zh-CN"/>
        </w:rPr>
        <w:t>初步设计概算</w:t>
      </w:r>
      <w:r>
        <w:rPr>
          <w:rFonts w:hint="eastAsia"/>
          <w:color w:val="auto"/>
          <w:highlight w:val="none"/>
          <w:lang w:eastAsia="zh-CN"/>
        </w:rPr>
        <w:t>批复金额，结合招标文件、工程造价信息、市场价格信息及相关政策文件，审核招标控制价的合理性和适用性；</w:t>
      </w:r>
    </w:p>
    <w:p w14:paraId="33698BF5">
      <w:pPr>
        <w:numPr>
          <w:ilvl w:val="0"/>
          <w:numId w:val="6"/>
        </w:numPr>
        <w:autoSpaceDE/>
        <w:autoSpaceDN/>
        <w:ind w:left="312" w:firstLine="480"/>
        <w:rPr>
          <w:color w:val="auto"/>
          <w:highlight w:val="none"/>
          <w:lang w:eastAsia="zh-CN"/>
        </w:rPr>
      </w:pPr>
      <w:r>
        <w:rPr>
          <w:rFonts w:hint="eastAsia"/>
          <w:color w:val="auto"/>
          <w:highlight w:val="none"/>
          <w:lang w:eastAsia="zh-CN"/>
        </w:rPr>
        <w:t>对于尚未取得概算批复（或实施方案批复）即发布招标文件的项目，应与</w:t>
      </w:r>
      <w:r>
        <w:rPr>
          <w:rFonts w:hint="eastAsia"/>
          <w:color w:val="auto"/>
          <w:highlight w:val="none"/>
          <w:lang w:val="en-US" w:eastAsia="zh-CN"/>
        </w:rPr>
        <w:t>发改部门</w:t>
      </w:r>
      <w:r>
        <w:rPr>
          <w:rFonts w:hint="eastAsia"/>
          <w:color w:val="auto"/>
          <w:highlight w:val="none"/>
          <w:lang w:eastAsia="zh-CN"/>
        </w:rPr>
        <w:t>积极沟通，避免出现招标控制价超概算批复金额的情况；</w:t>
      </w:r>
    </w:p>
    <w:p w14:paraId="739DE414">
      <w:pPr>
        <w:numPr>
          <w:ilvl w:val="0"/>
          <w:numId w:val="6"/>
        </w:numPr>
        <w:autoSpaceDE/>
        <w:autoSpaceDN/>
        <w:ind w:left="312" w:firstLine="480"/>
        <w:rPr>
          <w:color w:val="auto"/>
          <w:highlight w:val="none"/>
          <w:lang w:eastAsia="zh-CN"/>
        </w:rPr>
      </w:pPr>
      <w:r>
        <w:rPr>
          <w:rFonts w:hint="eastAsia"/>
          <w:color w:val="auto"/>
          <w:highlight w:val="none"/>
          <w:lang w:eastAsia="zh-CN"/>
        </w:rPr>
        <w:t>结合项目实际情况，审核清单编制依据的适用性，并对组价方式提出合理建议；</w:t>
      </w:r>
    </w:p>
    <w:p w14:paraId="658CF76A">
      <w:pPr>
        <w:numPr>
          <w:ilvl w:val="0"/>
          <w:numId w:val="6"/>
        </w:numPr>
        <w:autoSpaceDE/>
        <w:autoSpaceDN/>
        <w:ind w:left="312" w:firstLine="480"/>
        <w:rPr>
          <w:color w:val="auto"/>
          <w:highlight w:val="none"/>
          <w:lang w:eastAsia="zh-CN"/>
        </w:rPr>
      </w:pPr>
      <w:r>
        <w:rPr>
          <w:rFonts w:hint="eastAsia"/>
          <w:color w:val="auto"/>
          <w:highlight w:val="none"/>
          <w:lang w:eastAsia="zh-CN"/>
        </w:rPr>
        <w:t>审核工程材料及主要设备的型号、规格、档次等是否与</w:t>
      </w:r>
      <w:r>
        <w:rPr>
          <w:rFonts w:hint="eastAsia"/>
          <w:color w:val="auto"/>
          <w:highlight w:val="none"/>
          <w:lang w:val="en-US" w:eastAsia="zh-CN"/>
        </w:rPr>
        <w:t>设计文件</w:t>
      </w:r>
      <w:r>
        <w:rPr>
          <w:rFonts w:hint="eastAsia"/>
          <w:color w:val="auto"/>
          <w:highlight w:val="none"/>
          <w:lang w:eastAsia="zh-CN"/>
        </w:rPr>
        <w:t>一致；</w:t>
      </w:r>
    </w:p>
    <w:p w14:paraId="787709DF">
      <w:pPr>
        <w:numPr>
          <w:ilvl w:val="0"/>
          <w:numId w:val="6"/>
        </w:numPr>
        <w:autoSpaceDE/>
        <w:autoSpaceDN/>
        <w:ind w:left="312" w:firstLine="480"/>
        <w:rPr>
          <w:color w:val="auto"/>
          <w:highlight w:val="none"/>
          <w:lang w:eastAsia="zh-CN"/>
        </w:rPr>
      </w:pPr>
      <w:r>
        <w:rPr>
          <w:rFonts w:hint="eastAsia"/>
          <w:color w:val="auto"/>
          <w:highlight w:val="none"/>
          <w:lang w:eastAsia="zh-CN"/>
        </w:rPr>
        <w:t>审核暂列金额、暂估项目</w:t>
      </w:r>
      <w:ins w:id="61" w:author="李国奇" w:date="2025-11-29T17:58:12Z">
        <w:r>
          <w:rPr>
            <w:rFonts w:hint="eastAsia"/>
            <w:color w:val="auto"/>
            <w:highlight w:val="none"/>
            <w:lang w:val="en-US" w:eastAsia="zh-CN"/>
          </w:rPr>
          <w:t>的合理性，</w:t>
        </w:r>
      </w:ins>
      <w:r>
        <w:rPr>
          <w:rFonts w:hint="eastAsia"/>
          <w:color w:val="auto"/>
          <w:highlight w:val="none"/>
          <w:lang w:eastAsia="zh-CN"/>
        </w:rPr>
        <w:t>是否与招标文件一致；</w:t>
      </w:r>
    </w:p>
    <w:p w14:paraId="1CC02461">
      <w:pPr>
        <w:numPr>
          <w:ilvl w:val="0"/>
          <w:numId w:val="6"/>
        </w:numPr>
        <w:autoSpaceDE/>
        <w:autoSpaceDN/>
        <w:ind w:left="312" w:firstLine="480"/>
        <w:rPr>
          <w:color w:val="auto"/>
          <w:highlight w:val="none"/>
          <w:lang w:eastAsia="zh-CN"/>
        </w:rPr>
      </w:pPr>
      <w:r>
        <w:rPr>
          <w:rFonts w:hint="eastAsia"/>
          <w:color w:val="auto"/>
          <w:highlight w:val="none"/>
          <w:lang w:eastAsia="zh-CN"/>
        </w:rPr>
        <w:t>核查控制价各专业、费用</w:t>
      </w:r>
      <w:del w:id="62" w:author="李国奇" w:date="2025-11-29T17:58:12Z">
        <w:r>
          <w:rPr>
            <w:rFonts w:hint="eastAsia"/>
            <w:color w:val="auto"/>
            <w:highlight w:val="none"/>
            <w:lang w:eastAsia="zh-CN"/>
          </w:rPr>
          <w:delText>指标</w:delText>
        </w:r>
      </w:del>
      <w:r>
        <w:rPr>
          <w:rFonts w:hint="eastAsia"/>
          <w:color w:val="auto"/>
          <w:highlight w:val="none"/>
          <w:lang w:eastAsia="zh-CN"/>
        </w:rPr>
        <w:t>是否合理，与批复的设计概算指标进行对比、分析，提出调整意见；</w:t>
      </w:r>
    </w:p>
    <w:p w14:paraId="63B24846">
      <w:pPr>
        <w:numPr>
          <w:ilvl w:val="0"/>
          <w:numId w:val="6"/>
        </w:numPr>
        <w:autoSpaceDE/>
        <w:autoSpaceDN/>
        <w:ind w:left="312" w:firstLine="480"/>
        <w:rPr>
          <w:color w:val="auto"/>
          <w:highlight w:val="none"/>
          <w:lang w:eastAsia="zh-CN"/>
        </w:rPr>
      </w:pPr>
      <w:r>
        <w:rPr>
          <w:rFonts w:hint="eastAsia"/>
          <w:color w:val="auto"/>
          <w:highlight w:val="none"/>
          <w:lang w:eastAsia="zh-CN"/>
        </w:rPr>
        <w:t>汇总审核意见，督促编制单位对工程量清单进行修改完善；</w:t>
      </w:r>
    </w:p>
    <w:p w14:paraId="7D03A8B1">
      <w:pPr>
        <w:numPr>
          <w:ilvl w:val="0"/>
          <w:numId w:val="6"/>
        </w:numPr>
        <w:autoSpaceDE/>
        <w:autoSpaceDN/>
        <w:ind w:left="312" w:firstLine="480"/>
        <w:rPr>
          <w:color w:val="auto"/>
          <w:highlight w:val="none"/>
          <w:lang w:eastAsia="zh-CN"/>
        </w:rPr>
      </w:pPr>
      <w:r>
        <w:rPr>
          <w:rFonts w:hint="eastAsia"/>
          <w:color w:val="auto"/>
          <w:highlight w:val="none"/>
          <w:lang w:val="en-US" w:eastAsia="zh-CN"/>
        </w:rPr>
        <w:t>督促</w:t>
      </w:r>
      <w:r>
        <w:rPr>
          <w:rFonts w:hint="eastAsia"/>
          <w:color w:val="auto"/>
          <w:highlight w:val="none"/>
          <w:lang w:eastAsia="zh-CN"/>
        </w:rPr>
        <w:t>设计单位及时回复工程量清单控制价书面答疑；</w:t>
      </w:r>
    </w:p>
    <w:p w14:paraId="2864C91B">
      <w:pPr>
        <w:numPr>
          <w:ilvl w:val="0"/>
          <w:numId w:val="6"/>
        </w:numPr>
        <w:autoSpaceDE/>
        <w:autoSpaceDN/>
        <w:ind w:left="312" w:firstLine="480"/>
        <w:rPr>
          <w:color w:val="auto"/>
          <w:highlight w:val="none"/>
          <w:lang w:eastAsia="zh-CN"/>
        </w:rPr>
      </w:pPr>
      <w:r>
        <w:rPr>
          <w:rFonts w:hint="eastAsia"/>
          <w:color w:val="auto"/>
          <w:highlight w:val="none"/>
          <w:lang w:eastAsia="zh-CN"/>
        </w:rPr>
        <w:t>工程量清单控制价与批复概算存在较大差异的，需结合设计文件核查对照，分析原因，督促编制单位</w:t>
      </w:r>
      <w:ins w:id="63" w:author="李国奇" w:date="2025-11-29T17:58:12Z">
        <w:r>
          <w:rPr>
            <w:rFonts w:hint="eastAsia"/>
            <w:color w:val="auto"/>
            <w:highlight w:val="none"/>
            <w:lang w:val="en-US" w:eastAsia="zh-CN"/>
          </w:rPr>
          <w:t>在规定时间内</w:t>
        </w:r>
      </w:ins>
      <w:r>
        <w:rPr>
          <w:rFonts w:hint="eastAsia"/>
          <w:color w:val="auto"/>
          <w:highlight w:val="none"/>
          <w:lang w:eastAsia="zh-CN"/>
        </w:rPr>
        <w:t>根据审核意见对图纸、招标控制价进行</w:t>
      </w:r>
      <w:r>
        <w:rPr>
          <w:rFonts w:hint="eastAsia"/>
          <w:color w:val="auto"/>
          <w:highlight w:val="none"/>
          <w:lang w:val="en-US" w:eastAsia="zh-CN"/>
        </w:rPr>
        <w:t>优化</w:t>
      </w:r>
      <w:r>
        <w:rPr>
          <w:rFonts w:hint="eastAsia"/>
          <w:color w:val="auto"/>
          <w:highlight w:val="none"/>
          <w:lang w:eastAsia="zh-CN"/>
        </w:rPr>
        <w:t>完善，将费用合理控制在概算批复限额内。</w:t>
      </w:r>
    </w:p>
    <w:p w14:paraId="484C3CCD">
      <w:pPr>
        <w:pStyle w:val="4"/>
        <w:ind w:firstLine="241"/>
        <w:rPr>
          <w:color w:val="auto"/>
          <w:highlight w:val="none"/>
          <w:lang w:eastAsia="zh-CN"/>
        </w:rPr>
      </w:pPr>
      <w:bookmarkStart w:id="286" w:name="_Toc31655"/>
      <w:bookmarkStart w:id="287" w:name="_Toc6583"/>
      <w:bookmarkStart w:id="288" w:name="_Toc29467"/>
      <w:bookmarkStart w:id="289" w:name="_Toc6075"/>
      <w:bookmarkStart w:id="290" w:name="_Toc192580173"/>
      <w:bookmarkStart w:id="291" w:name="_Toc3637"/>
      <w:bookmarkStart w:id="292" w:name="_Toc13837"/>
      <w:bookmarkStart w:id="293" w:name="_Toc14027"/>
      <w:bookmarkStart w:id="294" w:name="_Toc10411"/>
      <w:bookmarkStart w:id="295" w:name="_Toc31997"/>
      <w:bookmarkStart w:id="296" w:name="_Toc8326"/>
      <w:bookmarkStart w:id="297" w:name="_Toc26370"/>
      <w:bookmarkStart w:id="298" w:name="_Toc3688"/>
      <w:bookmarkStart w:id="299" w:name="_Toc29520"/>
      <w:bookmarkStart w:id="300" w:name="_Toc17630"/>
      <w:bookmarkStart w:id="301" w:name="_Toc8026"/>
      <w:bookmarkStart w:id="302" w:name="_Toc17170"/>
      <w:bookmarkStart w:id="303" w:name="_Toc32188"/>
      <w:bookmarkStart w:id="304" w:name="_Toc10529"/>
      <w:bookmarkStart w:id="305" w:name="_Toc4168"/>
      <w:r>
        <w:rPr>
          <w:rFonts w:hint="eastAsia"/>
          <w:color w:val="auto"/>
          <w:highlight w:val="none"/>
          <w:lang w:eastAsia="zh-CN"/>
        </w:rPr>
        <w:t>2.2.3 合同管理</w:t>
      </w:r>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p>
    <w:p w14:paraId="24D54360">
      <w:pPr>
        <w:numPr>
          <w:ilvl w:val="0"/>
          <w:numId w:val="0"/>
        </w:numPr>
        <w:ind w:left="312" w:leftChars="0" w:firstLine="480" w:firstLineChars="200"/>
        <w:rPr>
          <w:color w:val="auto"/>
          <w:highlight w:val="none"/>
          <w:lang w:eastAsia="zh-CN"/>
        </w:rPr>
      </w:pPr>
      <w:r>
        <w:rPr>
          <w:rFonts w:hint="default" w:ascii="Times New Roman" w:hAnsi="Times New Roman" w:eastAsia="宋体" w:cs="Times New Roman"/>
          <w:snapToGrid w:val="0"/>
          <w:color w:val="auto"/>
          <w:sz w:val="24"/>
          <w:szCs w:val="24"/>
          <w:lang w:val="en-US" w:eastAsia="zh-CN" w:bidi="ar-SA"/>
        </w:rPr>
        <w:t>(1)</w:t>
      </w:r>
      <w:r>
        <w:rPr>
          <w:rFonts w:hint="eastAsia"/>
          <w:lang w:val="en-US" w:eastAsia="zh-CN"/>
        </w:rPr>
        <w:t>根据项目批复，编制招标计划，明确包括设计勘察、施工监理在内的各项招标工作的流程以及需要具备的前置条件；</w:t>
      </w:r>
    </w:p>
    <w:p w14:paraId="675F7FD0">
      <w:pPr>
        <w:numPr>
          <w:ilvl w:val="0"/>
          <w:numId w:val="0"/>
        </w:numPr>
        <w:ind w:left="312" w:leftChars="0" w:firstLine="480" w:firstLineChars="200"/>
        <w:rPr>
          <w:color w:val="auto"/>
          <w:highlight w:val="none"/>
          <w:lang w:eastAsia="zh-CN"/>
        </w:rPr>
      </w:pPr>
      <w:r>
        <w:rPr>
          <w:rFonts w:hint="default" w:ascii="Times New Roman" w:hAnsi="Times New Roman" w:eastAsia="宋体" w:cs="Times New Roman"/>
          <w:snapToGrid w:val="0"/>
          <w:color w:val="auto"/>
          <w:sz w:val="24"/>
          <w:szCs w:val="24"/>
          <w:lang w:val="en-US" w:eastAsia="zh-CN" w:bidi="ar-SA"/>
        </w:rPr>
        <w:t>(2)</w:t>
      </w:r>
      <w:r>
        <w:rPr>
          <w:rFonts w:hint="eastAsia"/>
          <w:color w:val="auto"/>
          <w:highlight w:val="none"/>
          <w:lang w:eastAsia="zh-CN"/>
        </w:rPr>
        <w:t>根据项目总体合同体系，结合项目实际情况，</w:t>
      </w:r>
      <w:r>
        <w:rPr>
          <w:rFonts w:hint="eastAsia"/>
          <w:color w:val="auto"/>
          <w:highlight w:val="none"/>
          <w:lang w:val="en-US" w:eastAsia="zh-CN"/>
        </w:rPr>
        <w:t>审核招标文件及合同文件，依据批复概算中各项费用审核招标清单及招标控制价，控制合同总价；</w:t>
      </w:r>
    </w:p>
    <w:p w14:paraId="42B7E99D">
      <w:pPr>
        <w:numPr>
          <w:ilvl w:val="0"/>
          <w:numId w:val="0"/>
        </w:numPr>
        <w:ind w:left="312" w:leftChars="0" w:firstLine="480" w:firstLineChars="200"/>
        <w:rPr>
          <w:rFonts w:hint="eastAsia"/>
          <w:color w:val="auto"/>
          <w:highlight w:val="none"/>
          <w:lang w:eastAsia="zh-CN"/>
        </w:rPr>
      </w:pPr>
      <w:r>
        <w:rPr>
          <w:rFonts w:hint="default" w:ascii="Times New Roman" w:hAnsi="Times New Roman" w:eastAsia="宋体" w:cs="Times New Roman"/>
          <w:snapToGrid w:val="0"/>
          <w:color w:val="auto"/>
          <w:sz w:val="24"/>
          <w:szCs w:val="24"/>
          <w:lang w:val="en-US" w:eastAsia="zh-CN" w:bidi="ar-SA"/>
        </w:rPr>
        <w:t>(3)</w:t>
      </w:r>
      <w:r>
        <w:rPr>
          <w:rFonts w:hint="eastAsia"/>
          <w:color w:val="auto"/>
          <w:highlight w:val="none"/>
          <w:lang w:eastAsia="zh-CN"/>
        </w:rPr>
        <w:t>签订正式合同前，与招标</w:t>
      </w:r>
      <w:del w:id="64" w:author="万树之王" w:date="2025-11-30T21:27:48Z">
        <w:r>
          <w:rPr>
            <w:rFonts w:hint="default"/>
            <w:color w:val="auto"/>
            <w:highlight w:val="none"/>
            <w:lang w:val="en-US" w:eastAsia="zh-CN"/>
          </w:rPr>
          <w:delText>文件</w:delText>
        </w:r>
      </w:del>
      <w:ins w:id="65" w:author="万树之王" w:date="2025-11-30T21:27:49Z">
        <w:r>
          <w:rPr>
            <w:rFonts w:hint="eastAsia"/>
            <w:color w:val="auto"/>
            <w:highlight w:val="none"/>
            <w:lang w:val="en-US" w:eastAsia="zh-CN"/>
          </w:rPr>
          <w:t>清单</w:t>
        </w:r>
      </w:ins>
      <w:r>
        <w:rPr>
          <w:rFonts w:hint="eastAsia"/>
          <w:color w:val="auto"/>
          <w:highlight w:val="none"/>
          <w:lang w:eastAsia="zh-CN"/>
        </w:rPr>
        <w:t>中的</w:t>
      </w:r>
      <w:ins w:id="66" w:author="万树之王" w:date="2025-11-30T21:27:54Z">
        <w:r>
          <w:rPr>
            <w:rFonts w:hint="eastAsia"/>
            <w:color w:val="auto"/>
            <w:highlight w:val="none"/>
            <w:lang w:val="en-US" w:eastAsia="zh-CN"/>
          </w:rPr>
          <w:t>各</w:t>
        </w:r>
      </w:ins>
      <w:del w:id="67" w:author="李国奇" w:date="2025-11-29T17:58:12Z">
        <w:r>
          <w:rPr>
            <w:rFonts w:hint="eastAsia"/>
            <w:color w:val="auto"/>
            <w:highlight w:val="none"/>
            <w:lang w:eastAsia="zh-CN"/>
          </w:rPr>
          <w:delText>合同内容</w:delText>
        </w:r>
      </w:del>
      <w:ins w:id="68" w:author="李国奇" w:date="2025-11-29T17:58:12Z">
        <w:r>
          <w:rPr>
            <w:rFonts w:hint="eastAsia"/>
            <w:color w:val="auto"/>
            <w:highlight w:val="none"/>
            <w:lang w:val="en-US" w:eastAsia="zh-CN"/>
          </w:rPr>
          <w:t>子项</w:t>
        </w:r>
      </w:ins>
      <w:ins w:id="69" w:author="李国奇" w:date="2025-11-29T17:58:12Z">
        <w:del w:id="70" w:author="万树之王" w:date="2025-11-30T21:27:56Z">
          <w:r>
            <w:rPr>
              <w:rFonts w:hint="eastAsia"/>
              <w:color w:val="auto"/>
              <w:highlight w:val="none"/>
              <w:lang w:val="en-US" w:eastAsia="zh-CN"/>
            </w:rPr>
            <w:delText>目</w:delText>
          </w:r>
        </w:del>
      </w:ins>
      <w:r>
        <w:rPr>
          <w:rFonts w:hint="eastAsia"/>
          <w:color w:val="auto"/>
          <w:highlight w:val="none"/>
          <w:lang w:eastAsia="zh-CN"/>
        </w:rPr>
        <w:t>进行比对，复核签约合同价与中标价是否一致；复核中标人资质，项目经理资质等是否与投标文件一致；正式合同与招标文件的合同内容不一致时，需及时与参建单位协商并达成一致意见；</w:t>
      </w:r>
    </w:p>
    <w:p w14:paraId="32A3E8F1">
      <w:pPr>
        <w:numPr>
          <w:ilvl w:val="0"/>
          <w:numId w:val="0"/>
        </w:numPr>
        <w:ind w:left="312" w:leftChars="0" w:firstLine="480" w:firstLineChars="200"/>
        <w:rPr>
          <w:color w:val="auto"/>
          <w:highlight w:val="none"/>
          <w:lang w:eastAsia="zh-CN"/>
        </w:rPr>
      </w:pPr>
      <w:r>
        <w:rPr>
          <w:rFonts w:hint="default" w:ascii="Times New Roman" w:hAnsi="Times New Roman" w:eastAsia="宋体" w:cs="Times New Roman"/>
          <w:snapToGrid w:val="0"/>
          <w:color w:val="auto"/>
          <w:sz w:val="24"/>
          <w:szCs w:val="24"/>
          <w:lang w:val="en-US" w:eastAsia="zh-CN" w:bidi="ar-SA"/>
        </w:rPr>
        <w:t>(4)</w:t>
      </w:r>
      <w:r>
        <w:rPr>
          <w:rFonts w:hint="eastAsia"/>
          <w:color w:val="auto"/>
          <w:highlight w:val="none"/>
          <w:lang w:eastAsia="zh-CN"/>
        </w:rPr>
        <w:t>因建设内容变化导致投资增加或减少而需重新启动立项审批的项目，应及时终止招标工作，取得新立项批复后重新启动施工监理招标工作；若项目已完成勘察设计招标且签订勘察设计合同时，可结合实际情况签订合同补充协议，对合同价款予以合理调整；</w:t>
      </w:r>
    </w:p>
    <w:p w14:paraId="63F5EA39">
      <w:pPr>
        <w:numPr>
          <w:ilvl w:val="0"/>
          <w:numId w:val="0"/>
        </w:numPr>
        <w:ind w:left="312" w:leftChars="0" w:firstLine="480" w:firstLineChars="200"/>
        <w:rPr>
          <w:color w:val="auto"/>
          <w:highlight w:val="none"/>
          <w:lang w:eastAsia="zh-CN"/>
        </w:rPr>
      </w:pPr>
      <w:r>
        <w:rPr>
          <w:rFonts w:hint="default" w:ascii="Times New Roman" w:hAnsi="Times New Roman" w:eastAsia="宋体" w:cs="Times New Roman"/>
          <w:snapToGrid w:val="0"/>
          <w:color w:val="auto"/>
          <w:sz w:val="24"/>
          <w:szCs w:val="24"/>
          <w:lang w:val="en-US" w:eastAsia="zh-CN" w:bidi="ar-SA"/>
        </w:rPr>
        <w:t>(5)</w:t>
      </w:r>
      <w:r>
        <w:rPr>
          <w:rFonts w:hint="eastAsia"/>
          <w:color w:val="auto"/>
          <w:highlight w:val="none"/>
          <w:lang w:val="en-US" w:eastAsia="zh-CN"/>
        </w:rPr>
        <w:t>按照相关招采管理制度依法、依规组织各类招采工作，</w:t>
      </w:r>
      <w:r>
        <w:rPr>
          <w:rFonts w:hint="eastAsia"/>
          <w:color w:val="auto"/>
          <w:highlight w:val="none"/>
          <w:lang w:eastAsia="zh-CN"/>
        </w:rPr>
        <w:t>参与合同谈判，确保各类合同及时规范签署；</w:t>
      </w:r>
    </w:p>
    <w:p w14:paraId="058CB34D">
      <w:pPr>
        <w:numPr>
          <w:ilvl w:val="0"/>
          <w:numId w:val="0"/>
        </w:numPr>
        <w:ind w:left="312" w:leftChars="0" w:firstLine="480" w:firstLineChars="200"/>
        <w:rPr>
          <w:color w:val="auto"/>
          <w:highlight w:val="none"/>
          <w:lang w:eastAsia="zh-CN"/>
        </w:rPr>
      </w:pPr>
      <w:r>
        <w:rPr>
          <w:rFonts w:hint="default" w:ascii="Times New Roman" w:hAnsi="Times New Roman" w:eastAsia="宋体" w:cs="Times New Roman"/>
          <w:snapToGrid w:val="0"/>
          <w:color w:val="auto"/>
          <w:sz w:val="24"/>
          <w:szCs w:val="24"/>
          <w:lang w:val="en-US" w:eastAsia="zh-CN" w:bidi="ar-SA"/>
        </w:rPr>
        <w:t>(6)</w:t>
      </w:r>
      <w:r>
        <w:rPr>
          <w:rFonts w:hint="eastAsia"/>
          <w:color w:val="auto"/>
          <w:highlight w:val="none"/>
          <w:lang w:val="en-US" w:eastAsia="zh-CN"/>
        </w:rPr>
        <w:t>收集、整理并完善各类合同，形成合同模板，定期更新维护。</w:t>
      </w:r>
    </w:p>
    <w:p w14:paraId="7CE33554">
      <w:pPr>
        <w:pStyle w:val="3"/>
        <w:rPr>
          <w:rFonts w:hint="default"/>
          <w:color w:val="auto"/>
          <w:highlight w:val="none"/>
          <w:lang w:eastAsia="zh-CN"/>
        </w:rPr>
      </w:pPr>
      <w:bookmarkStart w:id="306" w:name="_Toc11804"/>
      <w:bookmarkStart w:id="307" w:name="_Toc31049"/>
      <w:bookmarkStart w:id="308" w:name="_Toc12965"/>
      <w:bookmarkStart w:id="309" w:name="_Toc29701"/>
      <w:bookmarkStart w:id="310" w:name="_Toc17455"/>
      <w:bookmarkStart w:id="311" w:name="_Toc25191"/>
      <w:bookmarkStart w:id="312" w:name="_Toc24870"/>
      <w:bookmarkStart w:id="313" w:name="_Toc19498"/>
      <w:bookmarkStart w:id="314" w:name="_Toc30087"/>
      <w:bookmarkStart w:id="315" w:name="_Toc2990"/>
      <w:bookmarkStart w:id="316" w:name="_Toc16213"/>
      <w:bookmarkStart w:id="317" w:name="_Toc27314"/>
      <w:bookmarkStart w:id="318" w:name="_Toc16337"/>
      <w:bookmarkStart w:id="319" w:name="_Toc192580174"/>
      <w:bookmarkStart w:id="320" w:name="_Toc18907"/>
      <w:bookmarkStart w:id="321" w:name="_Toc21653"/>
      <w:bookmarkStart w:id="322" w:name="_Toc14827"/>
      <w:bookmarkStart w:id="323" w:name="_Toc22070"/>
      <w:bookmarkStart w:id="324" w:name="_Toc16816"/>
      <w:bookmarkStart w:id="325" w:name="_Toc28750"/>
      <w:r>
        <w:rPr>
          <w:color w:val="auto"/>
          <w:highlight w:val="none"/>
          <w:lang w:eastAsia="zh-CN"/>
        </w:rPr>
        <w:t>2.3 工作成果</w:t>
      </w:r>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p>
    <w:p w14:paraId="6615C736">
      <w:pPr>
        <w:numPr>
          <w:ilvl w:val="0"/>
          <w:numId w:val="7"/>
        </w:numPr>
        <w:ind w:firstLine="480"/>
        <w:rPr>
          <w:color w:val="auto"/>
          <w:highlight w:val="none"/>
          <w:lang w:eastAsia="zh-CN"/>
        </w:rPr>
      </w:pPr>
      <w:r>
        <w:rPr>
          <w:rFonts w:hint="eastAsia"/>
          <w:color w:val="auto"/>
          <w:highlight w:val="none"/>
          <w:lang w:eastAsia="zh-CN"/>
        </w:rPr>
        <w:t>勘察设计招标文件审核意见（表2.3-1）；</w:t>
      </w:r>
    </w:p>
    <w:p w14:paraId="172D853E">
      <w:pPr>
        <w:numPr>
          <w:ilvl w:val="0"/>
          <w:numId w:val="7"/>
        </w:numPr>
        <w:ind w:firstLine="480"/>
        <w:rPr>
          <w:color w:val="auto"/>
          <w:highlight w:val="none"/>
          <w:lang w:eastAsia="zh-CN"/>
        </w:rPr>
      </w:pPr>
      <w:r>
        <w:rPr>
          <w:rFonts w:hint="eastAsia"/>
          <w:color w:val="auto"/>
          <w:highlight w:val="none"/>
          <w:lang w:eastAsia="zh-CN"/>
        </w:rPr>
        <w:t>招标文件审核意见（表2.3-</w:t>
      </w:r>
      <w:r>
        <w:rPr>
          <w:rFonts w:hint="eastAsia"/>
          <w:color w:val="auto"/>
          <w:highlight w:val="none"/>
          <w:lang w:val="en-US" w:eastAsia="zh-CN"/>
        </w:rPr>
        <w:t>2</w:t>
      </w:r>
      <w:r>
        <w:rPr>
          <w:rFonts w:hint="eastAsia"/>
          <w:color w:val="auto"/>
          <w:highlight w:val="none"/>
          <w:lang w:eastAsia="zh-CN"/>
        </w:rPr>
        <w:t>）；</w:t>
      </w:r>
    </w:p>
    <w:p w14:paraId="3AE718EB">
      <w:pPr>
        <w:numPr>
          <w:ilvl w:val="0"/>
          <w:numId w:val="7"/>
        </w:numPr>
        <w:ind w:firstLine="480"/>
        <w:rPr>
          <w:color w:val="auto"/>
          <w:highlight w:val="none"/>
          <w:lang w:eastAsia="zh-CN"/>
        </w:rPr>
      </w:pPr>
      <w:r>
        <w:rPr>
          <w:rFonts w:hint="eastAsia"/>
          <w:color w:val="auto"/>
          <w:highlight w:val="none"/>
          <w:lang w:eastAsia="zh-CN"/>
        </w:rPr>
        <w:t>工程量清单及控制价审核报告（表2.3-</w:t>
      </w:r>
      <w:r>
        <w:rPr>
          <w:rFonts w:hint="eastAsia"/>
          <w:color w:val="auto"/>
          <w:highlight w:val="none"/>
          <w:lang w:val="en-US" w:eastAsia="zh-CN"/>
        </w:rPr>
        <w:t>3</w:t>
      </w:r>
      <w:r>
        <w:rPr>
          <w:rFonts w:hint="eastAsia"/>
          <w:color w:val="auto"/>
          <w:highlight w:val="none"/>
          <w:lang w:eastAsia="zh-CN"/>
        </w:rPr>
        <w:t>）；</w:t>
      </w:r>
    </w:p>
    <w:p w14:paraId="6DD46D7B">
      <w:pPr>
        <w:numPr>
          <w:ilvl w:val="0"/>
          <w:numId w:val="7"/>
        </w:numPr>
        <w:ind w:firstLine="480"/>
        <w:rPr>
          <w:color w:val="auto"/>
          <w:highlight w:val="none"/>
          <w:lang w:eastAsia="zh-CN"/>
        </w:rPr>
      </w:pPr>
      <w:r>
        <w:rPr>
          <w:rFonts w:hint="eastAsia"/>
          <w:color w:val="auto"/>
          <w:highlight w:val="none"/>
          <w:lang w:eastAsia="zh-CN"/>
        </w:rPr>
        <w:t>合同审核意见（表2.3-</w:t>
      </w:r>
      <w:r>
        <w:rPr>
          <w:rFonts w:hint="eastAsia"/>
          <w:color w:val="auto"/>
          <w:highlight w:val="none"/>
          <w:lang w:val="en-US" w:eastAsia="zh-CN"/>
        </w:rPr>
        <w:t>4</w:t>
      </w:r>
      <w:r>
        <w:rPr>
          <w:rFonts w:hint="eastAsia"/>
          <w:color w:val="auto"/>
          <w:highlight w:val="none"/>
          <w:lang w:eastAsia="zh-CN"/>
        </w:rPr>
        <w:t>）。</w:t>
      </w:r>
    </w:p>
    <w:p w14:paraId="236DB12D">
      <w:pPr>
        <w:pStyle w:val="3"/>
        <w:rPr>
          <w:rFonts w:hint="default"/>
          <w:color w:val="auto"/>
          <w:highlight w:val="none"/>
          <w:lang w:eastAsia="zh-CN"/>
        </w:rPr>
      </w:pPr>
      <w:bookmarkStart w:id="326" w:name="_Toc19501"/>
      <w:bookmarkStart w:id="327" w:name="_Toc20549"/>
      <w:bookmarkStart w:id="328" w:name="_Toc20728"/>
      <w:bookmarkStart w:id="329" w:name="_Toc21293"/>
      <w:bookmarkStart w:id="330" w:name="_Toc26916"/>
      <w:bookmarkStart w:id="331" w:name="_Toc21826"/>
      <w:bookmarkStart w:id="332" w:name="_Toc4687"/>
      <w:bookmarkStart w:id="333" w:name="_Toc12176"/>
      <w:bookmarkStart w:id="334" w:name="_Toc6947"/>
      <w:bookmarkStart w:id="335" w:name="_Toc32514"/>
      <w:bookmarkStart w:id="336" w:name="_Toc12598"/>
      <w:bookmarkStart w:id="337" w:name="_Toc192580175"/>
      <w:bookmarkStart w:id="338" w:name="_Toc21734"/>
      <w:bookmarkStart w:id="339" w:name="_Toc2153"/>
      <w:bookmarkStart w:id="340" w:name="_Toc8489"/>
      <w:bookmarkStart w:id="341" w:name="_Toc26732"/>
      <w:bookmarkStart w:id="342" w:name="_Toc4004"/>
      <w:bookmarkStart w:id="343" w:name="_Toc5038"/>
      <w:bookmarkStart w:id="344" w:name="_Toc713"/>
      <w:bookmarkStart w:id="345" w:name="_Toc31430"/>
      <w:r>
        <w:rPr>
          <w:color w:val="auto"/>
          <w:highlight w:val="none"/>
          <w:lang w:eastAsia="zh-CN"/>
        </w:rPr>
        <w:t>2.4 归档文件</w:t>
      </w:r>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p>
    <w:p w14:paraId="0EADF527">
      <w:pPr>
        <w:ind w:firstLine="480"/>
        <w:rPr>
          <w:color w:val="auto"/>
          <w:highlight w:val="none"/>
          <w:lang w:eastAsia="zh-CN"/>
        </w:rPr>
      </w:pPr>
      <w:r>
        <w:rPr>
          <w:rFonts w:hint="eastAsia"/>
          <w:color w:val="auto"/>
          <w:highlight w:val="none"/>
          <w:lang w:eastAsia="zh-CN"/>
        </w:rPr>
        <w:t>对招标采购过程中全部纸质和电子扫描件资料进行存档，包括以下内容：</w:t>
      </w:r>
    </w:p>
    <w:p w14:paraId="1F35BEFB">
      <w:pPr>
        <w:numPr>
          <w:ilvl w:val="0"/>
          <w:numId w:val="8"/>
        </w:numPr>
        <w:ind w:firstLine="480"/>
        <w:rPr>
          <w:color w:val="auto"/>
          <w:highlight w:val="none"/>
          <w:lang w:eastAsia="zh-CN"/>
        </w:rPr>
      </w:pPr>
      <w:r>
        <w:rPr>
          <w:rFonts w:hint="eastAsia"/>
          <w:color w:val="auto"/>
          <w:highlight w:val="none"/>
          <w:lang w:eastAsia="zh-CN"/>
        </w:rPr>
        <w:t>公开招标的招标计划、勘察任务书、设计任务书、施工监理资格预审文件、工程量清单、控制价以及土储建设中心核发的中标通知书等文件；留存</w:t>
      </w:r>
      <w:r>
        <w:rPr>
          <w:rFonts w:hint="eastAsia"/>
          <w:color w:val="auto"/>
          <w:highlight w:val="none"/>
          <w:lang w:val="en-US" w:eastAsia="zh-CN"/>
        </w:rPr>
        <w:t>通过</w:t>
      </w:r>
      <w:r>
        <w:rPr>
          <w:rFonts w:hint="eastAsia"/>
          <w:color w:val="auto"/>
          <w:highlight w:val="none"/>
          <w:lang w:eastAsia="zh-CN"/>
        </w:rPr>
        <w:t>资格预审的单位以及中标候选人单位的投标文件；</w:t>
      </w:r>
    </w:p>
    <w:p w14:paraId="0472B1BA">
      <w:pPr>
        <w:numPr>
          <w:ilvl w:val="0"/>
          <w:numId w:val="8"/>
        </w:numPr>
        <w:ind w:firstLine="480"/>
        <w:rPr>
          <w:color w:val="auto"/>
          <w:highlight w:val="none"/>
          <w:lang w:eastAsia="zh-CN"/>
        </w:rPr>
      </w:pPr>
      <w:r>
        <w:rPr>
          <w:rFonts w:hint="eastAsia"/>
          <w:color w:val="auto"/>
          <w:highlight w:val="none"/>
          <w:lang w:eastAsia="zh-CN"/>
        </w:rPr>
        <w:t>邀请招标的报价邀请函、参与邀请招标的所有单位的报价比选文件、上会请示等文件；</w:t>
      </w:r>
    </w:p>
    <w:p w14:paraId="76DE66E9">
      <w:pPr>
        <w:numPr>
          <w:ilvl w:val="0"/>
          <w:numId w:val="8"/>
        </w:numPr>
        <w:ind w:firstLine="480"/>
        <w:rPr>
          <w:color w:val="auto"/>
          <w:highlight w:val="none"/>
          <w:lang w:eastAsia="zh-CN"/>
        </w:rPr>
      </w:pPr>
      <w:r>
        <w:rPr>
          <w:rFonts w:hint="eastAsia"/>
          <w:color w:val="auto"/>
          <w:highlight w:val="none"/>
          <w:lang w:val="en-US" w:eastAsia="zh-CN"/>
        </w:rPr>
        <w:t>每月</w:t>
      </w:r>
      <w:r>
        <w:rPr>
          <w:rFonts w:hint="eastAsia"/>
          <w:color w:val="auto"/>
          <w:highlight w:val="none"/>
          <w:lang w:eastAsia="zh-CN"/>
        </w:rPr>
        <w:t>收集各类合同。</w:t>
      </w:r>
    </w:p>
    <w:p w14:paraId="37E03456">
      <w:pPr>
        <w:ind w:firstLine="480"/>
        <w:rPr>
          <w:color w:val="auto"/>
          <w:highlight w:val="none"/>
          <w:lang w:eastAsia="zh-CN"/>
        </w:rPr>
      </w:pPr>
      <w:r>
        <w:rPr>
          <w:rFonts w:hint="eastAsia"/>
          <w:color w:val="auto"/>
          <w:highlight w:val="none"/>
          <w:lang w:eastAsia="zh-CN"/>
        </w:rPr>
        <w:t>归档文件根据《北京市建筑工程资料管理规程》与《土地储备与建设服务中心文件材料归档范围和档案保管期限表》进行整理。</w:t>
      </w:r>
    </w:p>
    <w:p w14:paraId="7147991C">
      <w:pPr>
        <w:pStyle w:val="3"/>
        <w:rPr>
          <w:rFonts w:hint="default"/>
          <w:color w:val="auto"/>
          <w:highlight w:val="none"/>
          <w:lang w:eastAsia="zh-CN"/>
        </w:rPr>
      </w:pPr>
      <w:bookmarkStart w:id="346" w:name="_Toc28925"/>
      <w:bookmarkStart w:id="347" w:name="_Toc29399"/>
      <w:bookmarkStart w:id="348" w:name="_Toc16349"/>
      <w:bookmarkStart w:id="349" w:name="_Toc22518"/>
      <w:bookmarkStart w:id="350" w:name="_Toc8242"/>
      <w:bookmarkStart w:id="351" w:name="_Toc4315"/>
      <w:bookmarkStart w:id="352" w:name="_Toc29035"/>
      <w:bookmarkStart w:id="353" w:name="_Toc22997"/>
      <w:bookmarkStart w:id="354" w:name="_Toc23642"/>
      <w:bookmarkStart w:id="355" w:name="_Toc22998"/>
      <w:bookmarkStart w:id="356" w:name="_Toc192580176"/>
      <w:bookmarkStart w:id="357" w:name="_Toc6649"/>
      <w:bookmarkStart w:id="358" w:name="_Toc26803"/>
      <w:bookmarkStart w:id="359" w:name="_Toc3122"/>
      <w:bookmarkStart w:id="360" w:name="_Toc18634"/>
      <w:bookmarkStart w:id="361" w:name="_Toc21395"/>
      <w:bookmarkStart w:id="362" w:name="_Toc30125"/>
      <w:bookmarkStart w:id="363" w:name="_Toc16306"/>
      <w:bookmarkStart w:id="364" w:name="_Toc9078"/>
      <w:bookmarkStart w:id="365" w:name="_Toc11945"/>
      <w:r>
        <w:rPr>
          <w:color w:val="auto"/>
          <w:highlight w:val="none"/>
          <w:lang w:eastAsia="zh-CN"/>
        </w:rPr>
        <w:t>2.5 工作标准</w:t>
      </w:r>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p>
    <w:p w14:paraId="4CB782D2">
      <w:pPr>
        <w:numPr>
          <w:ilvl w:val="0"/>
          <w:numId w:val="9"/>
        </w:numPr>
        <w:ind w:firstLine="480"/>
        <w:rPr>
          <w:color w:val="auto"/>
          <w:highlight w:val="none"/>
          <w:lang w:eastAsia="zh-CN"/>
        </w:rPr>
      </w:pPr>
      <w:r>
        <w:rPr>
          <w:rFonts w:hint="eastAsia"/>
          <w:color w:val="auto"/>
          <w:highlight w:val="none"/>
          <w:lang w:eastAsia="zh-CN"/>
        </w:rPr>
        <w:t>符合全过程项目管理服务合同的约定；</w:t>
      </w:r>
    </w:p>
    <w:p w14:paraId="7BC0CF82">
      <w:pPr>
        <w:numPr>
          <w:ilvl w:val="0"/>
          <w:numId w:val="9"/>
        </w:numPr>
        <w:ind w:firstLine="480"/>
        <w:rPr>
          <w:color w:val="auto"/>
          <w:highlight w:val="none"/>
          <w:lang w:eastAsia="zh-CN"/>
        </w:rPr>
      </w:pPr>
      <w:r>
        <w:rPr>
          <w:rFonts w:hint="eastAsia"/>
          <w:color w:val="auto"/>
          <w:highlight w:val="none"/>
          <w:lang w:eastAsia="zh-CN"/>
        </w:rPr>
        <w:t>符合国家及行业相关法律法规和标准规范的要求。</w:t>
      </w:r>
    </w:p>
    <w:p w14:paraId="6ACA5621">
      <w:pPr>
        <w:autoSpaceDE/>
        <w:autoSpaceDN/>
        <w:snapToGrid/>
        <w:ind w:firstLine="480"/>
        <w:jc w:val="both"/>
        <w:rPr>
          <w:color w:val="auto"/>
          <w:highlight w:val="none"/>
          <w:lang w:eastAsia="zh-CN"/>
        </w:rPr>
      </w:pPr>
    </w:p>
    <w:p w14:paraId="1BD3798F">
      <w:pPr>
        <w:numPr>
          <w:ilvl w:val="255"/>
          <w:numId w:val="0"/>
        </w:numPr>
        <w:snapToGrid/>
        <w:ind w:left="488"/>
        <w:jc w:val="both"/>
        <w:rPr>
          <w:rFonts w:ascii="宋体" w:hAnsi="宋体" w:cs="宋体"/>
          <w:color w:val="auto"/>
          <w:spacing w:val="9"/>
          <w:highlight w:val="none"/>
          <w:lang w:eastAsia="zh-CN"/>
        </w:rPr>
      </w:pPr>
    </w:p>
    <w:p w14:paraId="442CF670">
      <w:pPr>
        <w:numPr>
          <w:ilvl w:val="255"/>
          <w:numId w:val="0"/>
        </w:numPr>
        <w:snapToGrid/>
        <w:ind w:left="488"/>
        <w:jc w:val="both"/>
        <w:rPr>
          <w:rFonts w:ascii="宋体" w:hAnsi="宋体" w:cs="宋体"/>
          <w:color w:val="auto"/>
          <w:spacing w:val="9"/>
          <w:highlight w:val="none"/>
          <w:lang w:eastAsia="zh-CN"/>
        </w:rPr>
      </w:pPr>
    </w:p>
    <w:p w14:paraId="09A757FE">
      <w:pPr>
        <w:numPr>
          <w:ilvl w:val="255"/>
          <w:numId w:val="0"/>
        </w:numPr>
        <w:snapToGrid/>
        <w:ind w:left="488"/>
        <w:jc w:val="both"/>
        <w:rPr>
          <w:rFonts w:ascii="宋体" w:hAnsi="宋体" w:cs="宋体"/>
          <w:color w:val="auto"/>
          <w:spacing w:val="9"/>
          <w:highlight w:val="none"/>
          <w:lang w:eastAsia="zh-CN"/>
        </w:rPr>
      </w:pPr>
    </w:p>
    <w:p w14:paraId="40AF6488">
      <w:pPr>
        <w:numPr>
          <w:ilvl w:val="255"/>
          <w:numId w:val="0"/>
        </w:numPr>
        <w:snapToGrid/>
        <w:ind w:left="488"/>
        <w:jc w:val="both"/>
        <w:rPr>
          <w:rFonts w:ascii="宋体" w:hAnsi="宋体" w:cs="宋体"/>
          <w:color w:val="auto"/>
          <w:spacing w:val="9"/>
          <w:highlight w:val="none"/>
          <w:lang w:eastAsia="zh-CN"/>
        </w:rPr>
      </w:pPr>
    </w:p>
    <w:p w14:paraId="7112F039">
      <w:pPr>
        <w:numPr>
          <w:ilvl w:val="255"/>
          <w:numId w:val="0"/>
        </w:numPr>
        <w:snapToGrid/>
        <w:ind w:left="488"/>
        <w:jc w:val="both"/>
        <w:rPr>
          <w:rFonts w:ascii="宋体" w:hAnsi="宋体" w:cs="宋体"/>
          <w:color w:val="auto"/>
          <w:spacing w:val="9"/>
          <w:highlight w:val="none"/>
          <w:lang w:eastAsia="zh-CN"/>
        </w:rPr>
      </w:pPr>
    </w:p>
    <w:p w14:paraId="4522C2E2">
      <w:pPr>
        <w:numPr>
          <w:ilvl w:val="255"/>
          <w:numId w:val="0"/>
        </w:numPr>
        <w:snapToGrid/>
        <w:ind w:left="488"/>
        <w:jc w:val="both"/>
        <w:rPr>
          <w:rFonts w:ascii="宋体" w:hAnsi="宋体" w:cs="宋体"/>
          <w:color w:val="auto"/>
          <w:spacing w:val="9"/>
          <w:highlight w:val="none"/>
          <w:lang w:eastAsia="zh-CN"/>
        </w:rPr>
      </w:pPr>
    </w:p>
    <w:p w14:paraId="26E6352D">
      <w:pPr>
        <w:numPr>
          <w:ilvl w:val="255"/>
          <w:numId w:val="0"/>
        </w:numPr>
        <w:snapToGrid/>
        <w:ind w:left="488"/>
        <w:jc w:val="both"/>
        <w:rPr>
          <w:rFonts w:ascii="宋体" w:hAnsi="宋体" w:cs="宋体"/>
          <w:color w:val="auto"/>
          <w:spacing w:val="9"/>
          <w:highlight w:val="none"/>
          <w:lang w:eastAsia="zh-CN"/>
        </w:rPr>
      </w:pPr>
    </w:p>
    <w:p w14:paraId="53F35C46">
      <w:pPr>
        <w:numPr>
          <w:ilvl w:val="255"/>
          <w:numId w:val="0"/>
        </w:numPr>
        <w:snapToGrid/>
        <w:ind w:left="488"/>
        <w:jc w:val="both"/>
        <w:rPr>
          <w:rFonts w:ascii="宋体" w:hAnsi="宋体" w:cs="宋体"/>
          <w:color w:val="auto"/>
          <w:spacing w:val="9"/>
          <w:highlight w:val="none"/>
          <w:lang w:eastAsia="zh-CN"/>
        </w:rPr>
      </w:pPr>
    </w:p>
    <w:p w14:paraId="27F37A0C">
      <w:pPr>
        <w:numPr>
          <w:ilvl w:val="255"/>
          <w:numId w:val="0"/>
        </w:numPr>
        <w:snapToGrid/>
        <w:ind w:left="488"/>
        <w:jc w:val="both"/>
        <w:rPr>
          <w:rFonts w:ascii="宋体" w:hAnsi="宋体" w:cs="宋体"/>
          <w:color w:val="auto"/>
          <w:spacing w:val="9"/>
          <w:highlight w:val="none"/>
          <w:lang w:eastAsia="zh-CN"/>
        </w:rPr>
      </w:pPr>
    </w:p>
    <w:p w14:paraId="2DB2CC40">
      <w:pPr>
        <w:numPr>
          <w:ilvl w:val="255"/>
          <w:numId w:val="0"/>
        </w:numPr>
        <w:snapToGrid/>
        <w:ind w:left="488"/>
        <w:jc w:val="both"/>
        <w:rPr>
          <w:rFonts w:ascii="宋体" w:hAnsi="宋体" w:cs="宋体"/>
          <w:color w:val="auto"/>
          <w:spacing w:val="9"/>
          <w:highlight w:val="none"/>
          <w:lang w:eastAsia="zh-CN"/>
        </w:rPr>
      </w:pPr>
    </w:p>
    <w:p w14:paraId="055D3335">
      <w:pPr>
        <w:tabs>
          <w:tab w:val="left" w:pos="581"/>
        </w:tabs>
        <w:snapToGrid/>
        <w:ind w:firstLine="0" w:firstLineChars="0"/>
        <w:jc w:val="both"/>
        <w:rPr>
          <w:rFonts w:ascii="宋体" w:hAnsi="宋体" w:cs="宋体"/>
          <w:color w:val="auto"/>
          <w:spacing w:val="9"/>
          <w:highlight w:val="none"/>
          <w:lang w:eastAsia="zh-CN"/>
        </w:rPr>
      </w:pPr>
    </w:p>
    <w:p w14:paraId="6DA91E3D">
      <w:pPr>
        <w:rPr>
          <w:rFonts w:hint="eastAsia"/>
          <w:color w:val="auto"/>
          <w:highlight w:val="none"/>
          <w:lang w:eastAsia="zh-CN"/>
        </w:rPr>
      </w:pPr>
      <w:bookmarkStart w:id="366" w:name="_Toc192580177"/>
      <w:bookmarkStart w:id="367" w:name="_Toc27063"/>
      <w:bookmarkStart w:id="368" w:name="_Toc1583"/>
      <w:bookmarkStart w:id="369" w:name="_Toc21488"/>
      <w:bookmarkStart w:id="370" w:name="_Toc19248"/>
      <w:bookmarkStart w:id="371" w:name="_Toc9093"/>
      <w:bookmarkStart w:id="372" w:name="_Toc31126"/>
      <w:bookmarkStart w:id="373" w:name="_Toc5251"/>
      <w:bookmarkStart w:id="374" w:name="_Toc21510"/>
      <w:bookmarkStart w:id="375" w:name="_Toc7856"/>
      <w:bookmarkStart w:id="376" w:name="_Toc4082"/>
      <w:bookmarkStart w:id="377" w:name="_Toc26848"/>
      <w:bookmarkStart w:id="378" w:name="_Toc21184"/>
      <w:bookmarkStart w:id="379" w:name="_Toc5545"/>
      <w:bookmarkStart w:id="380" w:name="_Toc16393"/>
      <w:bookmarkStart w:id="381" w:name="_Toc18568"/>
      <w:bookmarkStart w:id="382" w:name="_Toc2939"/>
      <w:r>
        <w:rPr>
          <w:rFonts w:hint="eastAsia"/>
          <w:color w:val="auto"/>
          <w:highlight w:val="none"/>
          <w:lang w:eastAsia="zh-CN"/>
        </w:rPr>
        <w:br w:type="page"/>
      </w:r>
    </w:p>
    <w:p w14:paraId="250CC654">
      <w:pPr>
        <w:pStyle w:val="2"/>
        <w:rPr>
          <w:color w:val="auto"/>
          <w:highlight w:val="none"/>
          <w:lang w:eastAsia="zh-CN"/>
        </w:rPr>
      </w:pPr>
      <w:bookmarkStart w:id="383" w:name="_Toc24672"/>
      <w:bookmarkStart w:id="384" w:name="_Toc6192"/>
      <w:bookmarkStart w:id="385" w:name="_Toc15724"/>
      <w:bookmarkStart w:id="386" w:name="_Toc13650"/>
      <w:bookmarkStart w:id="387" w:name="_Toc19347"/>
      <w:bookmarkStart w:id="388" w:name="_Toc10785"/>
      <w:r>
        <w:rPr>
          <w:rFonts w:hint="eastAsia"/>
          <w:color w:val="auto"/>
          <w:highlight w:val="none"/>
          <w:lang w:eastAsia="zh-CN"/>
        </w:rPr>
        <w:t>第三章 工程施工</w:t>
      </w:r>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p>
    <w:p w14:paraId="5A979BA9">
      <w:pPr>
        <w:pStyle w:val="3"/>
        <w:rPr>
          <w:rFonts w:hint="default"/>
          <w:color w:val="auto"/>
          <w:highlight w:val="none"/>
          <w:lang w:eastAsia="zh-CN"/>
        </w:rPr>
      </w:pPr>
      <w:bookmarkStart w:id="389" w:name="_Toc23419"/>
      <w:bookmarkStart w:id="390" w:name="_Toc20890"/>
      <w:bookmarkStart w:id="391" w:name="_Toc932"/>
      <w:bookmarkStart w:id="392" w:name="_Toc1834"/>
      <w:bookmarkStart w:id="393" w:name="_Toc12892"/>
      <w:bookmarkStart w:id="394" w:name="_Toc17562"/>
      <w:bookmarkStart w:id="395" w:name="_Toc7858"/>
      <w:bookmarkStart w:id="396" w:name="_Toc24533"/>
      <w:bookmarkStart w:id="397" w:name="_Toc22370"/>
      <w:bookmarkStart w:id="398" w:name="_Toc30423"/>
      <w:bookmarkStart w:id="399" w:name="_Toc32111"/>
      <w:bookmarkStart w:id="400" w:name="_Toc3045"/>
      <w:bookmarkStart w:id="401" w:name="_Toc29815"/>
      <w:bookmarkStart w:id="402" w:name="_Toc29094"/>
      <w:bookmarkStart w:id="403" w:name="_Toc21946"/>
      <w:bookmarkStart w:id="404" w:name="_Toc30444"/>
      <w:bookmarkStart w:id="405" w:name="_Toc192580178"/>
      <w:bookmarkStart w:id="406" w:name="_Toc13404"/>
      <w:bookmarkStart w:id="407" w:name="_Toc7306"/>
      <w:bookmarkStart w:id="408" w:name="_Toc18100"/>
      <w:bookmarkStart w:id="409" w:name="_Toc9656"/>
      <w:r>
        <w:rPr>
          <w:color w:val="auto"/>
          <w:highlight w:val="none"/>
          <w:lang w:eastAsia="zh-CN"/>
        </w:rPr>
        <w:t>3.1 基本要求</w:t>
      </w:r>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p>
    <w:p w14:paraId="1EFFFDA5">
      <w:pPr>
        <w:ind w:firstLine="480"/>
        <w:rPr>
          <w:color w:val="auto"/>
          <w:highlight w:val="none"/>
          <w:lang w:eastAsia="zh-CN"/>
        </w:rPr>
      </w:pPr>
      <w:r>
        <w:rPr>
          <w:rFonts w:hint="eastAsia"/>
          <w:color w:val="auto"/>
          <w:highlight w:val="none"/>
          <w:lang w:eastAsia="zh-CN"/>
        </w:rPr>
        <w:t>全过程项目管理单位根据服务合同，对项目投资、进度、质量和安全等进行全方位管控，并明确项目投资控制目标、进度目标、质量目标和安全目标，履行监督、协调及管理职责，定期以书面形式向土储建设中心报送相关工作进展情况。</w:t>
      </w:r>
    </w:p>
    <w:p w14:paraId="1B11FB1F">
      <w:pPr>
        <w:ind w:firstLine="480"/>
        <w:rPr>
          <w:color w:val="auto"/>
          <w:highlight w:val="none"/>
          <w:lang w:eastAsia="zh-CN"/>
        </w:rPr>
      </w:pPr>
      <w:r>
        <w:rPr>
          <w:rFonts w:hint="eastAsia"/>
          <w:color w:val="auto"/>
          <w:highlight w:val="none"/>
          <w:lang w:eastAsia="zh-CN"/>
        </w:rPr>
        <w:t>全过程项目管理负责人应对接各参建单位，明确工作职责分工和业务关系。组织制定项目管理制度，明确管理程序、规范管理流程，构建参建单位履约责任清单化管理体系，压实各方履约主体责任。</w:t>
      </w:r>
    </w:p>
    <w:p w14:paraId="24D76723">
      <w:pPr>
        <w:pStyle w:val="3"/>
        <w:rPr>
          <w:rFonts w:hint="default"/>
          <w:color w:val="auto"/>
          <w:highlight w:val="none"/>
          <w:lang w:eastAsia="zh-CN"/>
        </w:rPr>
      </w:pPr>
      <w:bookmarkStart w:id="410" w:name="_Toc4027"/>
      <w:bookmarkStart w:id="411" w:name="_Toc19113"/>
      <w:bookmarkStart w:id="412" w:name="_Toc15790"/>
      <w:bookmarkStart w:id="413" w:name="_Toc11555"/>
      <w:bookmarkStart w:id="414" w:name="_Toc6834"/>
      <w:bookmarkStart w:id="415" w:name="_Toc13972"/>
      <w:bookmarkStart w:id="416" w:name="_Toc30350"/>
      <w:bookmarkStart w:id="417" w:name="_Toc32154"/>
      <w:bookmarkStart w:id="418" w:name="_Toc14120"/>
      <w:bookmarkStart w:id="419" w:name="_Toc28386"/>
      <w:bookmarkStart w:id="420" w:name="_Toc32677"/>
      <w:bookmarkStart w:id="421" w:name="_Toc22188"/>
      <w:bookmarkStart w:id="422" w:name="_Toc25145"/>
      <w:bookmarkStart w:id="423" w:name="_Toc12524"/>
      <w:bookmarkStart w:id="424" w:name="_Toc435"/>
      <w:bookmarkStart w:id="425" w:name="_Toc9894"/>
      <w:bookmarkStart w:id="426" w:name="_Toc6792"/>
      <w:bookmarkStart w:id="427" w:name="_Toc6458"/>
      <w:bookmarkStart w:id="428" w:name="_Toc192580179"/>
      <w:bookmarkStart w:id="429" w:name="_Toc18676"/>
      <w:r>
        <w:rPr>
          <w:color w:val="auto"/>
          <w:highlight w:val="none"/>
          <w:lang w:eastAsia="zh-CN"/>
        </w:rPr>
        <w:t>3.2 工作内容</w:t>
      </w:r>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p>
    <w:p w14:paraId="72ECDA98">
      <w:pPr>
        <w:pStyle w:val="4"/>
        <w:ind w:firstLine="241"/>
        <w:rPr>
          <w:rFonts w:ascii="宋体" w:hAnsi="宋体" w:cs="宋体"/>
          <w:bCs/>
          <w:color w:val="auto"/>
          <w:spacing w:val="8"/>
          <w:szCs w:val="28"/>
          <w:highlight w:val="none"/>
          <w:lang w:eastAsia="zh-CN" w:bidi="ar"/>
        </w:rPr>
      </w:pPr>
      <w:bookmarkStart w:id="430" w:name="_Toc22212"/>
      <w:bookmarkStart w:id="431" w:name="_Toc253"/>
      <w:bookmarkStart w:id="432" w:name="_Toc11024"/>
      <w:bookmarkStart w:id="433" w:name="_Toc30269"/>
      <w:bookmarkStart w:id="434" w:name="_Toc27537"/>
      <w:bookmarkStart w:id="435" w:name="_Toc28288"/>
      <w:bookmarkStart w:id="436" w:name="_Toc4905"/>
      <w:bookmarkStart w:id="437" w:name="_Toc23568"/>
      <w:bookmarkStart w:id="438" w:name="_Toc8152"/>
      <w:bookmarkStart w:id="439" w:name="_Toc17016"/>
      <w:bookmarkStart w:id="440" w:name="_Toc7661"/>
      <w:bookmarkStart w:id="441" w:name="_Toc25499"/>
      <w:bookmarkStart w:id="442" w:name="_Toc22652"/>
      <w:bookmarkStart w:id="443" w:name="_Toc25567"/>
      <w:bookmarkStart w:id="444" w:name="_Toc7969"/>
      <w:bookmarkStart w:id="445" w:name="_Toc15657"/>
      <w:bookmarkStart w:id="446" w:name="_Toc23061"/>
      <w:bookmarkStart w:id="447" w:name="_Toc18018"/>
      <w:r>
        <w:rPr>
          <w:color w:val="auto"/>
          <w:highlight w:val="none"/>
        </w:rPr>
        <w:fldChar w:fldCharType="begin"/>
      </w:r>
      <w:r>
        <w:rPr>
          <w:color w:val="auto"/>
          <w:highlight w:val="none"/>
        </w:rPr>
        <w:instrText xml:space="preserve"> HYPERLINK "file:///C:\\Users\\13910\\Documents\\WeChat%20Files\\wxid_hb3hdo1e2frl12\\FileStorage\\File\\2025-03\\7.2.1.1" </w:instrText>
      </w:r>
      <w:r>
        <w:rPr>
          <w:color w:val="auto"/>
          <w:highlight w:val="none"/>
        </w:rPr>
        <w:fldChar w:fldCharType="separate"/>
      </w:r>
      <w:bookmarkStart w:id="448" w:name="_Toc192580180"/>
      <w:r>
        <w:rPr>
          <w:rFonts w:hint="eastAsia"/>
          <w:color w:val="auto"/>
          <w:highlight w:val="none"/>
          <w:lang w:eastAsia="zh-CN"/>
        </w:rPr>
        <w:t>3.2.1</w:t>
      </w:r>
      <w:r>
        <w:rPr>
          <w:rFonts w:hint="eastAsia"/>
          <w:color w:val="auto"/>
          <w:highlight w:val="none"/>
          <w:lang w:eastAsia="zh-CN"/>
        </w:rPr>
        <w:fldChar w:fldCharType="end"/>
      </w:r>
      <w:r>
        <w:rPr>
          <w:rFonts w:hint="eastAsia"/>
          <w:color w:val="auto"/>
          <w:highlight w:val="none"/>
          <w:lang w:eastAsia="zh-CN"/>
        </w:rPr>
        <w:t xml:space="preserve"> 建设准备</w:t>
      </w:r>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p>
    <w:p w14:paraId="02C1069B">
      <w:pPr>
        <w:numPr>
          <w:ilvl w:val="0"/>
          <w:numId w:val="10"/>
        </w:numPr>
        <w:ind w:firstLine="480"/>
        <w:rPr>
          <w:color w:val="auto"/>
          <w:highlight w:val="none"/>
          <w:lang w:eastAsia="zh-CN"/>
        </w:rPr>
      </w:pPr>
      <w:r>
        <w:rPr>
          <w:rFonts w:hint="eastAsia"/>
          <w:color w:val="auto"/>
          <w:highlight w:val="none"/>
          <w:lang w:eastAsia="zh-CN"/>
        </w:rPr>
        <w:t>办理安全质量及人防监督、备案等开工手续；</w:t>
      </w:r>
    </w:p>
    <w:p w14:paraId="1D818D15">
      <w:pPr>
        <w:numPr>
          <w:ilvl w:val="0"/>
          <w:numId w:val="10"/>
        </w:numPr>
        <w:ind w:firstLine="480"/>
        <w:rPr>
          <w:color w:val="auto"/>
          <w:highlight w:val="none"/>
          <w:lang w:eastAsia="zh-CN"/>
        </w:rPr>
      </w:pPr>
      <w:r>
        <w:rPr>
          <w:rFonts w:hint="eastAsia"/>
          <w:color w:val="auto"/>
          <w:highlight w:val="none"/>
          <w:lang w:eastAsia="zh-CN"/>
        </w:rPr>
        <w:t>负责项目施工前期策划，分析项目施工的重点、难点，做好安全质量风险评估并研提管控及应对措施，制定施工阶段的项目管理服务实施方案；</w:t>
      </w:r>
    </w:p>
    <w:p w14:paraId="59E95F0A">
      <w:pPr>
        <w:numPr>
          <w:ilvl w:val="0"/>
          <w:numId w:val="10"/>
        </w:numPr>
        <w:ind w:firstLine="480"/>
        <w:rPr>
          <w:color w:val="auto"/>
          <w:highlight w:val="none"/>
          <w:lang w:eastAsia="zh-CN"/>
        </w:rPr>
      </w:pPr>
      <w:r>
        <w:rPr>
          <w:rFonts w:hint="eastAsia"/>
          <w:color w:val="auto"/>
          <w:highlight w:val="none"/>
          <w:lang w:eastAsia="zh-CN"/>
        </w:rPr>
        <w:t>熟悉项目现场条件及周围环境，</w:t>
      </w:r>
      <w:ins w:id="71" w:author="李国奇" w:date="2025-11-29T17:58:12Z">
        <w:r>
          <w:rPr>
            <w:rFonts w:hint="eastAsia"/>
            <w:color w:val="auto"/>
            <w:highlight w:val="none"/>
            <w:lang w:val="en-US" w:eastAsia="zh-CN"/>
          </w:rPr>
          <w:t>组织测绘单位</w:t>
        </w:r>
      </w:ins>
      <w:r>
        <w:rPr>
          <w:rFonts w:hint="eastAsia"/>
          <w:color w:val="auto"/>
          <w:highlight w:val="none"/>
          <w:lang w:eastAsia="zh-CN"/>
        </w:rPr>
        <w:t>向施工单位移交地下管线情况；组织参建单位拟定材料场地范围，制定进场路线及其他准备工作；</w:t>
      </w:r>
    </w:p>
    <w:p w14:paraId="0A898021">
      <w:pPr>
        <w:numPr>
          <w:ilvl w:val="0"/>
          <w:numId w:val="10"/>
        </w:numPr>
        <w:ind w:firstLine="480"/>
        <w:rPr>
          <w:color w:val="auto"/>
          <w:highlight w:val="none"/>
          <w:lang w:eastAsia="zh-CN"/>
        </w:rPr>
      </w:pPr>
      <w:r>
        <w:rPr>
          <w:rFonts w:hint="eastAsia"/>
          <w:color w:val="auto"/>
          <w:highlight w:val="none"/>
          <w:lang w:eastAsia="zh-CN"/>
        </w:rPr>
        <w:t>审核《施工组织设计》并及时提交土储中心审批，监督监理单位按时提交《监理规划》；</w:t>
      </w:r>
    </w:p>
    <w:p w14:paraId="6C46074C">
      <w:pPr>
        <w:numPr>
          <w:ilvl w:val="0"/>
          <w:numId w:val="10"/>
        </w:numPr>
        <w:ind w:firstLine="480"/>
        <w:rPr>
          <w:color w:val="auto"/>
          <w:highlight w:val="none"/>
          <w:lang w:eastAsia="zh-CN"/>
        </w:rPr>
      </w:pPr>
      <w:r>
        <w:rPr>
          <w:rFonts w:hint="eastAsia"/>
          <w:color w:val="auto"/>
          <w:highlight w:val="none"/>
          <w:lang w:eastAsia="zh-CN"/>
        </w:rPr>
        <w:t>其他有关施工进场协调工作。</w:t>
      </w:r>
    </w:p>
    <w:p w14:paraId="23828B7E">
      <w:pPr>
        <w:pStyle w:val="4"/>
        <w:ind w:firstLine="241"/>
        <w:rPr>
          <w:rFonts w:ascii="宋体" w:hAnsi="宋体" w:cs="宋体"/>
          <w:bCs/>
          <w:color w:val="auto"/>
          <w:spacing w:val="8"/>
          <w:szCs w:val="28"/>
          <w:highlight w:val="none"/>
          <w:lang w:eastAsia="zh-CN" w:bidi="ar"/>
        </w:rPr>
      </w:pPr>
      <w:bookmarkStart w:id="449" w:name="_Toc22153"/>
      <w:bookmarkStart w:id="450" w:name="_Toc19159"/>
      <w:bookmarkStart w:id="451" w:name="_Toc28905"/>
      <w:bookmarkStart w:id="452" w:name="_Toc8770"/>
      <w:bookmarkStart w:id="453" w:name="_Toc15514"/>
      <w:bookmarkStart w:id="454" w:name="_Toc25592"/>
      <w:bookmarkStart w:id="455" w:name="_Toc21615"/>
      <w:bookmarkStart w:id="456" w:name="_Toc732"/>
      <w:bookmarkStart w:id="457" w:name="_Toc23997"/>
      <w:bookmarkStart w:id="458" w:name="_Toc28302"/>
      <w:bookmarkStart w:id="459" w:name="_Toc24717"/>
      <w:bookmarkStart w:id="460" w:name="_Toc15487"/>
      <w:bookmarkStart w:id="461" w:name="_Toc15473"/>
      <w:bookmarkStart w:id="462" w:name="_Toc12578"/>
      <w:bookmarkStart w:id="463" w:name="_Toc28045"/>
      <w:bookmarkStart w:id="464" w:name="_Toc21143"/>
      <w:bookmarkStart w:id="465" w:name="_Toc2623"/>
      <w:bookmarkStart w:id="466" w:name="_Toc24605"/>
      <w:r>
        <w:rPr>
          <w:color w:val="auto"/>
          <w:highlight w:val="none"/>
        </w:rPr>
        <w:fldChar w:fldCharType="begin"/>
      </w:r>
      <w:r>
        <w:rPr>
          <w:color w:val="auto"/>
          <w:highlight w:val="none"/>
        </w:rPr>
        <w:instrText xml:space="preserve"> HYPERLINK "file:///C:\\Users\\13910\\Documents\\WeChat%20Files\\wxid_hb3hdo1e2frl12\\FileStorage\\File\\2025-03\\7.2.1.1" </w:instrText>
      </w:r>
      <w:r>
        <w:rPr>
          <w:color w:val="auto"/>
          <w:highlight w:val="none"/>
        </w:rPr>
        <w:fldChar w:fldCharType="separate"/>
      </w:r>
      <w:bookmarkStart w:id="467" w:name="_Toc192580181"/>
      <w:r>
        <w:rPr>
          <w:rFonts w:hint="eastAsia"/>
          <w:color w:val="auto"/>
          <w:highlight w:val="none"/>
          <w:lang w:eastAsia="zh-CN"/>
        </w:rPr>
        <w:t>3.2.2</w:t>
      </w:r>
      <w:r>
        <w:rPr>
          <w:rFonts w:hint="eastAsia"/>
          <w:color w:val="auto"/>
          <w:highlight w:val="none"/>
          <w:lang w:eastAsia="zh-CN"/>
        </w:rPr>
        <w:fldChar w:fldCharType="end"/>
      </w:r>
      <w:r>
        <w:rPr>
          <w:rFonts w:hint="eastAsia"/>
          <w:color w:val="auto"/>
          <w:highlight w:val="none"/>
          <w:lang w:eastAsia="zh-CN"/>
        </w:rPr>
        <w:t xml:space="preserve"> 设计管理</w:t>
      </w:r>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p>
    <w:p w14:paraId="3DBEE0CE">
      <w:pPr>
        <w:numPr>
          <w:ilvl w:val="0"/>
          <w:numId w:val="11"/>
        </w:numPr>
        <w:ind w:firstLine="480"/>
        <w:rPr>
          <w:ins w:id="72" w:author="李国奇" w:date="2025-11-29T17:58:12Z"/>
          <w:color w:val="auto"/>
          <w:highlight w:val="none"/>
          <w:lang w:eastAsia="zh-CN"/>
        </w:rPr>
      </w:pPr>
      <w:ins w:id="73" w:author="李国奇" w:date="2025-11-29T17:58:12Z">
        <w:r>
          <w:rPr>
            <w:rFonts w:hint="eastAsia"/>
            <w:color w:val="auto"/>
            <w:highlight w:val="none"/>
            <w:lang w:val="en-US" w:eastAsia="zh-CN"/>
          </w:rPr>
          <w:t>要求设计单位在</w:t>
        </w:r>
      </w:ins>
      <w:ins w:id="74" w:author="李国奇" w:date="2025-11-29T17:58:12Z">
        <w:r>
          <w:rPr>
            <w:rFonts w:hint="eastAsia"/>
            <w:color w:val="auto"/>
            <w:highlight w:val="none"/>
            <w:lang w:eastAsia="zh-CN"/>
          </w:rPr>
          <w:t>取得建设工程规划许可证之日</w:t>
        </w:r>
      </w:ins>
      <w:ins w:id="75" w:author="李国奇" w:date="2025-11-29T17:58:12Z">
        <w:r>
          <w:rPr>
            <w:rFonts w:hint="eastAsia"/>
            <w:color w:val="auto"/>
            <w:highlight w:val="none"/>
            <w:lang w:val="en-US" w:eastAsia="zh-CN"/>
          </w:rPr>
          <w:t>30日历天内完成图纸强审工作；</w:t>
        </w:r>
      </w:ins>
    </w:p>
    <w:p w14:paraId="36E8BBC4">
      <w:pPr>
        <w:numPr>
          <w:ilvl w:val="0"/>
          <w:numId w:val="11"/>
        </w:numPr>
        <w:ind w:firstLine="480"/>
        <w:rPr>
          <w:color w:val="auto"/>
          <w:highlight w:val="none"/>
          <w:lang w:eastAsia="zh-CN"/>
        </w:rPr>
      </w:pPr>
      <w:r>
        <w:rPr>
          <w:rFonts w:hint="eastAsia"/>
          <w:color w:val="auto"/>
          <w:highlight w:val="none"/>
          <w:lang w:eastAsia="zh-CN"/>
        </w:rPr>
        <w:t>组织</w:t>
      </w:r>
      <w:ins w:id="76" w:author="李国奇" w:date="2025-11-29T17:58:12Z">
        <w:r>
          <w:rPr>
            <w:rFonts w:hint="eastAsia"/>
            <w:color w:val="auto"/>
            <w:highlight w:val="none"/>
            <w:lang w:eastAsia="zh-CN"/>
          </w:rPr>
          <w:t>设计单位</w:t>
        </w:r>
      </w:ins>
      <w:ins w:id="77" w:author="李国奇" w:date="2025-11-29T17:58:12Z">
        <w:r>
          <w:rPr>
            <w:rFonts w:hint="eastAsia"/>
            <w:color w:val="auto"/>
            <w:highlight w:val="none"/>
            <w:lang w:val="en-US" w:eastAsia="zh-CN"/>
          </w:rPr>
          <w:t>向</w:t>
        </w:r>
      </w:ins>
      <w:r>
        <w:rPr>
          <w:rFonts w:hint="eastAsia"/>
          <w:color w:val="auto"/>
          <w:highlight w:val="none"/>
          <w:lang w:eastAsia="zh-CN"/>
        </w:rPr>
        <w:t>施工</w:t>
      </w:r>
      <w:del w:id="78" w:author="李国奇" w:date="2025-11-29T17:58:12Z">
        <w:r>
          <w:rPr>
            <w:rFonts w:hint="eastAsia"/>
            <w:color w:val="auto"/>
            <w:highlight w:val="none"/>
            <w:lang w:eastAsia="zh-CN"/>
          </w:rPr>
          <w:delText>单位、设计</w:delText>
        </w:r>
      </w:del>
      <w:r>
        <w:rPr>
          <w:rFonts w:hint="eastAsia"/>
          <w:color w:val="auto"/>
          <w:highlight w:val="none"/>
          <w:lang w:eastAsia="zh-CN"/>
        </w:rPr>
        <w:t>单位及监理单位进行设计交底；组织开展图纸会审工作，提出有利于工期、投资管理的合理化建议；审核图纸会审单，做好技术协调工作；</w:t>
      </w:r>
    </w:p>
    <w:p w14:paraId="755DC970">
      <w:pPr>
        <w:numPr>
          <w:ilvl w:val="0"/>
          <w:numId w:val="11"/>
        </w:numPr>
        <w:ind w:firstLine="480"/>
        <w:rPr>
          <w:color w:val="auto"/>
          <w:highlight w:val="none"/>
          <w:lang w:eastAsia="zh-CN"/>
        </w:rPr>
      </w:pPr>
      <w:r>
        <w:rPr>
          <w:rFonts w:hint="eastAsia"/>
          <w:color w:val="auto"/>
          <w:highlight w:val="none"/>
          <w:lang w:eastAsia="zh-CN"/>
        </w:rPr>
        <w:t>因项目的交通、规划或周边环境等改变而发生重大</w:t>
      </w:r>
      <w:del w:id="79" w:author="李国奇" w:date="2025-11-29T17:58:12Z">
        <w:r>
          <w:rPr>
            <w:rFonts w:hint="eastAsia"/>
            <w:color w:val="auto"/>
            <w:highlight w:val="none"/>
            <w:lang w:eastAsia="zh-CN"/>
          </w:rPr>
          <w:delText>设计</w:delText>
        </w:r>
      </w:del>
      <w:r>
        <w:rPr>
          <w:rFonts w:hint="eastAsia"/>
          <w:color w:val="auto"/>
          <w:highlight w:val="none"/>
          <w:lang w:eastAsia="zh-CN"/>
        </w:rPr>
        <w:t>变更时，及时组织技术经济变更（优化）方案的审查并报送土储建设中心；</w:t>
      </w:r>
    </w:p>
    <w:p w14:paraId="5FFECC28">
      <w:pPr>
        <w:numPr>
          <w:ilvl w:val="0"/>
          <w:numId w:val="11"/>
        </w:numPr>
        <w:ind w:firstLine="480"/>
        <w:rPr>
          <w:color w:val="auto"/>
          <w:highlight w:val="none"/>
          <w:lang w:eastAsia="zh-CN"/>
        </w:rPr>
      </w:pPr>
      <w:r>
        <w:rPr>
          <w:rFonts w:hint="eastAsia"/>
          <w:color w:val="auto"/>
          <w:highlight w:val="none"/>
          <w:lang w:eastAsia="zh-CN"/>
        </w:rPr>
        <w:t>及时组织各参建单位对施工过程中提出的设计变更进行</w:t>
      </w:r>
      <w:r>
        <w:rPr>
          <w:rFonts w:hint="eastAsia"/>
          <w:color w:val="auto"/>
          <w:highlight w:val="none"/>
          <w:lang w:val="en-US" w:eastAsia="zh-CN"/>
        </w:rPr>
        <w:t>可行</w:t>
      </w:r>
      <w:r>
        <w:rPr>
          <w:rFonts w:hint="eastAsia"/>
          <w:color w:val="auto"/>
          <w:highlight w:val="none"/>
          <w:lang w:eastAsia="zh-CN"/>
        </w:rPr>
        <w:t>性</w:t>
      </w:r>
      <w:r>
        <w:rPr>
          <w:rFonts w:hint="eastAsia"/>
          <w:color w:val="auto"/>
          <w:highlight w:val="none"/>
          <w:lang w:val="en-US" w:eastAsia="zh-CN"/>
        </w:rPr>
        <w:t>和必要性</w:t>
      </w:r>
      <w:r>
        <w:rPr>
          <w:rFonts w:hint="eastAsia"/>
          <w:color w:val="auto"/>
          <w:highlight w:val="none"/>
          <w:lang w:eastAsia="zh-CN"/>
        </w:rPr>
        <w:t>分析，并对工程造价费用审核及出具意见，同步向土储建设中心提供设计变更的决策依据；</w:t>
      </w:r>
    </w:p>
    <w:p w14:paraId="14FDB8B4">
      <w:pPr>
        <w:numPr>
          <w:ilvl w:val="0"/>
          <w:numId w:val="11"/>
        </w:numPr>
        <w:ind w:firstLine="480"/>
        <w:rPr>
          <w:color w:val="auto"/>
          <w:highlight w:val="none"/>
          <w:lang w:eastAsia="zh-CN"/>
        </w:rPr>
      </w:pPr>
      <w:r>
        <w:rPr>
          <w:rFonts w:hint="eastAsia"/>
          <w:color w:val="auto"/>
          <w:highlight w:val="none"/>
          <w:lang w:eastAsia="zh-CN"/>
        </w:rPr>
        <w:t>督促各方建立往来文件、信息管理台账，并对各类信息台账进行检查和管理；</w:t>
      </w:r>
    </w:p>
    <w:p w14:paraId="3B2CBFDB">
      <w:pPr>
        <w:numPr>
          <w:ilvl w:val="0"/>
          <w:numId w:val="11"/>
        </w:numPr>
        <w:ind w:firstLine="480"/>
        <w:rPr>
          <w:color w:val="auto"/>
          <w:highlight w:val="none"/>
        </w:rPr>
      </w:pPr>
      <w:r>
        <w:rPr>
          <w:rFonts w:hint="eastAsia"/>
          <w:color w:val="auto"/>
          <w:highlight w:val="none"/>
        </w:rPr>
        <w:t>其他设计管理工作。</w:t>
      </w:r>
    </w:p>
    <w:p w14:paraId="124A5559">
      <w:pPr>
        <w:pStyle w:val="4"/>
        <w:ind w:firstLine="241"/>
        <w:rPr>
          <w:rFonts w:ascii="宋体" w:hAnsi="宋体" w:cs="宋体"/>
          <w:bCs/>
          <w:color w:val="auto"/>
          <w:spacing w:val="8"/>
          <w:szCs w:val="28"/>
          <w:highlight w:val="none"/>
          <w:lang w:eastAsia="zh-CN" w:bidi="ar"/>
        </w:rPr>
      </w:pPr>
      <w:bookmarkStart w:id="468" w:name="_Toc12952"/>
      <w:bookmarkStart w:id="469" w:name="_Toc30859"/>
      <w:bookmarkStart w:id="470" w:name="_Toc23132"/>
      <w:bookmarkStart w:id="471" w:name="_Toc11625"/>
      <w:bookmarkStart w:id="472" w:name="_Toc19214"/>
      <w:bookmarkStart w:id="473" w:name="_Toc25695"/>
      <w:bookmarkStart w:id="474" w:name="_Toc24070"/>
      <w:bookmarkStart w:id="475" w:name="_Toc14737"/>
      <w:bookmarkStart w:id="476" w:name="_Toc21420"/>
      <w:bookmarkStart w:id="477" w:name="_Toc88"/>
      <w:bookmarkStart w:id="478" w:name="_Toc23206"/>
      <w:bookmarkStart w:id="479" w:name="_Toc10124"/>
      <w:bookmarkStart w:id="480" w:name="_Toc9933"/>
      <w:bookmarkStart w:id="481" w:name="_Toc25931"/>
      <w:bookmarkStart w:id="482" w:name="_Toc22011"/>
      <w:bookmarkStart w:id="483" w:name="_Toc21004"/>
      <w:bookmarkStart w:id="484" w:name="_Toc20689"/>
      <w:bookmarkStart w:id="485" w:name="_Toc7530"/>
      <w:bookmarkStart w:id="486" w:name="_Toc30812"/>
      <w:r>
        <w:rPr>
          <w:rFonts w:hint="eastAsia"/>
          <w:color w:val="auto"/>
          <w:highlight w:val="none"/>
          <w:lang w:eastAsia="zh-CN"/>
        </w:rPr>
        <w:fldChar w:fldCharType="begin"/>
      </w:r>
      <w:r>
        <w:rPr>
          <w:color w:val="auto"/>
          <w:highlight w:val="none"/>
          <w:lang w:eastAsia="zh-CN"/>
        </w:rPr>
        <w:instrText xml:space="preserve">HYPERLINK "C:\\Users\\13910\\Documents\\WeChat Files\\wxid_hb3hdo1e2frl12\\FileStorage\\File\\2025-03\\7.2.1.1"</w:instrText>
      </w:r>
      <w:r>
        <w:rPr>
          <w:rFonts w:hint="eastAsia"/>
          <w:color w:val="auto"/>
          <w:highlight w:val="none"/>
          <w:lang w:eastAsia="zh-CN"/>
        </w:rPr>
        <w:fldChar w:fldCharType="separate"/>
      </w:r>
      <w:bookmarkStart w:id="487" w:name="_Toc192580182"/>
      <w:r>
        <w:rPr>
          <w:rFonts w:hint="eastAsia"/>
          <w:color w:val="auto"/>
          <w:highlight w:val="none"/>
          <w:lang w:eastAsia="zh-CN"/>
        </w:rPr>
        <w:t>3.2.3</w:t>
      </w:r>
      <w:r>
        <w:rPr>
          <w:rFonts w:hint="eastAsia"/>
          <w:color w:val="auto"/>
          <w:highlight w:val="none"/>
          <w:lang w:eastAsia="zh-CN"/>
        </w:rPr>
        <w:fldChar w:fldCharType="end"/>
      </w:r>
      <w:r>
        <w:rPr>
          <w:rFonts w:hint="eastAsia"/>
          <w:color w:val="auto"/>
          <w:highlight w:val="none"/>
          <w:lang w:eastAsia="zh-CN"/>
        </w:rPr>
        <w:t xml:space="preserve"> </w:t>
      </w:r>
      <w:r>
        <w:rPr>
          <w:rFonts w:hint="eastAsia"/>
          <w:color w:val="auto"/>
          <w:highlight w:val="none"/>
          <w:lang w:val="en-US" w:eastAsia="zh-CN"/>
        </w:rPr>
        <w:t>造价</w:t>
      </w:r>
      <w:r>
        <w:rPr>
          <w:rFonts w:hint="eastAsia"/>
          <w:color w:val="auto"/>
          <w:highlight w:val="none"/>
          <w:lang w:eastAsia="zh-CN"/>
        </w:rPr>
        <w:t>管理</w:t>
      </w:r>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p>
    <w:p w14:paraId="5AF9C73B">
      <w:pPr>
        <w:numPr>
          <w:ilvl w:val="0"/>
          <w:numId w:val="12"/>
        </w:numPr>
        <w:ind w:left="311" w:leftChars="0" w:firstLine="480" w:firstLineChars="200"/>
        <w:rPr>
          <w:color w:val="auto"/>
          <w:highlight w:val="none"/>
          <w:lang w:eastAsia="zh-CN"/>
        </w:rPr>
      </w:pPr>
      <w:r>
        <w:rPr>
          <w:rFonts w:hint="eastAsia"/>
          <w:color w:val="auto"/>
          <w:highlight w:val="none"/>
          <w:lang w:eastAsia="zh-CN"/>
        </w:rPr>
        <w:t>组织编制项目总体</w:t>
      </w:r>
      <w:r>
        <w:rPr>
          <w:rFonts w:hint="eastAsia"/>
          <w:color w:val="auto"/>
          <w:highlight w:val="none"/>
          <w:lang w:val="en-US" w:eastAsia="zh-CN"/>
        </w:rPr>
        <w:t>造价</w:t>
      </w:r>
      <w:r>
        <w:rPr>
          <w:rFonts w:hint="eastAsia"/>
          <w:color w:val="auto"/>
          <w:highlight w:val="none"/>
          <w:lang w:eastAsia="zh-CN"/>
        </w:rPr>
        <w:t>控制计划，将总</w:t>
      </w:r>
      <w:ins w:id="80" w:author="万树之王" w:date="2025-11-30T21:38:45Z">
        <w:r>
          <w:rPr>
            <w:rFonts w:hint="eastAsia"/>
            <w:color w:val="auto"/>
            <w:highlight w:val="none"/>
            <w:lang w:val="en-US" w:eastAsia="zh-CN"/>
          </w:rPr>
          <w:t>造价</w:t>
        </w:r>
      </w:ins>
      <w:r>
        <w:rPr>
          <w:rFonts w:hint="eastAsia"/>
          <w:color w:val="auto"/>
          <w:highlight w:val="none"/>
          <w:lang w:eastAsia="zh-CN"/>
        </w:rPr>
        <w:t>目标分解，确定施工过程中各阶段的</w:t>
      </w:r>
      <w:r>
        <w:rPr>
          <w:rFonts w:hint="eastAsia"/>
          <w:color w:val="auto"/>
          <w:highlight w:val="none"/>
          <w:lang w:val="en-US" w:eastAsia="zh-CN"/>
        </w:rPr>
        <w:t>造价</w:t>
      </w:r>
      <w:r>
        <w:rPr>
          <w:rFonts w:hint="eastAsia"/>
          <w:color w:val="auto"/>
          <w:highlight w:val="none"/>
          <w:lang w:eastAsia="zh-CN"/>
        </w:rPr>
        <w:t>控制目标</w:t>
      </w:r>
      <w:ins w:id="81" w:author="李国奇" w:date="2025-11-29T17:58:12Z">
        <w:r>
          <w:rPr>
            <w:rFonts w:hint="eastAsia"/>
            <w:color w:val="auto"/>
            <w:highlight w:val="none"/>
            <w:lang w:eastAsia="zh-CN"/>
          </w:rPr>
          <w:t>，</w:t>
        </w:r>
      </w:ins>
      <w:ins w:id="82" w:author="李国奇" w:date="2025-11-29T17:58:12Z">
        <w:r>
          <w:rPr>
            <w:rFonts w:hint="eastAsia"/>
            <w:color w:val="auto"/>
            <w:highlight w:val="none"/>
            <w:lang w:val="en-US" w:eastAsia="zh-CN"/>
          </w:rPr>
          <w:t>按进度申报资金</w:t>
        </w:r>
      </w:ins>
      <w:ins w:id="83" w:author="李国奇" w:date="2025-11-29T17:58:12Z">
        <w:del w:id="84" w:author="万树之王" w:date="2025-11-30T21:38:57Z">
          <w:r>
            <w:rPr>
              <w:rFonts w:hint="default"/>
              <w:color w:val="auto"/>
              <w:highlight w:val="none"/>
              <w:lang w:val="en-US" w:eastAsia="zh-CN"/>
            </w:rPr>
            <w:delText>需求</w:delText>
          </w:r>
        </w:del>
      </w:ins>
      <w:ins w:id="85" w:author="万树之王" w:date="2025-11-30T21:38:57Z">
        <w:r>
          <w:rPr>
            <w:rFonts w:hint="eastAsia"/>
            <w:color w:val="auto"/>
            <w:highlight w:val="none"/>
            <w:lang w:val="en-US" w:eastAsia="zh-CN"/>
          </w:rPr>
          <w:t>计划</w:t>
        </w:r>
      </w:ins>
      <w:r>
        <w:rPr>
          <w:rFonts w:hint="eastAsia"/>
          <w:color w:val="auto"/>
          <w:highlight w:val="none"/>
          <w:lang w:eastAsia="zh-CN"/>
        </w:rPr>
        <w:t>；</w:t>
      </w:r>
    </w:p>
    <w:p w14:paraId="7B29CC4A">
      <w:pPr>
        <w:numPr>
          <w:ilvl w:val="0"/>
          <w:numId w:val="12"/>
        </w:numPr>
        <w:ind w:left="311" w:leftChars="0" w:firstLine="480" w:firstLineChars="200"/>
        <w:rPr>
          <w:color w:val="auto"/>
          <w:highlight w:val="none"/>
          <w:lang w:eastAsia="zh-CN"/>
        </w:rPr>
      </w:pPr>
      <w:r>
        <w:rPr>
          <w:rFonts w:hint="eastAsia"/>
          <w:color w:val="auto"/>
          <w:highlight w:val="none"/>
          <w:lang w:eastAsia="zh-CN"/>
        </w:rPr>
        <w:t>建立项目合同管理台账，编制</w:t>
      </w:r>
      <w:r>
        <w:rPr>
          <w:rFonts w:hint="eastAsia"/>
          <w:color w:val="auto"/>
          <w:highlight w:val="none"/>
          <w:lang w:val="en-US" w:eastAsia="zh-CN"/>
        </w:rPr>
        <w:t>造价</w:t>
      </w:r>
      <w:r>
        <w:rPr>
          <w:rFonts w:hint="eastAsia"/>
          <w:color w:val="auto"/>
          <w:highlight w:val="none"/>
          <w:lang w:eastAsia="zh-CN"/>
        </w:rPr>
        <w:t>动态对比表，履行过程监管职责；</w:t>
      </w:r>
    </w:p>
    <w:p w14:paraId="75B777D2">
      <w:pPr>
        <w:numPr>
          <w:ilvl w:val="0"/>
          <w:numId w:val="12"/>
        </w:numPr>
        <w:ind w:left="311" w:leftChars="0" w:firstLine="480" w:firstLineChars="200"/>
        <w:rPr>
          <w:color w:val="auto"/>
          <w:highlight w:val="none"/>
          <w:lang w:eastAsia="zh-CN"/>
        </w:rPr>
      </w:pPr>
      <w:r>
        <w:rPr>
          <w:rFonts w:hint="eastAsia"/>
          <w:color w:val="auto"/>
          <w:highlight w:val="none"/>
          <w:lang w:eastAsia="zh-CN"/>
        </w:rPr>
        <w:t>组织建立项目预算、合同金额、变更金额的资金计划管理台账；</w:t>
      </w:r>
    </w:p>
    <w:p w14:paraId="038398D4">
      <w:pPr>
        <w:numPr>
          <w:ilvl w:val="0"/>
          <w:numId w:val="12"/>
        </w:numPr>
        <w:ind w:left="311" w:leftChars="0" w:firstLine="480" w:firstLineChars="200"/>
        <w:rPr>
          <w:color w:val="auto"/>
          <w:highlight w:val="none"/>
          <w:lang w:eastAsia="zh-CN"/>
        </w:rPr>
      </w:pPr>
      <w:r>
        <w:rPr>
          <w:rFonts w:hint="eastAsia"/>
          <w:color w:val="auto"/>
          <w:highlight w:val="none"/>
          <w:lang w:eastAsia="zh-CN"/>
        </w:rPr>
        <w:t>对工程造价进行跟踪、分析、纠偏，建立动态管理机制，以书面形式定期向土储建设中心报送项目施工阶段资金支出情况；及时提出资金支出存在的问题，并分析其产生的原因，提供相应解决方案等；</w:t>
      </w:r>
    </w:p>
    <w:p w14:paraId="1DFE378E">
      <w:pPr>
        <w:numPr>
          <w:ilvl w:val="0"/>
          <w:numId w:val="12"/>
        </w:numPr>
        <w:ind w:left="311" w:leftChars="0" w:firstLine="480" w:firstLineChars="200"/>
        <w:rPr>
          <w:color w:val="auto"/>
          <w:highlight w:val="none"/>
          <w:lang w:eastAsia="zh-CN"/>
        </w:rPr>
      </w:pPr>
      <w:r>
        <w:rPr>
          <w:rFonts w:hint="eastAsia"/>
          <w:color w:val="auto"/>
          <w:highlight w:val="none"/>
          <w:lang w:eastAsia="zh-CN"/>
        </w:rPr>
        <w:t>审核工程进度款及计量清单并与现场实际进度对比；及时组织总包、监理及相关参建方采取预防性纠偏措施，保障施工进度可控，从严落实</w:t>
      </w:r>
      <w:r>
        <w:rPr>
          <w:rFonts w:hint="eastAsia"/>
          <w:color w:val="auto"/>
          <w:highlight w:val="none"/>
          <w:lang w:val="en-US" w:eastAsia="zh-CN"/>
        </w:rPr>
        <w:t>造价</w:t>
      </w:r>
      <w:r>
        <w:rPr>
          <w:rFonts w:hint="eastAsia"/>
          <w:color w:val="auto"/>
          <w:highlight w:val="none"/>
          <w:lang w:eastAsia="zh-CN"/>
        </w:rPr>
        <w:t>管理目标；</w:t>
      </w:r>
    </w:p>
    <w:p w14:paraId="29EA692A">
      <w:pPr>
        <w:numPr>
          <w:ilvl w:val="0"/>
          <w:numId w:val="12"/>
        </w:numPr>
        <w:ind w:left="311" w:leftChars="0" w:firstLine="480" w:firstLineChars="200"/>
        <w:rPr>
          <w:color w:val="auto"/>
          <w:highlight w:val="none"/>
          <w:lang w:eastAsia="zh-CN"/>
        </w:rPr>
      </w:pPr>
      <w:r>
        <w:rPr>
          <w:rFonts w:hint="eastAsia"/>
          <w:color w:val="auto"/>
          <w:highlight w:val="none"/>
          <w:lang w:eastAsia="zh-CN"/>
        </w:rPr>
        <w:t>开展材料、设备的询价与核价工作；</w:t>
      </w:r>
    </w:p>
    <w:p w14:paraId="4015B55F">
      <w:pPr>
        <w:numPr>
          <w:ilvl w:val="0"/>
          <w:numId w:val="12"/>
        </w:numPr>
        <w:ind w:left="311" w:leftChars="0" w:firstLine="480" w:firstLineChars="200"/>
        <w:rPr>
          <w:color w:val="auto"/>
          <w:highlight w:val="none"/>
          <w:lang w:eastAsia="zh-CN"/>
        </w:rPr>
      </w:pPr>
      <w:r>
        <w:rPr>
          <w:rFonts w:hint="eastAsia"/>
          <w:color w:val="auto"/>
          <w:highlight w:val="none"/>
          <w:lang w:eastAsia="zh-CN"/>
        </w:rPr>
        <w:t>预判可能发生合同索赔的情形并分析原因，制定防范性对策，做好风险管控，减少索赔事件，代表土储建设中心处理有关合同索赔事宜；</w:t>
      </w:r>
    </w:p>
    <w:p w14:paraId="5DC9DBC4">
      <w:pPr>
        <w:numPr>
          <w:ilvl w:val="0"/>
          <w:numId w:val="12"/>
        </w:numPr>
        <w:ind w:left="311" w:leftChars="0" w:firstLine="480" w:firstLineChars="200"/>
        <w:rPr>
          <w:color w:val="auto"/>
          <w:highlight w:val="none"/>
          <w:lang w:eastAsia="zh-CN"/>
        </w:rPr>
      </w:pPr>
      <w:r>
        <w:rPr>
          <w:rFonts w:hint="eastAsia"/>
          <w:color w:val="auto"/>
          <w:highlight w:val="none"/>
          <w:lang w:val="en-US" w:eastAsia="zh-CN"/>
        </w:rPr>
        <w:t>审核监管户的支出，记录各项目监管户是否按约定足额支付农民工工资，合理使用安全文明施工费；</w:t>
      </w:r>
    </w:p>
    <w:p w14:paraId="54F08212">
      <w:pPr>
        <w:numPr>
          <w:ilvl w:val="0"/>
          <w:numId w:val="12"/>
        </w:numPr>
        <w:ind w:left="311" w:leftChars="0" w:firstLine="480" w:firstLineChars="200"/>
        <w:rPr>
          <w:color w:val="auto"/>
          <w:highlight w:val="none"/>
          <w:lang w:eastAsia="zh-CN"/>
        </w:rPr>
      </w:pPr>
      <w:r>
        <w:rPr>
          <w:rFonts w:hint="eastAsia"/>
          <w:lang w:val="en-US" w:eastAsia="zh-CN"/>
        </w:rPr>
        <w:t>加强过程造价管理、不平衡报价项的风险提示。</w:t>
      </w:r>
    </w:p>
    <w:p w14:paraId="31A2F6EC">
      <w:pPr>
        <w:pStyle w:val="4"/>
        <w:ind w:firstLine="241"/>
        <w:rPr>
          <w:rFonts w:ascii="宋体" w:hAnsi="宋体" w:cs="宋体"/>
          <w:bCs/>
          <w:color w:val="auto"/>
          <w:spacing w:val="8"/>
          <w:szCs w:val="28"/>
          <w:highlight w:val="none"/>
          <w:lang w:eastAsia="zh-CN" w:bidi="ar"/>
        </w:rPr>
      </w:pPr>
      <w:bookmarkStart w:id="488" w:name="_Toc26515"/>
      <w:bookmarkStart w:id="489" w:name="_Toc191"/>
      <w:bookmarkStart w:id="490" w:name="_Toc22984"/>
      <w:bookmarkStart w:id="491" w:name="_Toc23065"/>
      <w:bookmarkStart w:id="492" w:name="_Toc15501"/>
      <w:bookmarkStart w:id="493" w:name="_Toc9529"/>
      <w:bookmarkStart w:id="494" w:name="_Toc8620"/>
      <w:bookmarkStart w:id="495" w:name="_Toc22331"/>
      <w:bookmarkStart w:id="496" w:name="_Toc30239"/>
      <w:bookmarkStart w:id="497" w:name="_Toc6555"/>
      <w:bookmarkStart w:id="498" w:name="_Toc15887"/>
      <w:bookmarkStart w:id="499" w:name="_Toc12750"/>
      <w:bookmarkStart w:id="500" w:name="_Toc29475"/>
      <w:bookmarkStart w:id="501" w:name="_Toc8024"/>
      <w:bookmarkStart w:id="502" w:name="_Toc15594"/>
      <w:bookmarkStart w:id="503" w:name="_Toc14090"/>
      <w:bookmarkStart w:id="504" w:name="_Toc23379"/>
      <w:bookmarkStart w:id="505" w:name="_Toc19385"/>
      <w:r>
        <w:rPr>
          <w:color w:val="auto"/>
          <w:highlight w:val="none"/>
        </w:rPr>
        <w:fldChar w:fldCharType="begin"/>
      </w:r>
      <w:r>
        <w:rPr>
          <w:color w:val="auto"/>
          <w:highlight w:val="none"/>
        </w:rPr>
        <w:instrText xml:space="preserve"> HYPERLINK "file:///C:\\Users\\13910\\Documents\\WeChat%20Files\\wxid_hb3hdo1e2frl12\\FileStorage\\File\\2025-03\\7.2.1.1" </w:instrText>
      </w:r>
      <w:r>
        <w:rPr>
          <w:color w:val="auto"/>
          <w:highlight w:val="none"/>
        </w:rPr>
        <w:fldChar w:fldCharType="separate"/>
      </w:r>
      <w:bookmarkStart w:id="506" w:name="_Toc192580183"/>
      <w:r>
        <w:rPr>
          <w:rFonts w:hint="eastAsia"/>
          <w:color w:val="auto"/>
          <w:highlight w:val="none"/>
          <w:lang w:eastAsia="zh-CN"/>
        </w:rPr>
        <w:t>3.2.4</w:t>
      </w:r>
      <w:r>
        <w:rPr>
          <w:rFonts w:hint="eastAsia"/>
          <w:color w:val="auto"/>
          <w:highlight w:val="none"/>
          <w:lang w:eastAsia="zh-CN"/>
        </w:rPr>
        <w:fldChar w:fldCharType="end"/>
      </w:r>
      <w:r>
        <w:rPr>
          <w:rFonts w:hint="eastAsia"/>
          <w:color w:val="auto"/>
          <w:highlight w:val="none"/>
          <w:lang w:eastAsia="zh-CN"/>
        </w:rPr>
        <w:t xml:space="preserve"> 进度管理</w:t>
      </w:r>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p>
    <w:p w14:paraId="7B50527E">
      <w:pPr>
        <w:numPr>
          <w:ilvl w:val="0"/>
          <w:numId w:val="13"/>
        </w:numPr>
        <w:ind w:firstLine="480"/>
        <w:rPr>
          <w:color w:val="auto"/>
          <w:highlight w:val="none"/>
          <w:lang w:eastAsia="zh-CN"/>
        </w:rPr>
      </w:pPr>
      <w:r>
        <w:rPr>
          <w:rFonts w:hint="eastAsia"/>
          <w:color w:val="auto"/>
          <w:highlight w:val="none"/>
          <w:lang w:eastAsia="zh-CN"/>
        </w:rPr>
        <w:t>按照施工合同，结合实际建设需求，制定项目进度总目标，并组织施工单位、监理单位编制施工总进度计划，按照里程碑节点制定各阶段进度计划；对施工总进度计划和阶段计划进行审核并提出可行性的优化建议，同步报送土储建设中心审核决策；</w:t>
      </w:r>
    </w:p>
    <w:p w14:paraId="0DF04675">
      <w:pPr>
        <w:numPr>
          <w:ilvl w:val="0"/>
          <w:numId w:val="13"/>
        </w:numPr>
        <w:ind w:firstLine="480"/>
        <w:rPr>
          <w:color w:val="auto"/>
          <w:highlight w:val="none"/>
          <w:lang w:eastAsia="zh-CN"/>
        </w:rPr>
      </w:pPr>
      <w:r>
        <w:rPr>
          <w:rFonts w:hint="eastAsia"/>
          <w:color w:val="auto"/>
          <w:highlight w:val="none"/>
          <w:lang w:eastAsia="zh-CN"/>
        </w:rPr>
        <w:t>构建参建单位进度计划监控体系，通过关键节点预警、偏差分析、纠偏措施落实等机制，实现进度全过程闭环管理；</w:t>
      </w:r>
    </w:p>
    <w:p w14:paraId="6E9A9AD4">
      <w:pPr>
        <w:numPr>
          <w:ilvl w:val="0"/>
          <w:numId w:val="13"/>
        </w:numPr>
        <w:ind w:firstLine="480"/>
        <w:rPr>
          <w:color w:val="auto"/>
          <w:highlight w:val="none"/>
          <w:lang w:eastAsia="zh-CN"/>
        </w:rPr>
      </w:pPr>
      <w:r>
        <w:rPr>
          <w:rFonts w:hint="eastAsia"/>
          <w:color w:val="auto"/>
          <w:highlight w:val="none"/>
          <w:lang w:eastAsia="zh-CN"/>
        </w:rPr>
        <w:t>分析未完成节点目标的原因，并提出合理的优化建议和解决方案，确保实现项目进度总目标。</w:t>
      </w:r>
    </w:p>
    <w:p w14:paraId="326374A6">
      <w:pPr>
        <w:pStyle w:val="4"/>
        <w:ind w:firstLine="241"/>
        <w:rPr>
          <w:rFonts w:ascii="宋体" w:hAnsi="宋体" w:cs="宋体"/>
          <w:b w:val="0"/>
          <w:color w:val="auto"/>
          <w:spacing w:val="9"/>
          <w:highlight w:val="none"/>
        </w:rPr>
      </w:pPr>
      <w:bookmarkStart w:id="507" w:name="_Toc1485"/>
      <w:bookmarkStart w:id="508" w:name="_Toc716"/>
      <w:bookmarkStart w:id="509" w:name="_Toc31072"/>
      <w:bookmarkStart w:id="510" w:name="_Toc15509"/>
      <w:bookmarkStart w:id="511" w:name="_Toc31215"/>
      <w:bookmarkStart w:id="512" w:name="_Toc30119"/>
      <w:bookmarkStart w:id="513" w:name="_Toc5421"/>
      <w:bookmarkStart w:id="514" w:name="_Toc11428"/>
      <w:bookmarkStart w:id="515" w:name="_Toc2688"/>
      <w:bookmarkStart w:id="516" w:name="_Toc1961"/>
      <w:bookmarkStart w:id="517" w:name="_Toc3640"/>
      <w:bookmarkStart w:id="518" w:name="_Toc18962"/>
      <w:bookmarkStart w:id="519" w:name="_Toc17858"/>
      <w:bookmarkStart w:id="520" w:name="_Toc17866"/>
      <w:bookmarkStart w:id="521" w:name="_Toc5480"/>
      <w:bookmarkStart w:id="522" w:name="_Toc5045"/>
      <w:bookmarkStart w:id="523" w:name="_Toc4001"/>
      <w:bookmarkStart w:id="524" w:name="_Toc27618"/>
      <w:r>
        <w:rPr>
          <w:color w:val="auto"/>
          <w:highlight w:val="none"/>
        </w:rPr>
        <w:fldChar w:fldCharType="begin"/>
      </w:r>
      <w:r>
        <w:rPr>
          <w:color w:val="auto"/>
          <w:highlight w:val="none"/>
        </w:rPr>
        <w:instrText xml:space="preserve"> HYPERLINK "file:///C:\\Users\\13910\\Documents\\WeChat%20Files\\wxid_hb3hdo1e2frl12\\FileStorage\\File\\2025-03\\7.2.1.1" </w:instrText>
      </w:r>
      <w:r>
        <w:rPr>
          <w:color w:val="auto"/>
          <w:highlight w:val="none"/>
        </w:rPr>
        <w:fldChar w:fldCharType="separate"/>
      </w:r>
      <w:bookmarkStart w:id="525" w:name="_Toc192580184"/>
      <w:r>
        <w:rPr>
          <w:rFonts w:hint="eastAsia"/>
          <w:color w:val="auto"/>
          <w:highlight w:val="none"/>
          <w:lang w:eastAsia="zh-CN"/>
        </w:rPr>
        <w:t>3.2.5</w:t>
      </w:r>
      <w:r>
        <w:rPr>
          <w:rFonts w:hint="eastAsia"/>
          <w:color w:val="auto"/>
          <w:highlight w:val="none"/>
          <w:lang w:eastAsia="zh-CN"/>
        </w:rPr>
        <w:fldChar w:fldCharType="end"/>
      </w:r>
      <w:r>
        <w:rPr>
          <w:rFonts w:hint="eastAsia"/>
          <w:color w:val="auto"/>
          <w:highlight w:val="none"/>
          <w:lang w:eastAsia="zh-CN"/>
        </w:rPr>
        <w:t xml:space="preserve"> </w:t>
      </w:r>
      <w:r>
        <w:rPr>
          <w:rFonts w:hint="eastAsia"/>
          <w:color w:val="auto"/>
          <w:highlight w:val="none"/>
          <w:lang w:val="en-US" w:eastAsia="zh-CN"/>
        </w:rPr>
        <w:t>技术</w:t>
      </w:r>
      <w:r>
        <w:rPr>
          <w:rFonts w:hint="eastAsia"/>
          <w:color w:val="auto"/>
          <w:highlight w:val="none"/>
          <w:lang w:eastAsia="zh-CN"/>
        </w:rPr>
        <w:t>质量管理</w:t>
      </w:r>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p>
    <w:p w14:paraId="12BE23E7">
      <w:pPr>
        <w:numPr>
          <w:ilvl w:val="0"/>
          <w:numId w:val="14"/>
        </w:numPr>
        <w:ind w:firstLine="480"/>
        <w:rPr>
          <w:color w:val="auto"/>
          <w:highlight w:val="none"/>
          <w:lang w:eastAsia="zh-CN"/>
        </w:rPr>
      </w:pPr>
      <w:r>
        <w:rPr>
          <w:rFonts w:hint="eastAsia"/>
          <w:color w:val="auto"/>
          <w:highlight w:val="none"/>
          <w:lang w:val="en-US" w:eastAsia="zh-CN"/>
        </w:rPr>
        <w:t>严格按照京建法〔2018〕22号《</w:t>
      </w:r>
      <w:r>
        <w:rPr>
          <w:color w:val="auto"/>
          <w:highlight w:val="none"/>
          <w:lang w:val="en-US" w:eastAsia="zh-CN"/>
        </w:rPr>
        <w:t>北京市住房和城乡建设委员会关于加强房屋建筑和市政基础设施工程施工技术管理工作的通知</w:t>
      </w:r>
      <w:r>
        <w:rPr>
          <w:rFonts w:hint="eastAsia"/>
          <w:color w:val="auto"/>
          <w:highlight w:val="none"/>
          <w:lang w:val="en-US" w:eastAsia="zh-CN"/>
        </w:rPr>
        <w:t>》落实各参建单位责任；</w:t>
      </w:r>
    </w:p>
    <w:p w14:paraId="65C0CD62">
      <w:pPr>
        <w:numPr>
          <w:ilvl w:val="0"/>
          <w:numId w:val="14"/>
        </w:numPr>
        <w:ind w:firstLine="480"/>
        <w:rPr>
          <w:color w:val="auto"/>
          <w:highlight w:val="none"/>
          <w:lang w:eastAsia="zh-CN"/>
        </w:rPr>
      </w:pPr>
      <w:r>
        <w:rPr>
          <w:rFonts w:hint="eastAsia"/>
          <w:color w:val="auto"/>
          <w:highlight w:val="none"/>
          <w:lang w:eastAsia="zh-CN"/>
        </w:rPr>
        <w:t>监督项目质量验收、质量管理工作，督促</w:t>
      </w:r>
      <w:del w:id="86" w:author="李国奇" w:date="2025-11-29T17:58:12Z">
        <w:r>
          <w:rPr>
            <w:rFonts w:hint="eastAsia"/>
            <w:color w:val="auto"/>
            <w:highlight w:val="none"/>
            <w:lang w:eastAsia="zh-CN"/>
          </w:rPr>
          <w:delText>各参建方</w:delText>
        </w:r>
      </w:del>
      <w:ins w:id="87" w:author="李国奇" w:date="2025-11-29T17:58:12Z">
        <w:r>
          <w:rPr>
            <w:rFonts w:hint="eastAsia"/>
            <w:color w:val="auto"/>
            <w:highlight w:val="none"/>
            <w:lang w:val="en-US" w:eastAsia="zh-CN"/>
          </w:rPr>
          <w:t>监理</w:t>
        </w:r>
      </w:ins>
      <w:ins w:id="88" w:author="万树之王" w:date="2025-11-30T21:40:01Z">
        <w:r>
          <w:rPr>
            <w:rFonts w:hint="eastAsia"/>
            <w:color w:val="auto"/>
            <w:highlight w:val="none"/>
            <w:lang w:val="en-US" w:eastAsia="zh-CN"/>
          </w:rPr>
          <w:t>和施工</w:t>
        </w:r>
      </w:ins>
      <w:ins w:id="89" w:author="万树之王" w:date="2025-11-30T21:40:02Z">
        <w:r>
          <w:rPr>
            <w:rFonts w:hint="eastAsia"/>
            <w:color w:val="auto"/>
            <w:highlight w:val="none"/>
            <w:lang w:val="en-US" w:eastAsia="zh-CN"/>
          </w:rPr>
          <w:t>单位</w:t>
        </w:r>
      </w:ins>
      <w:r>
        <w:rPr>
          <w:rFonts w:hint="eastAsia"/>
          <w:color w:val="auto"/>
          <w:highlight w:val="none"/>
          <w:lang w:eastAsia="zh-CN"/>
        </w:rPr>
        <w:t>限期解决工程实施过程中存在的质量问题；</w:t>
      </w:r>
    </w:p>
    <w:p w14:paraId="3BB68056">
      <w:pPr>
        <w:numPr>
          <w:ilvl w:val="0"/>
          <w:numId w:val="14"/>
        </w:numPr>
        <w:ind w:firstLine="480"/>
        <w:rPr>
          <w:color w:val="auto"/>
          <w:highlight w:val="none"/>
          <w:lang w:eastAsia="zh-CN"/>
        </w:rPr>
      </w:pPr>
      <w:r>
        <w:rPr>
          <w:rFonts w:hint="eastAsia"/>
          <w:color w:val="auto"/>
          <w:highlight w:val="none"/>
          <w:lang w:eastAsia="zh-CN"/>
        </w:rPr>
        <w:t>按照总进度计划，监督施工单位编制技术方案，并监督落实情况；</w:t>
      </w:r>
    </w:p>
    <w:p w14:paraId="594285AF">
      <w:pPr>
        <w:numPr>
          <w:ilvl w:val="0"/>
          <w:numId w:val="14"/>
        </w:numPr>
        <w:ind w:firstLine="480"/>
        <w:rPr>
          <w:color w:val="auto"/>
          <w:highlight w:val="none"/>
          <w:lang w:eastAsia="zh-CN"/>
        </w:rPr>
      </w:pPr>
      <w:r>
        <w:rPr>
          <w:rFonts w:hint="eastAsia"/>
          <w:color w:val="auto"/>
          <w:highlight w:val="none"/>
          <w:lang w:eastAsia="zh-CN"/>
        </w:rPr>
        <w:t>监督监理单位进行施工方案审核并形成审核意见；审核要点包括方案的可行性、设计合理性和质量保证措施，并符合相关法律法规和行业相关部门标准；</w:t>
      </w:r>
    </w:p>
    <w:p w14:paraId="33CF4887">
      <w:pPr>
        <w:numPr>
          <w:ilvl w:val="0"/>
          <w:numId w:val="14"/>
        </w:numPr>
        <w:ind w:firstLine="480"/>
        <w:rPr>
          <w:color w:val="auto"/>
          <w:highlight w:val="none"/>
          <w:lang w:eastAsia="zh-CN"/>
        </w:rPr>
      </w:pPr>
      <w:r>
        <w:rPr>
          <w:rFonts w:hint="eastAsia"/>
          <w:color w:val="auto"/>
          <w:highlight w:val="none"/>
          <w:lang w:eastAsia="zh-CN"/>
        </w:rPr>
        <w:t>定时检查实施过程中的质量问题并及时监督整改，建立整改记录台账，做到闭环管理；</w:t>
      </w:r>
    </w:p>
    <w:p w14:paraId="0039B768">
      <w:pPr>
        <w:numPr>
          <w:ilvl w:val="0"/>
          <w:numId w:val="14"/>
        </w:numPr>
        <w:ind w:firstLine="480"/>
        <w:rPr>
          <w:color w:val="auto"/>
          <w:highlight w:val="none"/>
          <w:lang w:eastAsia="zh-CN"/>
        </w:rPr>
      </w:pPr>
      <w:r>
        <w:rPr>
          <w:rFonts w:hint="eastAsia"/>
          <w:color w:val="auto"/>
          <w:highlight w:val="none"/>
          <w:lang w:eastAsia="zh-CN"/>
        </w:rPr>
        <w:t>督促施工单位编制重难点专项施工方案，并做好监督落实；</w:t>
      </w:r>
    </w:p>
    <w:p w14:paraId="7F3AD251">
      <w:pPr>
        <w:numPr>
          <w:ilvl w:val="0"/>
          <w:numId w:val="14"/>
        </w:numPr>
        <w:ind w:firstLine="480"/>
        <w:rPr>
          <w:color w:val="auto"/>
          <w:highlight w:val="none"/>
          <w:lang w:eastAsia="zh-CN"/>
        </w:rPr>
      </w:pPr>
      <w:r>
        <w:rPr>
          <w:rFonts w:hint="eastAsia"/>
          <w:color w:val="auto"/>
          <w:highlight w:val="none"/>
          <w:lang w:eastAsia="zh-CN"/>
        </w:rPr>
        <w:t>组织参建单位按规定完成隐蔽工程、分部分项工程验收；</w:t>
      </w:r>
    </w:p>
    <w:p w14:paraId="6A499A36">
      <w:pPr>
        <w:numPr>
          <w:ilvl w:val="0"/>
          <w:numId w:val="14"/>
        </w:numPr>
        <w:ind w:firstLine="480"/>
        <w:rPr>
          <w:color w:val="auto"/>
          <w:highlight w:val="none"/>
          <w:lang w:eastAsia="zh-CN"/>
        </w:rPr>
      </w:pPr>
      <w:r>
        <w:rPr>
          <w:rFonts w:hint="eastAsia"/>
          <w:color w:val="auto"/>
          <w:highlight w:val="none"/>
          <w:lang w:eastAsia="zh-CN"/>
        </w:rPr>
        <w:t>组织各参建单位及时处置工程质量缺陷和质量事故，对于工程质量影响较大、社会影响恶劣的质量事故，项目管理单位应组织参建单位及时处理并采取相应管控措施，减小事故影响，同时出具书面报告，协助土储建设中心按照合同约定对参</w:t>
      </w:r>
      <w:r>
        <w:rPr>
          <w:rFonts w:hint="eastAsia"/>
          <w:color w:val="auto"/>
          <w:highlight w:val="none"/>
          <w:lang w:val="en-US" w:eastAsia="zh-CN"/>
        </w:rPr>
        <w:t>建</w:t>
      </w:r>
      <w:r>
        <w:rPr>
          <w:rFonts w:hint="eastAsia"/>
          <w:color w:val="auto"/>
          <w:highlight w:val="none"/>
          <w:lang w:eastAsia="zh-CN"/>
        </w:rPr>
        <w:t>单位进行</w:t>
      </w:r>
      <w:del w:id="90" w:author="李国奇" w:date="2025-11-29T17:58:12Z">
        <w:r>
          <w:rPr>
            <w:rFonts w:hint="eastAsia"/>
            <w:color w:val="auto"/>
            <w:highlight w:val="none"/>
            <w:lang w:eastAsia="zh-CN"/>
          </w:rPr>
          <w:delText>处罚</w:delText>
        </w:r>
      </w:del>
      <w:ins w:id="91" w:author="李国奇" w:date="2025-11-29T17:58:12Z">
        <w:r>
          <w:rPr>
            <w:rFonts w:hint="eastAsia"/>
            <w:color w:val="auto"/>
            <w:highlight w:val="none"/>
            <w:lang w:val="en-US" w:eastAsia="zh-CN"/>
          </w:rPr>
          <w:t>违约金扣除</w:t>
        </w:r>
      </w:ins>
      <w:r>
        <w:rPr>
          <w:rFonts w:hint="eastAsia"/>
          <w:color w:val="auto"/>
          <w:highlight w:val="none"/>
          <w:lang w:eastAsia="zh-CN"/>
        </w:rPr>
        <w:t>；</w:t>
      </w:r>
    </w:p>
    <w:p w14:paraId="6B15A596">
      <w:pPr>
        <w:numPr>
          <w:ilvl w:val="0"/>
          <w:numId w:val="14"/>
        </w:numPr>
        <w:ind w:firstLine="480"/>
        <w:rPr>
          <w:color w:val="auto"/>
          <w:highlight w:val="none"/>
          <w:lang w:eastAsia="zh-CN"/>
        </w:rPr>
      </w:pPr>
      <w:r>
        <w:rPr>
          <w:rFonts w:hint="eastAsia"/>
          <w:color w:val="auto"/>
          <w:highlight w:val="none"/>
          <w:lang w:val="en-US" w:eastAsia="zh-CN"/>
        </w:rPr>
        <w:t>严格按京建发[2021 ]253号文《北京市住房和城乡建设委员会关于落实建设单位工程质量安全首要责任的通知》加强建筑工程事前预控管理、施工过程管理，强化建筑工程竣工验收和质量保修管理，落实建设单位安全管理责任。</w:t>
      </w:r>
    </w:p>
    <w:p w14:paraId="3EB677A7">
      <w:pPr>
        <w:pStyle w:val="4"/>
        <w:ind w:firstLine="241"/>
        <w:rPr>
          <w:rFonts w:ascii="宋体" w:hAnsi="宋体" w:cs="宋体"/>
          <w:bCs/>
          <w:color w:val="auto"/>
          <w:spacing w:val="8"/>
          <w:szCs w:val="28"/>
          <w:highlight w:val="none"/>
          <w:lang w:eastAsia="zh-CN" w:bidi="ar"/>
        </w:rPr>
      </w:pPr>
      <w:bookmarkStart w:id="526" w:name="_Toc16338"/>
      <w:bookmarkStart w:id="527" w:name="_Toc27218"/>
      <w:bookmarkStart w:id="528" w:name="_Toc11808"/>
      <w:bookmarkStart w:id="529" w:name="_Toc5872"/>
      <w:bookmarkStart w:id="530" w:name="_Toc45"/>
      <w:bookmarkStart w:id="531" w:name="_Toc24101"/>
      <w:bookmarkStart w:id="532" w:name="_Toc4317"/>
      <w:bookmarkStart w:id="533" w:name="_Toc32582"/>
      <w:bookmarkStart w:id="534" w:name="_Toc6599"/>
      <w:bookmarkStart w:id="535" w:name="_Toc26580"/>
      <w:bookmarkStart w:id="536" w:name="_Toc11702"/>
      <w:bookmarkStart w:id="537" w:name="_Toc1630"/>
      <w:bookmarkStart w:id="538" w:name="_Toc29682"/>
      <w:bookmarkStart w:id="539" w:name="_Toc8114"/>
      <w:bookmarkStart w:id="540" w:name="_Toc944"/>
      <w:bookmarkStart w:id="541" w:name="_Toc25009"/>
      <w:bookmarkStart w:id="542" w:name="_Toc753"/>
      <w:bookmarkStart w:id="543" w:name="_Toc11908"/>
      <w:r>
        <w:rPr>
          <w:color w:val="auto"/>
          <w:highlight w:val="none"/>
        </w:rPr>
        <w:fldChar w:fldCharType="begin"/>
      </w:r>
      <w:r>
        <w:rPr>
          <w:color w:val="auto"/>
          <w:highlight w:val="none"/>
        </w:rPr>
        <w:instrText xml:space="preserve"> HYPERLINK "file:///C:\\Users\\13910\\Documents\\WeChat%20Files\\wxid_hb3hdo1e2frl12\\FileStorage\\File\\2025-03\\7.2.1.1" </w:instrText>
      </w:r>
      <w:r>
        <w:rPr>
          <w:color w:val="auto"/>
          <w:highlight w:val="none"/>
        </w:rPr>
        <w:fldChar w:fldCharType="separate"/>
      </w:r>
      <w:bookmarkStart w:id="544" w:name="_Toc192580185"/>
      <w:r>
        <w:rPr>
          <w:rFonts w:hint="eastAsia"/>
          <w:color w:val="auto"/>
          <w:highlight w:val="none"/>
          <w:lang w:eastAsia="zh-CN"/>
        </w:rPr>
        <w:t>3.2.6</w:t>
      </w:r>
      <w:r>
        <w:rPr>
          <w:rFonts w:hint="eastAsia"/>
          <w:color w:val="auto"/>
          <w:highlight w:val="none"/>
          <w:lang w:eastAsia="zh-CN"/>
        </w:rPr>
        <w:fldChar w:fldCharType="end"/>
      </w:r>
      <w:r>
        <w:rPr>
          <w:rFonts w:hint="eastAsia"/>
          <w:color w:val="auto"/>
          <w:highlight w:val="none"/>
          <w:lang w:eastAsia="zh-CN"/>
        </w:rPr>
        <w:t xml:space="preserve"> 安全生产</w:t>
      </w:r>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p>
    <w:p w14:paraId="38C8F91C">
      <w:pPr>
        <w:numPr>
          <w:ilvl w:val="0"/>
          <w:numId w:val="15"/>
        </w:numPr>
        <w:ind w:firstLine="480"/>
        <w:rPr>
          <w:color w:val="auto"/>
          <w:highlight w:val="none"/>
          <w:lang w:eastAsia="zh-CN"/>
        </w:rPr>
      </w:pPr>
      <w:r>
        <w:rPr>
          <w:rFonts w:hint="eastAsia"/>
          <w:color w:val="auto"/>
          <w:highlight w:val="none"/>
          <w:lang w:eastAsia="zh-CN"/>
        </w:rPr>
        <w:t>组织各参建单位建立健全项目安全生产管理体系、安全责任制和环境保护管理制度</w:t>
      </w:r>
      <w:ins w:id="92" w:author="李国奇" w:date="2025-11-29T17:58:12Z">
        <w:r>
          <w:rPr>
            <w:rFonts w:hint="eastAsia"/>
            <w:color w:val="auto"/>
            <w:highlight w:val="none"/>
            <w:lang w:eastAsia="zh-CN"/>
          </w:rPr>
          <w:t>，</w:t>
        </w:r>
      </w:ins>
      <w:ins w:id="93" w:author="李国奇" w:date="2025-11-29T17:58:12Z">
        <w:r>
          <w:rPr>
            <w:rFonts w:hint="eastAsia"/>
            <w:color w:val="auto"/>
            <w:highlight w:val="none"/>
            <w:lang w:val="en-US" w:eastAsia="zh-CN"/>
          </w:rPr>
          <w:t>落实现场安全管理人员</w:t>
        </w:r>
      </w:ins>
      <w:r>
        <w:rPr>
          <w:rFonts w:hint="eastAsia"/>
          <w:color w:val="auto"/>
          <w:highlight w:val="none"/>
          <w:lang w:val="en-US" w:eastAsia="zh-CN"/>
        </w:rPr>
        <w:t>；</w:t>
      </w:r>
    </w:p>
    <w:p w14:paraId="523C40F7">
      <w:pPr>
        <w:numPr>
          <w:ilvl w:val="0"/>
          <w:numId w:val="15"/>
        </w:numPr>
        <w:ind w:firstLine="480"/>
        <w:rPr>
          <w:color w:val="auto"/>
          <w:highlight w:val="none"/>
          <w:lang w:eastAsia="zh-CN"/>
        </w:rPr>
      </w:pPr>
      <w:r>
        <w:rPr>
          <w:rFonts w:hint="eastAsia"/>
          <w:color w:val="auto"/>
          <w:highlight w:val="none"/>
          <w:lang w:eastAsia="zh-CN"/>
        </w:rPr>
        <w:t>组织参建单位编制安全技术措施，</w:t>
      </w:r>
      <w:r>
        <w:rPr>
          <w:rFonts w:hint="eastAsia"/>
          <w:color w:val="auto"/>
          <w:highlight w:val="none"/>
          <w:lang w:val="en-US" w:eastAsia="zh-CN"/>
        </w:rPr>
        <w:t>监督参建单位</w:t>
      </w:r>
      <w:r>
        <w:rPr>
          <w:rFonts w:hint="eastAsia"/>
          <w:color w:val="auto"/>
          <w:highlight w:val="none"/>
          <w:lang w:eastAsia="zh-CN"/>
        </w:rPr>
        <w:t>制定</w:t>
      </w:r>
      <w:r>
        <w:rPr>
          <w:rFonts w:hint="eastAsia"/>
          <w:color w:val="auto"/>
          <w:highlight w:val="none"/>
          <w:lang w:val="en-US" w:eastAsia="zh-CN"/>
        </w:rPr>
        <w:t>各项</w:t>
      </w:r>
      <w:r>
        <w:rPr>
          <w:rFonts w:hint="eastAsia"/>
          <w:color w:val="auto"/>
          <w:highlight w:val="none"/>
          <w:lang w:eastAsia="zh-CN"/>
        </w:rPr>
        <w:t>安全事故应急预案</w:t>
      </w:r>
      <w:ins w:id="94" w:author="李国奇" w:date="2025-11-29T17:58:12Z">
        <w:r>
          <w:rPr>
            <w:rFonts w:hint="eastAsia"/>
            <w:color w:val="auto"/>
            <w:highlight w:val="none"/>
            <w:lang w:val="en-US" w:eastAsia="zh-CN"/>
          </w:rPr>
          <w:t>并提出审核意见</w:t>
        </w:r>
      </w:ins>
      <w:r>
        <w:rPr>
          <w:rFonts w:hint="eastAsia"/>
          <w:color w:val="auto"/>
          <w:highlight w:val="none"/>
          <w:lang w:eastAsia="zh-CN"/>
        </w:rPr>
        <w:t>；</w:t>
      </w:r>
    </w:p>
    <w:p w14:paraId="466CC0B7">
      <w:pPr>
        <w:numPr>
          <w:ilvl w:val="0"/>
          <w:numId w:val="15"/>
        </w:numPr>
        <w:ind w:firstLine="480"/>
        <w:rPr>
          <w:color w:val="auto"/>
          <w:highlight w:val="none"/>
          <w:lang w:eastAsia="zh-CN"/>
        </w:rPr>
      </w:pPr>
      <w:r>
        <w:rPr>
          <w:rFonts w:hint="eastAsia"/>
          <w:color w:val="auto"/>
          <w:highlight w:val="none"/>
          <w:lang w:eastAsia="zh-CN"/>
        </w:rPr>
        <w:t>督促监理单位对应急预案进行审核并发布实施；</w:t>
      </w:r>
    </w:p>
    <w:p w14:paraId="6E02F1EE">
      <w:pPr>
        <w:numPr>
          <w:ilvl w:val="0"/>
          <w:numId w:val="15"/>
        </w:numPr>
        <w:ind w:firstLine="480"/>
        <w:rPr>
          <w:color w:val="auto"/>
          <w:highlight w:val="none"/>
          <w:lang w:eastAsia="zh-CN"/>
        </w:rPr>
      </w:pPr>
      <w:r>
        <w:rPr>
          <w:rFonts w:hint="eastAsia"/>
          <w:color w:val="auto"/>
          <w:highlight w:val="none"/>
          <w:lang w:eastAsia="zh-CN"/>
        </w:rPr>
        <w:t>组织参建单位按规定完成安全技术交底和安全教育；</w:t>
      </w:r>
    </w:p>
    <w:p w14:paraId="51335A30">
      <w:pPr>
        <w:numPr>
          <w:ilvl w:val="0"/>
          <w:numId w:val="15"/>
        </w:numPr>
        <w:ind w:firstLine="480"/>
        <w:rPr>
          <w:color w:val="auto"/>
          <w:highlight w:val="none"/>
          <w:lang w:eastAsia="zh-CN"/>
        </w:rPr>
      </w:pPr>
      <w:r>
        <w:rPr>
          <w:rFonts w:hint="eastAsia"/>
          <w:color w:val="auto"/>
          <w:highlight w:val="none"/>
          <w:lang w:eastAsia="zh-CN"/>
        </w:rPr>
        <w:t>监督参建单位完成危大工程方案的编制、论证与实施；</w:t>
      </w:r>
    </w:p>
    <w:p w14:paraId="67F0CCF0">
      <w:pPr>
        <w:numPr>
          <w:ilvl w:val="0"/>
          <w:numId w:val="15"/>
        </w:numPr>
        <w:ind w:firstLine="480"/>
        <w:rPr>
          <w:ins w:id="95" w:author="李国奇" w:date="2025-11-29T17:58:12Z"/>
          <w:color w:val="auto"/>
          <w:highlight w:val="none"/>
          <w:lang w:eastAsia="zh-CN"/>
        </w:rPr>
      </w:pPr>
      <w:r>
        <w:rPr>
          <w:rFonts w:hint="eastAsia"/>
          <w:color w:val="auto"/>
          <w:highlight w:val="none"/>
          <w:lang w:eastAsia="zh-CN"/>
        </w:rPr>
        <w:t>定期组织现场安全文明施工检查，提出问题并监督整改；</w:t>
      </w:r>
    </w:p>
    <w:p w14:paraId="6E4E5AA4">
      <w:pPr>
        <w:numPr>
          <w:ilvl w:val="0"/>
          <w:numId w:val="15"/>
        </w:numPr>
        <w:ind w:firstLine="480"/>
        <w:rPr>
          <w:color w:val="auto"/>
          <w:highlight w:val="none"/>
          <w:lang w:eastAsia="zh-CN"/>
        </w:rPr>
      </w:pPr>
      <w:ins w:id="96" w:author="李国奇" w:date="2025-11-29T17:58:12Z">
        <w:r>
          <w:rPr>
            <w:rFonts w:hint="eastAsia"/>
            <w:color w:val="auto"/>
            <w:highlight w:val="none"/>
            <w:lang w:val="en-US" w:eastAsia="zh-CN"/>
          </w:rPr>
          <w:t>对于现场存在重大安全隐患的</w:t>
        </w:r>
      </w:ins>
      <w:ins w:id="97" w:author="万树之王" w:date="2025-11-30T21:45:20Z">
        <w:r>
          <w:rPr>
            <w:rFonts w:hint="eastAsia"/>
            <w:color w:val="auto"/>
            <w:highlight w:val="none"/>
            <w:lang w:val="en-US" w:eastAsia="zh-CN"/>
          </w:rPr>
          <w:t>，</w:t>
        </w:r>
      </w:ins>
      <w:ins w:id="98" w:author="万树之王" w:date="2025-11-30T21:45:12Z">
        <w:r>
          <w:rPr>
            <w:rFonts w:hint="eastAsia"/>
            <w:color w:val="auto"/>
            <w:highlight w:val="none"/>
            <w:lang w:val="en-US" w:eastAsia="zh-CN"/>
          </w:rPr>
          <w:t>依据合同</w:t>
        </w:r>
      </w:ins>
      <w:ins w:id="99" w:author="万树之王" w:date="2025-11-30T21:45:14Z">
        <w:r>
          <w:rPr>
            <w:rFonts w:hint="eastAsia"/>
            <w:color w:val="auto"/>
            <w:highlight w:val="none"/>
            <w:lang w:val="en-US" w:eastAsia="zh-CN"/>
          </w:rPr>
          <w:t>条款</w:t>
        </w:r>
      </w:ins>
      <w:ins w:id="100" w:author="李国奇" w:date="2025-11-29T17:58:12Z">
        <w:del w:id="101" w:author="万树之王" w:date="2025-11-30T21:45:43Z">
          <w:r>
            <w:rPr>
              <w:rFonts w:hint="default"/>
              <w:color w:val="auto"/>
              <w:highlight w:val="none"/>
              <w:lang w:val="en-US" w:eastAsia="zh-CN"/>
            </w:rPr>
            <w:delText>向</w:delText>
          </w:r>
        </w:del>
      </w:ins>
      <w:ins w:id="102" w:author="万树之王" w:date="2025-11-30T21:45:44Z">
        <w:r>
          <w:rPr>
            <w:rFonts w:hint="eastAsia"/>
            <w:color w:val="auto"/>
            <w:highlight w:val="none"/>
            <w:lang w:val="en-US" w:eastAsia="zh-CN"/>
          </w:rPr>
          <w:t>对</w:t>
        </w:r>
      </w:ins>
      <w:ins w:id="103" w:author="李国奇" w:date="2025-11-29T17:58:12Z">
        <w:r>
          <w:rPr>
            <w:rFonts w:hint="eastAsia"/>
            <w:color w:val="auto"/>
            <w:highlight w:val="none"/>
            <w:lang w:val="en-US" w:eastAsia="zh-CN"/>
          </w:rPr>
          <w:t>监理单位和施工单位进行违约金扣除</w:t>
        </w:r>
      </w:ins>
      <w:r>
        <w:rPr>
          <w:rFonts w:hint="eastAsia"/>
          <w:color w:val="auto"/>
          <w:highlight w:val="none"/>
          <w:lang w:val="en-US" w:eastAsia="zh-CN"/>
        </w:rPr>
        <w:t>。</w:t>
      </w:r>
    </w:p>
    <w:p w14:paraId="589DF294">
      <w:pPr>
        <w:pStyle w:val="4"/>
        <w:ind w:firstLine="241"/>
        <w:rPr>
          <w:rFonts w:ascii="宋体" w:hAnsi="宋体" w:cs="宋体"/>
          <w:bCs/>
          <w:color w:val="auto"/>
          <w:spacing w:val="8"/>
          <w:szCs w:val="28"/>
          <w:highlight w:val="none"/>
          <w:lang w:eastAsia="zh-CN" w:bidi="ar"/>
        </w:rPr>
      </w:pPr>
      <w:bookmarkStart w:id="545" w:name="_Toc11016"/>
      <w:bookmarkStart w:id="546" w:name="_Toc1954"/>
      <w:bookmarkStart w:id="547" w:name="_Toc19035"/>
      <w:bookmarkStart w:id="548" w:name="_Toc4377"/>
      <w:bookmarkStart w:id="549" w:name="_Toc29931"/>
      <w:bookmarkStart w:id="550" w:name="_Toc2803"/>
      <w:bookmarkStart w:id="551" w:name="_Toc25310"/>
      <w:bookmarkStart w:id="552" w:name="_Toc30158"/>
      <w:bookmarkStart w:id="553" w:name="_Toc31613"/>
      <w:bookmarkStart w:id="554" w:name="_Toc32520"/>
      <w:bookmarkStart w:id="555" w:name="_Toc9215"/>
      <w:bookmarkStart w:id="556" w:name="_Toc27133"/>
      <w:bookmarkStart w:id="557" w:name="_Toc11355"/>
      <w:bookmarkStart w:id="558" w:name="_Toc2747"/>
      <w:bookmarkStart w:id="559" w:name="_Toc24546"/>
      <w:bookmarkStart w:id="560" w:name="_Toc793"/>
      <w:bookmarkStart w:id="561" w:name="_Toc20048"/>
      <w:bookmarkStart w:id="562" w:name="_Toc18749"/>
      <w:r>
        <w:rPr>
          <w:color w:val="auto"/>
          <w:highlight w:val="none"/>
        </w:rPr>
        <w:fldChar w:fldCharType="begin"/>
      </w:r>
      <w:r>
        <w:rPr>
          <w:color w:val="auto"/>
          <w:highlight w:val="none"/>
        </w:rPr>
        <w:instrText xml:space="preserve"> HYPERLINK "file:///C:\\Users\\13910\\Documents\\WeChat%20Files\\wxid_hb3hdo1e2frl12\\FileStorage\\File\\2025-03\\7.2.1.1" </w:instrText>
      </w:r>
      <w:r>
        <w:rPr>
          <w:color w:val="auto"/>
          <w:highlight w:val="none"/>
        </w:rPr>
        <w:fldChar w:fldCharType="separate"/>
      </w:r>
      <w:bookmarkStart w:id="563" w:name="_Toc192580186"/>
      <w:r>
        <w:rPr>
          <w:rFonts w:hint="eastAsia"/>
          <w:color w:val="auto"/>
          <w:highlight w:val="none"/>
          <w:lang w:eastAsia="zh-CN"/>
        </w:rPr>
        <w:t>3.2.7</w:t>
      </w:r>
      <w:r>
        <w:rPr>
          <w:rFonts w:hint="eastAsia"/>
          <w:color w:val="auto"/>
          <w:highlight w:val="none"/>
          <w:lang w:eastAsia="zh-CN"/>
        </w:rPr>
        <w:fldChar w:fldCharType="end"/>
      </w:r>
      <w:r>
        <w:rPr>
          <w:rFonts w:hint="eastAsia"/>
          <w:color w:val="auto"/>
          <w:highlight w:val="none"/>
          <w:lang w:eastAsia="zh-CN"/>
        </w:rPr>
        <w:t xml:space="preserve"> </w:t>
      </w:r>
      <w:r>
        <w:rPr>
          <w:rFonts w:hint="eastAsia"/>
          <w:color w:val="auto"/>
          <w:highlight w:val="none"/>
          <w:lang w:val="en-US" w:eastAsia="zh-CN"/>
        </w:rPr>
        <w:t>档案</w:t>
      </w:r>
      <w:r>
        <w:rPr>
          <w:rFonts w:hint="eastAsia"/>
          <w:color w:val="auto"/>
          <w:highlight w:val="none"/>
          <w:lang w:eastAsia="zh-CN"/>
        </w:rPr>
        <w:t>资料</w:t>
      </w:r>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p>
    <w:p w14:paraId="64545672">
      <w:pPr>
        <w:numPr>
          <w:ilvl w:val="0"/>
          <w:numId w:val="16"/>
        </w:numPr>
        <w:ind w:firstLine="480"/>
        <w:rPr>
          <w:color w:val="auto"/>
          <w:highlight w:val="none"/>
          <w:lang w:eastAsia="zh-CN"/>
        </w:rPr>
      </w:pPr>
      <w:r>
        <w:rPr>
          <w:rFonts w:hint="eastAsia"/>
          <w:color w:val="auto"/>
          <w:highlight w:val="none"/>
          <w:lang w:eastAsia="zh-CN"/>
        </w:rPr>
        <w:t>建立工程资料管理制度，</w:t>
      </w:r>
      <w:r>
        <w:rPr>
          <w:rFonts w:hint="eastAsia"/>
          <w:color w:val="auto"/>
          <w:highlight w:val="none"/>
          <w:lang w:val="en-US" w:eastAsia="zh-CN"/>
        </w:rPr>
        <w:t>明确各</w:t>
      </w:r>
      <w:r>
        <w:rPr>
          <w:rFonts w:hint="eastAsia"/>
          <w:color w:val="auto"/>
          <w:highlight w:val="none"/>
          <w:lang w:eastAsia="zh-CN"/>
        </w:rPr>
        <w:t>参建单位</w:t>
      </w:r>
      <w:r>
        <w:rPr>
          <w:rFonts w:hint="eastAsia"/>
          <w:color w:val="auto"/>
          <w:highlight w:val="none"/>
          <w:lang w:val="en-US" w:eastAsia="zh-CN"/>
        </w:rPr>
        <w:t>资料管理责任，</w:t>
      </w:r>
      <w:r>
        <w:rPr>
          <w:rFonts w:hint="eastAsia"/>
          <w:color w:val="auto"/>
          <w:highlight w:val="none"/>
          <w:lang w:eastAsia="zh-CN"/>
        </w:rPr>
        <w:t>将资料管理贯穿于项目施工管理全过程；</w:t>
      </w:r>
    </w:p>
    <w:p w14:paraId="5F2C90DF">
      <w:pPr>
        <w:numPr>
          <w:ilvl w:val="0"/>
          <w:numId w:val="16"/>
        </w:numPr>
        <w:ind w:firstLine="480"/>
        <w:rPr>
          <w:color w:val="auto"/>
          <w:highlight w:val="none"/>
          <w:lang w:eastAsia="zh-CN"/>
        </w:rPr>
      </w:pPr>
      <w:r>
        <w:rPr>
          <w:rFonts w:hint="eastAsia"/>
          <w:color w:val="auto"/>
          <w:highlight w:val="none"/>
          <w:lang w:eastAsia="zh-CN"/>
        </w:rPr>
        <w:t>按照合同约定及职责，监督施工单位做好工程相关文档资料的收集与整理工作；确保资料与工程进度同步生成，保证其真实、准确、完整、有效且具备可追溯性；</w:t>
      </w:r>
    </w:p>
    <w:p w14:paraId="780718D1">
      <w:pPr>
        <w:numPr>
          <w:ilvl w:val="0"/>
          <w:numId w:val="16"/>
        </w:numPr>
        <w:ind w:firstLine="480"/>
        <w:rPr>
          <w:color w:val="auto"/>
          <w:highlight w:val="none"/>
          <w:lang w:eastAsia="zh-CN"/>
        </w:rPr>
      </w:pPr>
      <w:r>
        <w:rPr>
          <w:rFonts w:hint="eastAsia"/>
          <w:lang w:val="en-US" w:eastAsia="zh-CN"/>
        </w:rPr>
        <w:t>建立全过程项目管理台账，</w:t>
      </w:r>
      <w:r>
        <w:rPr>
          <w:rFonts w:hint="eastAsia"/>
          <w:color w:val="auto"/>
          <w:highlight w:val="none"/>
          <w:lang w:val="en-US" w:eastAsia="zh-CN"/>
        </w:rPr>
        <w:t>按建设单位资料要求收集、整理资料。包括绩效考核所需的过程资料在内，</w:t>
      </w:r>
      <w:r>
        <w:rPr>
          <w:rFonts w:hint="eastAsia"/>
          <w:color w:val="auto"/>
          <w:highlight w:val="none"/>
          <w:lang w:eastAsia="zh-CN"/>
        </w:rPr>
        <w:t>及时对前期资料、招投标资料、过程管理资料等重要资料进行收集整理，形成电子版资料留存；</w:t>
      </w:r>
    </w:p>
    <w:p w14:paraId="5ACE41D6">
      <w:pPr>
        <w:numPr>
          <w:ilvl w:val="0"/>
          <w:numId w:val="16"/>
        </w:numPr>
        <w:ind w:firstLine="480"/>
        <w:rPr>
          <w:color w:val="auto"/>
          <w:highlight w:val="none"/>
          <w:lang w:eastAsia="zh-CN"/>
        </w:rPr>
      </w:pPr>
      <w:r>
        <w:rPr>
          <w:rFonts w:hint="eastAsia"/>
          <w:color w:val="auto"/>
          <w:highlight w:val="none"/>
          <w:lang w:eastAsia="zh-CN"/>
        </w:rPr>
        <w:t>监督主要材料进场检验等工作，组织检测单位与施工单位留存必要的影像资料；</w:t>
      </w:r>
    </w:p>
    <w:p w14:paraId="31F2E4D4">
      <w:pPr>
        <w:numPr>
          <w:ilvl w:val="0"/>
          <w:numId w:val="16"/>
        </w:numPr>
        <w:ind w:firstLine="480"/>
        <w:rPr>
          <w:color w:val="auto"/>
          <w:highlight w:val="none"/>
          <w:lang w:eastAsia="zh-CN"/>
        </w:rPr>
      </w:pPr>
      <w:r>
        <w:rPr>
          <w:rFonts w:hint="eastAsia"/>
          <w:color w:val="auto"/>
          <w:highlight w:val="none"/>
          <w:lang w:val="en-US" w:eastAsia="zh-CN"/>
        </w:rPr>
        <w:t>按照</w:t>
      </w:r>
      <w:r>
        <w:rPr>
          <w:rFonts w:hint="eastAsia"/>
          <w:color w:val="auto"/>
          <w:highlight w:val="none"/>
          <w:lang w:eastAsia="zh-CN"/>
        </w:rPr>
        <w:t>《北京市建筑工程资料管理规程》与《土地储备与建设服务中心文件材料归档范围和档案保管期限表》</w:t>
      </w:r>
      <w:r>
        <w:rPr>
          <w:rFonts w:hint="eastAsia"/>
          <w:color w:val="auto"/>
          <w:highlight w:val="none"/>
          <w:lang w:val="en-US" w:eastAsia="zh-CN"/>
        </w:rPr>
        <w:t>归档资料，并定期</w:t>
      </w:r>
      <w:r>
        <w:rPr>
          <w:rFonts w:hint="eastAsia"/>
          <w:color w:val="auto"/>
          <w:highlight w:val="none"/>
          <w:lang w:eastAsia="zh-CN"/>
        </w:rPr>
        <w:t>进行整理。</w:t>
      </w:r>
    </w:p>
    <w:p w14:paraId="7861ACF0">
      <w:pPr>
        <w:pStyle w:val="4"/>
        <w:ind w:firstLine="241"/>
        <w:rPr>
          <w:rFonts w:ascii="宋体" w:hAnsi="宋体" w:cs="宋体"/>
          <w:bCs/>
          <w:color w:val="auto"/>
          <w:spacing w:val="8"/>
          <w:szCs w:val="28"/>
          <w:highlight w:val="none"/>
          <w:lang w:eastAsia="zh-CN" w:bidi="ar"/>
        </w:rPr>
      </w:pPr>
      <w:bookmarkStart w:id="564" w:name="_Toc32540"/>
      <w:bookmarkStart w:id="565" w:name="_Toc27305"/>
      <w:bookmarkStart w:id="566" w:name="_Toc5579"/>
      <w:bookmarkStart w:id="567" w:name="_Toc11302"/>
      <w:bookmarkStart w:id="568" w:name="_Toc6160"/>
      <w:bookmarkStart w:id="569" w:name="_Toc7004"/>
      <w:bookmarkStart w:id="570" w:name="_Toc23384"/>
      <w:bookmarkStart w:id="571" w:name="_Toc25314"/>
      <w:bookmarkStart w:id="572" w:name="_Toc32648"/>
      <w:bookmarkStart w:id="573" w:name="_Toc22474"/>
      <w:bookmarkStart w:id="574" w:name="_Toc31662"/>
      <w:bookmarkStart w:id="575" w:name="_Toc32012"/>
      <w:bookmarkStart w:id="576" w:name="_Toc1115"/>
      <w:bookmarkStart w:id="577" w:name="_Toc11349"/>
      <w:bookmarkStart w:id="578" w:name="_Toc12197"/>
      <w:bookmarkStart w:id="579" w:name="_Toc10722"/>
      <w:bookmarkStart w:id="580" w:name="_Toc30268"/>
      <w:bookmarkStart w:id="581" w:name="_Toc25084"/>
      <w:r>
        <w:rPr>
          <w:color w:val="auto"/>
          <w:highlight w:val="none"/>
        </w:rPr>
        <w:fldChar w:fldCharType="begin"/>
      </w:r>
      <w:r>
        <w:rPr>
          <w:color w:val="auto"/>
          <w:highlight w:val="none"/>
        </w:rPr>
        <w:instrText xml:space="preserve"> HYPERLINK "file:///C:\\Users\\13910\\Documents\\WeChat%20Files\\wxid_hb3hdo1e2frl12\\FileStorage\\File\\2025-03\\7.2.1.1" </w:instrText>
      </w:r>
      <w:r>
        <w:rPr>
          <w:color w:val="auto"/>
          <w:highlight w:val="none"/>
        </w:rPr>
        <w:fldChar w:fldCharType="separate"/>
      </w:r>
      <w:bookmarkStart w:id="582" w:name="_Toc192580187"/>
      <w:r>
        <w:rPr>
          <w:rFonts w:hint="eastAsia"/>
          <w:color w:val="auto"/>
          <w:highlight w:val="none"/>
          <w:lang w:eastAsia="zh-CN"/>
        </w:rPr>
        <w:t>3.2.8</w:t>
      </w:r>
      <w:r>
        <w:rPr>
          <w:rFonts w:hint="eastAsia"/>
          <w:color w:val="auto"/>
          <w:highlight w:val="none"/>
          <w:lang w:eastAsia="zh-CN"/>
        </w:rPr>
        <w:fldChar w:fldCharType="end"/>
      </w:r>
      <w:r>
        <w:rPr>
          <w:rFonts w:hint="eastAsia"/>
          <w:color w:val="auto"/>
          <w:highlight w:val="none"/>
          <w:lang w:eastAsia="zh-CN"/>
        </w:rPr>
        <w:t xml:space="preserve"> </w:t>
      </w:r>
      <w:r>
        <w:rPr>
          <w:rFonts w:hint="eastAsia"/>
          <w:color w:val="auto"/>
          <w:highlight w:val="none"/>
          <w:lang w:val="en-US" w:eastAsia="zh-CN"/>
        </w:rPr>
        <w:t>履</w:t>
      </w:r>
      <w:r>
        <w:rPr>
          <w:rFonts w:hint="eastAsia"/>
          <w:color w:val="auto"/>
          <w:highlight w:val="none"/>
          <w:lang w:eastAsia="zh-CN"/>
        </w:rPr>
        <w:t>约管理</w:t>
      </w:r>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p>
    <w:p w14:paraId="6D0C5C13">
      <w:pPr>
        <w:numPr>
          <w:ilvl w:val="0"/>
          <w:numId w:val="17"/>
        </w:numPr>
        <w:ind w:firstLine="480"/>
        <w:rPr>
          <w:color w:val="auto"/>
          <w:highlight w:val="none"/>
          <w:lang w:eastAsia="zh-CN"/>
        </w:rPr>
      </w:pPr>
      <w:r>
        <w:rPr>
          <w:rFonts w:hint="eastAsia"/>
          <w:color w:val="auto"/>
          <w:highlight w:val="none"/>
          <w:lang w:eastAsia="zh-CN"/>
        </w:rPr>
        <w:t>合同交底：明确各方权责，确保参建单位充分理解合同条款，避免执行偏差；</w:t>
      </w:r>
    </w:p>
    <w:p w14:paraId="16A8FACC">
      <w:pPr>
        <w:numPr>
          <w:ilvl w:val="0"/>
          <w:numId w:val="17"/>
        </w:numPr>
        <w:ind w:firstLine="480"/>
        <w:rPr>
          <w:color w:val="auto"/>
          <w:highlight w:val="none"/>
          <w:lang w:eastAsia="zh-CN"/>
        </w:rPr>
      </w:pPr>
      <w:r>
        <w:rPr>
          <w:rFonts w:hint="eastAsia"/>
          <w:color w:val="auto"/>
          <w:highlight w:val="none"/>
          <w:lang w:eastAsia="zh-CN"/>
        </w:rPr>
        <w:t>履约监控：动态跟踪进度、质量和安全管理，核查工程签证真实性，建立履约台账记录；实施合同履约动态监测，通过进度款支付审核、工程量核对、工期延误分析等手段进行过程管控；</w:t>
      </w:r>
    </w:p>
    <w:p w14:paraId="3DC594E5">
      <w:pPr>
        <w:numPr>
          <w:ilvl w:val="0"/>
          <w:numId w:val="17"/>
        </w:numPr>
        <w:ind w:firstLine="480"/>
        <w:rPr>
          <w:color w:val="auto"/>
          <w:highlight w:val="none"/>
          <w:lang w:eastAsia="zh-CN"/>
        </w:rPr>
      </w:pPr>
      <w:r>
        <w:rPr>
          <w:rFonts w:hint="eastAsia"/>
          <w:color w:val="auto"/>
          <w:highlight w:val="none"/>
          <w:lang w:eastAsia="zh-CN"/>
        </w:rPr>
        <w:t>变更管理：严格执行变更审批程序，控制造价与工期，及时签订补充协议；</w:t>
      </w:r>
    </w:p>
    <w:p w14:paraId="367EAD07">
      <w:pPr>
        <w:numPr>
          <w:ilvl w:val="0"/>
          <w:numId w:val="17"/>
        </w:numPr>
        <w:ind w:firstLine="480"/>
        <w:rPr>
          <w:color w:val="auto"/>
          <w:highlight w:val="none"/>
          <w:lang w:eastAsia="zh-CN"/>
        </w:rPr>
      </w:pPr>
      <w:r>
        <w:rPr>
          <w:rFonts w:hint="eastAsia"/>
          <w:color w:val="auto"/>
          <w:highlight w:val="none"/>
          <w:lang w:eastAsia="zh-CN"/>
        </w:rPr>
        <w:t>支付管控：按节点审核工程量与支付申请，扣留质保金，防范超付风险；</w:t>
      </w:r>
    </w:p>
    <w:p w14:paraId="630B3BE4">
      <w:pPr>
        <w:numPr>
          <w:ilvl w:val="0"/>
          <w:numId w:val="17"/>
        </w:numPr>
        <w:ind w:firstLine="480"/>
        <w:rPr>
          <w:color w:val="auto"/>
          <w:highlight w:val="none"/>
          <w:lang w:eastAsia="zh-CN"/>
        </w:rPr>
      </w:pPr>
      <w:r>
        <w:rPr>
          <w:rFonts w:hint="eastAsia"/>
          <w:color w:val="auto"/>
          <w:highlight w:val="none"/>
          <w:lang w:eastAsia="zh-CN"/>
        </w:rPr>
        <w:t>索赔预防：留存过程证据（包括：影像、日志和函件等资料），快速响应争议事项，依法反索赔；</w:t>
      </w:r>
    </w:p>
    <w:p w14:paraId="22E3D668">
      <w:pPr>
        <w:numPr>
          <w:ilvl w:val="0"/>
          <w:numId w:val="17"/>
        </w:numPr>
        <w:ind w:firstLine="480"/>
        <w:rPr>
          <w:color w:val="auto"/>
          <w:highlight w:val="none"/>
          <w:lang w:eastAsia="zh-CN"/>
        </w:rPr>
      </w:pPr>
      <w:r>
        <w:rPr>
          <w:rFonts w:hint="eastAsia"/>
          <w:color w:val="auto"/>
          <w:highlight w:val="none"/>
          <w:lang w:eastAsia="zh-CN"/>
        </w:rPr>
        <w:t>档案管理：系统归档合同、变更单和会议纪要等过程文件，确保追溯依据完整；</w:t>
      </w:r>
    </w:p>
    <w:p w14:paraId="788D7515">
      <w:pPr>
        <w:numPr>
          <w:ilvl w:val="0"/>
          <w:numId w:val="17"/>
        </w:numPr>
        <w:ind w:firstLine="480"/>
        <w:rPr>
          <w:color w:val="auto"/>
          <w:highlight w:val="none"/>
          <w:lang w:eastAsia="zh-CN"/>
        </w:rPr>
      </w:pPr>
      <w:r>
        <w:rPr>
          <w:rFonts w:hint="eastAsia"/>
          <w:color w:val="auto"/>
          <w:highlight w:val="none"/>
          <w:lang w:eastAsia="zh-CN"/>
        </w:rPr>
        <w:t>风险预控：以合同条款为基准，通过过程留痕和动态监管实现风险前移，保障建设方权益。定期评估合同履行风险，制定应急预案。</w:t>
      </w:r>
    </w:p>
    <w:p w14:paraId="3ACB1B3A">
      <w:pPr>
        <w:pStyle w:val="4"/>
        <w:ind w:firstLine="241"/>
        <w:rPr>
          <w:color w:val="auto"/>
          <w:highlight w:val="none"/>
          <w:lang w:eastAsia="zh-CN"/>
        </w:rPr>
      </w:pPr>
      <w:bookmarkStart w:id="583" w:name="_Toc29900"/>
      <w:bookmarkStart w:id="584" w:name="_Toc12772"/>
      <w:bookmarkStart w:id="585" w:name="_Toc28584"/>
      <w:bookmarkStart w:id="586" w:name="_Toc1676"/>
      <w:bookmarkStart w:id="587" w:name="_Toc1983"/>
      <w:bookmarkStart w:id="588" w:name="_Toc27083"/>
      <w:bookmarkStart w:id="589" w:name="_Toc3041"/>
      <w:bookmarkStart w:id="590" w:name="_Toc3153"/>
      <w:bookmarkStart w:id="591" w:name="_Toc192580190"/>
      <w:bookmarkStart w:id="592" w:name="_Toc18046"/>
      <w:bookmarkStart w:id="593" w:name="_Toc22593"/>
      <w:bookmarkStart w:id="594" w:name="_Toc14031"/>
      <w:bookmarkStart w:id="595" w:name="_Toc32544"/>
      <w:bookmarkStart w:id="596" w:name="_Toc29263"/>
      <w:bookmarkStart w:id="597" w:name="_Toc12233"/>
      <w:bookmarkStart w:id="598" w:name="_Toc28682"/>
      <w:bookmarkStart w:id="599" w:name="_Toc25925"/>
      <w:bookmarkStart w:id="600" w:name="_Toc4576"/>
      <w:bookmarkStart w:id="601" w:name="_Toc10943"/>
      <w:r>
        <w:rPr>
          <w:rFonts w:hint="eastAsia"/>
          <w:color w:val="auto"/>
          <w:highlight w:val="none"/>
          <w:lang w:eastAsia="zh-CN"/>
        </w:rPr>
        <w:t>3.2.</w:t>
      </w:r>
      <w:r>
        <w:rPr>
          <w:rFonts w:hint="eastAsia"/>
          <w:color w:val="auto"/>
          <w:highlight w:val="none"/>
          <w:lang w:val="en-US" w:eastAsia="zh-CN"/>
        </w:rPr>
        <w:t>9</w:t>
      </w:r>
      <w:r>
        <w:rPr>
          <w:rFonts w:hint="eastAsia"/>
          <w:color w:val="auto"/>
          <w:highlight w:val="none"/>
          <w:lang w:eastAsia="zh-CN"/>
        </w:rPr>
        <w:t xml:space="preserve"> 工程计量与价款支付</w:t>
      </w:r>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p>
    <w:p w14:paraId="1940BC45">
      <w:pPr>
        <w:numPr>
          <w:ilvl w:val="0"/>
          <w:numId w:val="18"/>
        </w:numPr>
        <w:ind w:firstLine="480"/>
        <w:rPr>
          <w:color w:val="auto"/>
          <w:highlight w:val="none"/>
          <w:lang w:eastAsia="zh-CN"/>
        </w:rPr>
      </w:pPr>
      <w:r>
        <w:rPr>
          <w:rFonts w:hint="eastAsia"/>
          <w:color w:val="auto"/>
          <w:highlight w:val="none"/>
          <w:lang w:eastAsia="zh-CN"/>
        </w:rPr>
        <w:t>分专业收集整理施工图纸、设计变更、工程签证及洽商单，整理归档经审批的施工组织设计及各种专项方案、工程索赔报告等；</w:t>
      </w:r>
    </w:p>
    <w:p w14:paraId="257EA8CD">
      <w:pPr>
        <w:numPr>
          <w:ilvl w:val="0"/>
          <w:numId w:val="18"/>
        </w:numPr>
        <w:ind w:firstLine="480"/>
        <w:rPr>
          <w:color w:val="auto"/>
          <w:highlight w:val="none"/>
          <w:lang w:eastAsia="zh-CN"/>
        </w:rPr>
      </w:pPr>
      <w:r>
        <w:rPr>
          <w:rFonts w:hint="eastAsia"/>
          <w:color w:val="auto"/>
          <w:highlight w:val="none"/>
          <w:lang w:eastAsia="zh-CN"/>
        </w:rPr>
        <w:t>督促监理单位按照合同约定，提交工程进度款支付证书，严格审核实际完成工程量是否与支付申请相符；</w:t>
      </w:r>
    </w:p>
    <w:p w14:paraId="6D8B6583">
      <w:pPr>
        <w:numPr>
          <w:ilvl w:val="0"/>
          <w:numId w:val="18"/>
        </w:numPr>
        <w:ind w:firstLine="480"/>
        <w:rPr>
          <w:color w:val="auto"/>
          <w:highlight w:val="none"/>
          <w:lang w:eastAsia="zh-CN"/>
        </w:rPr>
      </w:pPr>
      <w:r>
        <w:rPr>
          <w:rFonts w:hint="eastAsia"/>
          <w:color w:val="auto"/>
          <w:highlight w:val="none"/>
          <w:lang w:eastAsia="zh-CN"/>
        </w:rPr>
        <w:t>根据合同约定，组织参建单位向土储建设中心提交工程计量与支付审核报告；</w:t>
      </w:r>
    </w:p>
    <w:p w14:paraId="0A22B3D4">
      <w:pPr>
        <w:numPr>
          <w:ilvl w:val="0"/>
          <w:numId w:val="18"/>
        </w:numPr>
        <w:ind w:firstLine="480"/>
        <w:rPr>
          <w:color w:val="auto"/>
          <w:highlight w:val="none"/>
          <w:lang w:eastAsia="zh-CN"/>
        </w:rPr>
      </w:pPr>
      <w:r>
        <w:rPr>
          <w:rFonts w:hint="eastAsia"/>
          <w:color w:val="auto"/>
          <w:highlight w:val="none"/>
          <w:lang w:eastAsia="zh-CN"/>
        </w:rPr>
        <w:t>建立工程价款支付台账，为合同价款支付提供依据；</w:t>
      </w:r>
    </w:p>
    <w:p w14:paraId="35C1D91C">
      <w:pPr>
        <w:numPr>
          <w:ilvl w:val="0"/>
          <w:numId w:val="18"/>
        </w:numPr>
        <w:ind w:firstLine="480"/>
        <w:rPr>
          <w:color w:val="auto"/>
          <w:highlight w:val="none"/>
          <w:lang w:eastAsia="zh-CN"/>
        </w:rPr>
      </w:pPr>
      <w:r>
        <w:rPr>
          <w:rFonts w:hint="eastAsia"/>
          <w:color w:val="auto"/>
          <w:highlight w:val="none"/>
          <w:lang w:eastAsia="zh-CN"/>
        </w:rPr>
        <w:t>依据建设工程施工合同要求，组织完成过程结算审核并出具报告；</w:t>
      </w:r>
    </w:p>
    <w:p w14:paraId="7AC4024E">
      <w:pPr>
        <w:numPr>
          <w:ilvl w:val="0"/>
          <w:numId w:val="18"/>
        </w:numPr>
        <w:ind w:firstLine="480"/>
        <w:rPr>
          <w:color w:val="auto"/>
          <w:highlight w:val="none"/>
          <w:lang w:eastAsia="zh-CN"/>
        </w:rPr>
      </w:pPr>
      <w:r>
        <w:rPr>
          <w:rFonts w:hint="eastAsia"/>
          <w:color w:val="auto"/>
          <w:highlight w:val="none"/>
          <w:lang w:eastAsia="zh-CN"/>
        </w:rPr>
        <w:t>按照合同约定的时间、程序和方法向施工单位支付工程进度款。</w:t>
      </w:r>
    </w:p>
    <w:p w14:paraId="4B607EEE">
      <w:pPr>
        <w:pStyle w:val="4"/>
        <w:ind w:firstLine="241"/>
        <w:rPr>
          <w:rFonts w:hint="default" w:eastAsia="宋体"/>
          <w:color w:val="auto"/>
          <w:highlight w:val="none"/>
          <w:lang w:val="en-US" w:eastAsia="zh-CN"/>
        </w:rPr>
      </w:pPr>
      <w:bookmarkStart w:id="602" w:name="_Toc11236"/>
      <w:bookmarkStart w:id="603" w:name="_Toc192580191"/>
      <w:bookmarkStart w:id="604" w:name="_Toc16304"/>
      <w:bookmarkStart w:id="605" w:name="_Toc22700"/>
      <w:bookmarkStart w:id="606" w:name="_Toc30250"/>
      <w:bookmarkStart w:id="607" w:name="_Toc3172"/>
      <w:bookmarkStart w:id="608" w:name="_Toc9763"/>
      <w:bookmarkStart w:id="609" w:name="_Toc1858"/>
      <w:bookmarkStart w:id="610" w:name="_Toc12882"/>
      <w:bookmarkStart w:id="611" w:name="_Toc12654"/>
      <w:bookmarkStart w:id="612" w:name="_Toc13267"/>
      <w:bookmarkStart w:id="613" w:name="_Toc24760"/>
      <w:bookmarkStart w:id="614" w:name="_Toc10615"/>
      <w:bookmarkStart w:id="615" w:name="_Toc15794"/>
      <w:bookmarkStart w:id="616" w:name="_Toc28724"/>
      <w:bookmarkStart w:id="617" w:name="_Toc3340"/>
      <w:bookmarkStart w:id="618" w:name="_Toc4878"/>
      <w:bookmarkStart w:id="619" w:name="_Toc26111"/>
      <w:bookmarkStart w:id="620" w:name="_Toc4175"/>
      <w:r>
        <w:rPr>
          <w:rFonts w:hint="eastAsia"/>
          <w:color w:val="auto"/>
          <w:highlight w:val="none"/>
          <w:lang w:eastAsia="zh-CN"/>
        </w:rPr>
        <w:t>3.2.1</w:t>
      </w:r>
      <w:r>
        <w:rPr>
          <w:rFonts w:hint="eastAsia"/>
          <w:color w:val="auto"/>
          <w:highlight w:val="none"/>
          <w:lang w:val="en-US" w:eastAsia="zh-CN"/>
        </w:rPr>
        <w:t>0</w:t>
      </w:r>
      <w:r>
        <w:rPr>
          <w:rFonts w:hint="eastAsia"/>
          <w:color w:val="auto"/>
          <w:highlight w:val="none"/>
          <w:lang w:eastAsia="zh-CN"/>
        </w:rPr>
        <w:t xml:space="preserve"> 工程变更、洽商、签证</w:t>
      </w:r>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r>
        <w:rPr>
          <w:rFonts w:hint="eastAsia"/>
          <w:lang w:eastAsia="zh-CN"/>
        </w:rPr>
        <w:t>、</w:t>
      </w:r>
      <w:r>
        <w:rPr>
          <w:rFonts w:hint="eastAsia"/>
          <w:lang w:val="en-US" w:eastAsia="zh-CN"/>
        </w:rPr>
        <w:t>图纸会审</w:t>
      </w:r>
      <w:bookmarkEnd w:id="618"/>
      <w:bookmarkEnd w:id="619"/>
      <w:bookmarkEnd w:id="620"/>
    </w:p>
    <w:p w14:paraId="6F28F2BA">
      <w:pPr>
        <w:numPr>
          <w:ilvl w:val="0"/>
          <w:numId w:val="19"/>
        </w:numPr>
        <w:ind w:firstLine="480"/>
        <w:rPr>
          <w:color w:val="auto"/>
          <w:highlight w:val="none"/>
          <w:lang w:eastAsia="zh-CN"/>
        </w:rPr>
      </w:pPr>
      <w:r>
        <w:rPr>
          <w:rFonts w:hint="eastAsia"/>
          <w:color w:val="auto"/>
          <w:highlight w:val="none"/>
          <w:lang w:eastAsia="zh-CN"/>
        </w:rPr>
        <w:t>依据合同约定管理工程变更、洽商、签证事宜。</w:t>
      </w:r>
      <w:r>
        <w:rPr>
          <w:rFonts w:hint="eastAsia"/>
          <w:color w:val="auto"/>
          <w:highlight w:val="none"/>
          <w:lang w:val="en-US" w:eastAsia="zh-CN"/>
        </w:rPr>
        <w:t>工程变更由建设单位委托，设计单位发起，无委托单不予结算；洽商一般由施工单位发起；签证由施工单位发起，实施过程中严格控制量价及实施真实性；</w:t>
      </w:r>
    </w:p>
    <w:p w14:paraId="70A9E522">
      <w:pPr>
        <w:numPr>
          <w:ilvl w:val="0"/>
          <w:numId w:val="19"/>
        </w:numPr>
        <w:ind w:firstLine="480"/>
        <w:rPr>
          <w:color w:val="auto"/>
          <w:highlight w:val="none"/>
          <w:lang w:eastAsia="zh-CN"/>
        </w:rPr>
      </w:pPr>
      <w:r>
        <w:rPr>
          <w:rFonts w:hint="eastAsia"/>
          <w:color w:val="auto"/>
          <w:highlight w:val="none"/>
          <w:lang w:eastAsia="zh-CN"/>
        </w:rPr>
        <w:t>组织监理单位审核工程变更、洽商、签证申请，并提出审核意见；</w:t>
      </w:r>
    </w:p>
    <w:p w14:paraId="09A7E849">
      <w:pPr>
        <w:numPr>
          <w:ilvl w:val="0"/>
          <w:numId w:val="19"/>
        </w:numPr>
        <w:ind w:firstLine="480"/>
        <w:rPr>
          <w:color w:val="auto"/>
          <w:highlight w:val="none"/>
          <w:lang w:eastAsia="zh-CN"/>
        </w:rPr>
      </w:pPr>
      <w:r>
        <w:rPr>
          <w:rFonts w:hint="eastAsia"/>
          <w:color w:val="auto"/>
          <w:highlight w:val="none"/>
          <w:lang w:eastAsia="zh-CN"/>
        </w:rPr>
        <w:t>组织监理单位对工程变更、洽商、签证费用及工期影响作出评估；</w:t>
      </w:r>
    </w:p>
    <w:p w14:paraId="25BE171D">
      <w:pPr>
        <w:numPr>
          <w:ilvl w:val="0"/>
          <w:numId w:val="19"/>
        </w:numPr>
        <w:ind w:firstLine="480"/>
        <w:rPr>
          <w:color w:val="auto"/>
          <w:highlight w:val="none"/>
          <w:lang w:eastAsia="zh-CN"/>
        </w:rPr>
      </w:pPr>
      <w:r>
        <w:rPr>
          <w:rFonts w:hint="eastAsia"/>
          <w:color w:val="auto"/>
          <w:highlight w:val="none"/>
          <w:lang w:eastAsia="zh-CN"/>
        </w:rPr>
        <w:t>组织监理和设计单位对施工单位提交的工程变更、洽商、签证预算及相关资料进行测算及审核；</w:t>
      </w:r>
    </w:p>
    <w:p w14:paraId="4856118D">
      <w:pPr>
        <w:numPr>
          <w:ilvl w:val="0"/>
          <w:numId w:val="19"/>
        </w:numPr>
        <w:ind w:firstLine="480"/>
        <w:rPr>
          <w:color w:val="auto"/>
          <w:highlight w:val="none"/>
          <w:lang w:eastAsia="zh-CN"/>
        </w:rPr>
      </w:pPr>
      <w:r>
        <w:rPr>
          <w:rFonts w:hint="eastAsia"/>
          <w:color w:val="auto"/>
          <w:highlight w:val="none"/>
          <w:lang w:eastAsia="zh-CN"/>
        </w:rPr>
        <w:t>评估变更、洽商、签证的必要性，严格把控变更、洽商、签证的流程，积极采取措施，减少变更、洽商、签证的发生，对确需发生的变更、洽商、签证，报送土储建设中心项目负责人审核评估，对于较大的变更、洽商、签证，需出具评估报告并拟写上会材料，经中心办公会或专题会批准后实施；</w:t>
      </w:r>
    </w:p>
    <w:p w14:paraId="5EAF82E4">
      <w:pPr>
        <w:numPr>
          <w:ilvl w:val="0"/>
          <w:numId w:val="19"/>
        </w:numPr>
        <w:ind w:firstLine="480"/>
        <w:rPr>
          <w:color w:val="auto"/>
          <w:highlight w:val="none"/>
          <w:lang w:eastAsia="zh-CN"/>
        </w:rPr>
      </w:pPr>
      <w:r>
        <w:rPr>
          <w:rFonts w:hint="eastAsia"/>
          <w:color w:val="auto"/>
          <w:highlight w:val="none"/>
          <w:lang w:eastAsia="zh-CN"/>
        </w:rPr>
        <w:t>根据批准的工程变更、洽商、签证文件监督施工单位实施；</w:t>
      </w:r>
    </w:p>
    <w:p w14:paraId="2DC8E928">
      <w:pPr>
        <w:numPr>
          <w:ilvl w:val="0"/>
          <w:numId w:val="19"/>
        </w:numPr>
        <w:ind w:firstLine="480"/>
        <w:rPr>
          <w:color w:val="auto"/>
          <w:highlight w:val="none"/>
          <w:lang w:eastAsia="zh-CN"/>
        </w:rPr>
      </w:pPr>
      <w:r>
        <w:rPr>
          <w:rFonts w:hint="eastAsia"/>
          <w:color w:val="auto"/>
          <w:highlight w:val="none"/>
          <w:lang w:eastAsia="zh-CN"/>
        </w:rPr>
        <w:t>全过程管理变更、洽商、签证，根据项目实际资金情况，控制变更、洽商、签证数量和费用，避免出现超概事件；</w:t>
      </w:r>
    </w:p>
    <w:p w14:paraId="31F33B1A">
      <w:pPr>
        <w:numPr>
          <w:ilvl w:val="0"/>
          <w:numId w:val="19"/>
        </w:numPr>
        <w:ind w:firstLine="480"/>
        <w:rPr>
          <w:color w:val="auto"/>
          <w:highlight w:val="none"/>
          <w:lang w:eastAsia="zh-CN"/>
        </w:rPr>
      </w:pPr>
      <w:r>
        <w:rPr>
          <w:rFonts w:hint="eastAsia"/>
          <w:color w:val="auto"/>
          <w:highlight w:val="none"/>
          <w:lang w:eastAsia="zh-CN"/>
        </w:rPr>
        <w:t>工程施工前组织设计、施工、监理单位项目负责人、项目技术负责人和相关人员进行图纸会审，各单位应当重点对图纸是否存在不符合国家相关规范标准、不符合合同约定要求、不满足施工需求等问题进行会审，形成正式图纸会审记录，经设计、施工、监理单位项目负责人签字确认</w:t>
      </w:r>
      <w:r>
        <w:rPr>
          <w:rFonts w:hint="eastAsia"/>
          <w:color w:val="auto"/>
          <w:highlight w:val="none"/>
          <w:lang w:val="en-US" w:eastAsia="zh-CN"/>
        </w:rPr>
        <w:t>后，报</w:t>
      </w:r>
      <w:r>
        <w:rPr>
          <w:rFonts w:hint="eastAsia"/>
          <w:color w:val="auto"/>
          <w:highlight w:val="none"/>
          <w:lang w:eastAsia="zh-CN"/>
        </w:rPr>
        <w:t>建设</w:t>
      </w:r>
      <w:r>
        <w:rPr>
          <w:rFonts w:hint="eastAsia"/>
          <w:color w:val="auto"/>
          <w:highlight w:val="none"/>
          <w:lang w:val="en-US" w:eastAsia="zh-CN"/>
        </w:rPr>
        <w:t>单位审批</w:t>
      </w:r>
      <w:r>
        <w:rPr>
          <w:rFonts w:hint="eastAsia"/>
          <w:color w:val="auto"/>
          <w:highlight w:val="none"/>
          <w:lang w:eastAsia="zh-CN"/>
        </w:rPr>
        <w:t>。</w:t>
      </w:r>
    </w:p>
    <w:p w14:paraId="7535983F">
      <w:pPr>
        <w:pStyle w:val="4"/>
        <w:ind w:firstLine="241"/>
        <w:rPr>
          <w:color w:val="auto"/>
          <w:highlight w:val="none"/>
          <w:lang w:eastAsia="zh-CN"/>
        </w:rPr>
      </w:pPr>
      <w:bookmarkStart w:id="621" w:name="_Toc32280"/>
      <w:bookmarkStart w:id="622" w:name="_Toc26489"/>
      <w:bookmarkStart w:id="623" w:name="_Toc14568"/>
      <w:bookmarkStart w:id="624" w:name="_Toc16087"/>
      <w:bookmarkStart w:id="625" w:name="_Toc9643"/>
      <w:bookmarkStart w:id="626" w:name="_Toc8328"/>
      <w:bookmarkStart w:id="627" w:name="_Toc10434"/>
      <w:bookmarkStart w:id="628" w:name="_Toc192580192"/>
      <w:bookmarkStart w:id="629" w:name="_Toc15351"/>
      <w:bookmarkStart w:id="630" w:name="_Toc1061"/>
      <w:bookmarkStart w:id="631" w:name="_Toc6084"/>
      <w:bookmarkStart w:id="632" w:name="_Toc31705"/>
      <w:bookmarkStart w:id="633" w:name="_Toc28250"/>
      <w:bookmarkStart w:id="634" w:name="_Toc11072"/>
      <w:bookmarkStart w:id="635" w:name="_Toc15506"/>
      <w:bookmarkStart w:id="636" w:name="_Toc2209"/>
      <w:bookmarkStart w:id="637" w:name="_Toc20725"/>
      <w:bookmarkStart w:id="638" w:name="_Toc28663"/>
      <w:bookmarkStart w:id="639" w:name="_Toc5062"/>
      <w:r>
        <w:rPr>
          <w:rFonts w:hint="eastAsia"/>
          <w:color w:val="auto"/>
          <w:highlight w:val="none"/>
          <w:lang w:eastAsia="zh-CN"/>
        </w:rPr>
        <w:t>3.2.1</w:t>
      </w:r>
      <w:r>
        <w:rPr>
          <w:rFonts w:hint="eastAsia"/>
          <w:color w:val="auto"/>
          <w:highlight w:val="none"/>
          <w:lang w:val="en-US" w:eastAsia="zh-CN"/>
        </w:rPr>
        <w:t>1</w:t>
      </w:r>
      <w:r>
        <w:rPr>
          <w:rFonts w:hint="eastAsia"/>
          <w:color w:val="auto"/>
          <w:highlight w:val="none"/>
          <w:lang w:eastAsia="zh-CN"/>
        </w:rPr>
        <w:t xml:space="preserve"> 询价与核价</w:t>
      </w:r>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p>
    <w:p w14:paraId="07723B05">
      <w:pPr>
        <w:numPr>
          <w:ilvl w:val="0"/>
          <w:numId w:val="20"/>
        </w:numPr>
        <w:ind w:firstLine="480"/>
        <w:rPr>
          <w:color w:val="auto"/>
          <w:highlight w:val="none"/>
          <w:lang w:eastAsia="zh-CN"/>
        </w:rPr>
      </w:pPr>
      <w:r>
        <w:rPr>
          <w:rFonts w:hint="eastAsia"/>
          <w:color w:val="auto"/>
          <w:highlight w:val="none"/>
          <w:lang w:eastAsia="zh-CN"/>
        </w:rPr>
        <w:t>确定询价与核价的方式，组织完成询价或核价工作；</w:t>
      </w:r>
    </w:p>
    <w:p w14:paraId="2F22C0B1">
      <w:pPr>
        <w:numPr>
          <w:ilvl w:val="0"/>
          <w:numId w:val="20"/>
        </w:numPr>
        <w:ind w:firstLine="480"/>
        <w:rPr>
          <w:color w:val="auto"/>
          <w:highlight w:val="none"/>
          <w:lang w:eastAsia="zh-CN"/>
        </w:rPr>
      </w:pPr>
      <w:r>
        <w:rPr>
          <w:rFonts w:hint="eastAsia"/>
          <w:color w:val="auto"/>
          <w:highlight w:val="none"/>
          <w:lang w:eastAsia="zh-CN"/>
        </w:rPr>
        <w:t>对因工程变更引起已标价工程量清单项目或工程数量变化的项目进行核价；</w:t>
      </w:r>
    </w:p>
    <w:p w14:paraId="3EB79E66">
      <w:pPr>
        <w:numPr>
          <w:ilvl w:val="0"/>
          <w:numId w:val="20"/>
        </w:numPr>
        <w:ind w:firstLine="480"/>
        <w:rPr>
          <w:color w:val="auto"/>
          <w:highlight w:val="none"/>
          <w:lang w:eastAsia="zh-CN"/>
        </w:rPr>
      </w:pPr>
      <w:r>
        <w:rPr>
          <w:rFonts w:hint="eastAsia"/>
          <w:color w:val="auto"/>
          <w:highlight w:val="none"/>
          <w:lang w:eastAsia="zh-CN"/>
        </w:rPr>
        <w:t>核定新增工程量清单的主要材料、设备和机械台班等相关价格；</w:t>
      </w:r>
    </w:p>
    <w:p w14:paraId="0D9A7F0F">
      <w:pPr>
        <w:numPr>
          <w:ilvl w:val="0"/>
          <w:numId w:val="20"/>
        </w:numPr>
        <w:ind w:firstLine="480"/>
        <w:rPr>
          <w:color w:val="auto"/>
          <w:highlight w:val="none"/>
          <w:lang w:eastAsia="zh-CN"/>
        </w:rPr>
      </w:pPr>
      <w:r>
        <w:rPr>
          <w:rFonts w:hint="eastAsia"/>
          <w:color w:val="auto"/>
          <w:highlight w:val="none"/>
          <w:lang w:eastAsia="zh-CN"/>
        </w:rPr>
        <w:t>对专业工程暂估价和材料设备暂定价进行询价或核价；</w:t>
      </w:r>
    </w:p>
    <w:p w14:paraId="70848047">
      <w:pPr>
        <w:numPr>
          <w:ilvl w:val="0"/>
          <w:numId w:val="20"/>
        </w:numPr>
        <w:ind w:firstLine="480"/>
        <w:rPr>
          <w:color w:val="auto"/>
          <w:highlight w:val="none"/>
        </w:rPr>
      </w:pPr>
      <w:r>
        <w:rPr>
          <w:rFonts w:hint="eastAsia"/>
          <w:color w:val="auto"/>
          <w:highlight w:val="none"/>
        </w:rPr>
        <w:t>完成询价或核价记录；</w:t>
      </w:r>
    </w:p>
    <w:p w14:paraId="5E8C0E6B">
      <w:pPr>
        <w:numPr>
          <w:ilvl w:val="0"/>
          <w:numId w:val="20"/>
        </w:numPr>
        <w:ind w:firstLine="480"/>
        <w:rPr>
          <w:color w:val="auto"/>
          <w:highlight w:val="none"/>
        </w:rPr>
      </w:pPr>
      <w:r>
        <w:rPr>
          <w:rFonts w:hint="eastAsia"/>
          <w:color w:val="auto"/>
          <w:highlight w:val="none"/>
        </w:rPr>
        <w:t>出具询价或核价报告。</w:t>
      </w:r>
    </w:p>
    <w:p w14:paraId="6B71E8E7">
      <w:pPr>
        <w:pStyle w:val="3"/>
        <w:rPr>
          <w:rFonts w:hint="default"/>
          <w:color w:val="auto"/>
          <w:highlight w:val="none"/>
          <w:lang w:eastAsia="zh-CN"/>
        </w:rPr>
      </w:pPr>
      <w:bookmarkStart w:id="640" w:name="_Toc15321"/>
      <w:bookmarkStart w:id="641" w:name="_Toc7726"/>
      <w:bookmarkStart w:id="642" w:name="_Toc25506"/>
      <w:bookmarkStart w:id="643" w:name="_Toc27832"/>
      <w:bookmarkStart w:id="644" w:name="_Toc11707"/>
      <w:bookmarkStart w:id="645" w:name="_Toc16677"/>
      <w:bookmarkStart w:id="646" w:name="_Toc103"/>
      <w:bookmarkStart w:id="647" w:name="_Toc6425"/>
      <w:bookmarkStart w:id="648" w:name="_Toc2080"/>
      <w:bookmarkStart w:id="649" w:name="_Toc6530"/>
      <w:bookmarkStart w:id="650" w:name="_Toc23877"/>
      <w:bookmarkStart w:id="651" w:name="_Toc4328"/>
      <w:bookmarkStart w:id="652" w:name="_Toc2702"/>
      <w:bookmarkStart w:id="653" w:name="_Toc192580193"/>
      <w:bookmarkStart w:id="654" w:name="_Toc28711"/>
      <w:bookmarkStart w:id="655" w:name="_Toc32461"/>
      <w:bookmarkStart w:id="656" w:name="_Toc28465"/>
      <w:bookmarkStart w:id="657" w:name="_Toc2955"/>
      <w:bookmarkStart w:id="658" w:name="_Toc4369"/>
      <w:bookmarkStart w:id="659" w:name="_Toc9486"/>
      <w:r>
        <w:rPr>
          <w:color w:val="auto"/>
          <w:highlight w:val="none"/>
          <w:lang w:eastAsia="zh-CN"/>
        </w:rPr>
        <w:t>3.3 工作成果</w:t>
      </w:r>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p>
    <w:p w14:paraId="22C80AD7">
      <w:pPr>
        <w:numPr>
          <w:ilvl w:val="0"/>
          <w:numId w:val="21"/>
        </w:numPr>
        <w:ind w:firstLine="480"/>
        <w:rPr>
          <w:color w:val="auto"/>
          <w:highlight w:val="none"/>
          <w:lang w:eastAsia="zh-CN"/>
        </w:rPr>
      </w:pPr>
      <w:r>
        <w:rPr>
          <w:rFonts w:hint="eastAsia"/>
          <w:color w:val="auto"/>
          <w:highlight w:val="none"/>
          <w:lang w:eastAsia="zh-CN"/>
        </w:rPr>
        <w:t>设计图纸登记台账（表3.3-1）；</w:t>
      </w:r>
    </w:p>
    <w:p w14:paraId="4FC2073E">
      <w:pPr>
        <w:numPr>
          <w:ilvl w:val="0"/>
          <w:numId w:val="21"/>
        </w:numPr>
        <w:ind w:firstLine="480"/>
        <w:rPr>
          <w:color w:val="auto"/>
          <w:highlight w:val="none"/>
          <w:lang w:eastAsia="zh-CN"/>
        </w:rPr>
      </w:pPr>
      <w:r>
        <w:rPr>
          <w:rFonts w:hint="eastAsia"/>
          <w:color w:val="auto"/>
          <w:highlight w:val="none"/>
          <w:lang w:eastAsia="zh-CN"/>
        </w:rPr>
        <w:t>设计图纸发放记录（表3.3-2）；</w:t>
      </w:r>
    </w:p>
    <w:p w14:paraId="4BB44661">
      <w:pPr>
        <w:numPr>
          <w:ilvl w:val="0"/>
          <w:numId w:val="21"/>
        </w:numPr>
        <w:ind w:firstLine="480"/>
        <w:rPr>
          <w:color w:val="auto"/>
          <w:highlight w:val="none"/>
          <w:lang w:eastAsia="zh-CN"/>
        </w:rPr>
      </w:pPr>
      <w:r>
        <w:rPr>
          <w:rFonts w:hint="eastAsia"/>
          <w:color w:val="auto"/>
          <w:highlight w:val="none"/>
          <w:lang w:eastAsia="zh-CN"/>
        </w:rPr>
        <w:t>设计变更审核意见（表3.3-3）；</w:t>
      </w:r>
    </w:p>
    <w:p w14:paraId="57530B76">
      <w:pPr>
        <w:numPr>
          <w:ilvl w:val="0"/>
          <w:numId w:val="21"/>
        </w:numPr>
        <w:ind w:firstLine="480"/>
        <w:rPr>
          <w:color w:val="auto"/>
          <w:highlight w:val="none"/>
          <w:lang w:eastAsia="zh-CN"/>
        </w:rPr>
      </w:pPr>
      <w:r>
        <w:rPr>
          <w:rFonts w:hint="eastAsia"/>
          <w:color w:val="auto"/>
          <w:highlight w:val="none"/>
          <w:lang w:eastAsia="zh-CN"/>
        </w:rPr>
        <w:t>阶段性工程投资动态分析报告（表3.3-</w:t>
      </w:r>
      <w:r>
        <w:rPr>
          <w:rFonts w:hint="eastAsia"/>
          <w:color w:val="auto"/>
          <w:highlight w:val="none"/>
          <w:lang w:val="en-US" w:eastAsia="zh-CN"/>
        </w:rPr>
        <w:t>4</w:t>
      </w:r>
      <w:r>
        <w:rPr>
          <w:rFonts w:hint="eastAsia"/>
          <w:color w:val="auto"/>
          <w:highlight w:val="none"/>
          <w:lang w:eastAsia="zh-CN"/>
        </w:rPr>
        <w:t>）；</w:t>
      </w:r>
    </w:p>
    <w:p w14:paraId="39B8C86F">
      <w:pPr>
        <w:numPr>
          <w:ilvl w:val="0"/>
          <w:numId w:val="21"/>
        </w:numPr>
        <w:ind w:firstLine="480"/>
        <w:rPr>
          <w:color w:val="auto"/>
          <w:highlight w:val="none"/>
          <w:lang w:eastAsia="zh-CN"/>
        </w:rPr>
      </w:pPr>
      <w:r>
        <w:rPr>
          <w:rFonts w:hint="eastAsia"/>
          <w:color w:val="auto"/>
          <w:highlight w:val="none"/>
          <w:lang w:eastAsia="zh-CN"/>
        </w:rPr>
        <w:t>阶段性进度管理报告（表3.3-</w:t>
      </w:r>
      <w:r>
        <w:rPr>
          <w:rFonts w:hint="eastAsia"/>
          <w:color w:val="auto"/>
          <w:highlight w:val="none"/>
          <w:lang w:val="en-US" w:eastAsia="zh-CN"/>
        </w:rPr>
        <w:t>5</w:t>
      </w:r>
      <w:r>
        <w:rPr>
          <w:rFonts w:hint="eastAsia"/>
          <w:color w:val="auto"/>
          <w:highlight w:val="none"/>
          <w:lang w:eastAsia="zh-CN"/>
        </w:rPr>
        <w:t>）；</w:t>
      </w:r>
    </w:p>
    <w:p w14:paraId="3D1B175A">
      <w:pPr>
        <w:numPr>
          <w:ilvl w:val="0"/>
          <w:numId w:val="21"/>
        </w:numPr>
        <w:ind w:firstLine="480"/>
        <w:rPr>
          <w:color w:val="auto"/>
          <w:highlight w:val="none"/>
          <w:lang w:eastAsia="zh-CN"/>
        </w:rPr>
      </w:pPr>
      <w:r>
        <w:rPr>
          <w:rFonts w:hint="eastAsia"/>
          <w:color w:val="auto"/>
          <w:highlight w:val="none"/>
          <w:lang w:eastAsia="zh-CN"/>
        </w:rPr>
        <w:t>工程质量整改通知单（表3.3-</w:t>
      </w:r>
      <w:r>
        <w:rPr>
          <w:rFonts w:hint="eastAsia"/>
          <w:color w:val="auto"/>
          <w:highlight w:val="none"/>
          <w:lang w:val="en-US" w:eastAsia="zh-CN"/>
        </w:rPr>
        <w:t>6</w:t>
      </w:r>
      <w:r>
        <w:rPr>
          <w:rFonts w:hint="eastAsia"/>
          <w:color w:val="auto"/>
          <w:highlight w:val="none"/>
          <w:lang w:eastAsia="zh-CN"/>
        </w:rPr>
        <w:t>）；</w:t>
      </w:r>
    </w:p>
    <w:p w14:paraId="3DACB768">
      <w:pPr>
        <w:numPr>
          <w:ilvl w:val="0"/>
          <w:numId w:val="21"/>
        </w:numPr>
        <w:ind w:firstLine="480"/>
        <w:rPr>
          <w:color w:val="auto"/>
          <w:highlight w:val="none"/>
          <w:lang w:eastAsia="zh-CN"/>
        </w:rPr>
      </w:pPr>
      <w:r>
        <w:rPr>
          <w:rFonts w:hint="eastAsia"/>
          <w:color w:val="auto"/>
          <w:highlight w:val="none"/>
          <w:lang w:val="en-US" w:eastAsia="zh-CN"/>
        </w:rPr>
        <w:t>危大方案审核意见（表3.3-7）；</w:t>
      </w:r>
    </w:p>
    <w:p w14:paraId="515F5E7B">
      <w:pPr>
        <w:numPr>
          <w:ilvl w:val="0"/>
          <w:numId w:val="21"/>
        </w:numPr>
        <w:ind w:firstLine="480"/>
        <w:rPr>
          <w:color w:val="auto"/>
          <w:highlight w:val="none"/>
          <w:lang w:eastAsia="zh-CN"/>
        </w:rPr>
      </w:pPr>
      <w:r>
        <w:rPr>
          <w:rFonts w:hint="eastAsia"/>
          <w:color w:val="auto"/>
          <w:highlight w:val="none"/>
          <w:lang w:eastAsia="zh-CN"/>
        </w:rPr>
        <w:t>工程安全检查记录表（表3.3-</w:t>
      </w:r>
      <w:r>
        <w:rPr>
          <w:rFonts w:hint="eastAsia"/>
          <w:color w:val="auto"/>
          <w:highlight w:val="none"/>
          <w:lang w:val="en-US" w:eastAsia="zh-CN"/>
        </w:rPr>
        <w:t>8</w:t>
      </w:r>
      <w:r>
        <w:rPr>
          <w:rFonts w:hint="eastAsia"/>
          <w:color w:val="auto"/>
          <w:highlight w:val="none"/>
          <w:lang w:eastAsia="zh-CN"/>
        </w:rPr>
        <w:t>）；</w:t>
      </w:r>
    </w:p>
    <w:p w14:paraId="45AD44A6">
      <w:pPr>
        <w:numPr>
          <w:ilvl w:val="0"/>
          <w:numId w:val="21"/>
        </w:numPr>
        <w:ind w:firstLine="480"/>
        <w:rPr>
          <w:color w:val="auto"/>
          <w:highlight w:val="none"/>
          <w:lang w:eastAsia="zh-CN"/>
        </w:rPr>
      </w:pPr>
      <w:r>
        <w:rPr>
          <w:rFonts w:hint="eastAsia"/>
          <w:color w:val="auto"/>
          <w:highlight w:val="none"/>
          <w:lang w:eastAsia="zh-CN"/>
        </w:rPr>
        <w:t>项目管理周报、月报（表3.3-</w:t>
      </w:r>
      <w:r>
        <w:rPr>
          <w:rFonts w:hint="eastAsia"/>
          <w:color w:val="auto"/>
          <w:highlight w:val="none"/>
          <w:lang w:val="en-US" w:eastAsia="zh-CN"/>
        </w:rPr>
        <w:t>9</w:t>
      </w:r>
      <w:r>
        <w:rPr>
          <w:rFonts w:hint="eastAsia"/>
          <w:color w:val="auto"/>
          <w:highlight w:val="none"/>
          <w:lang w:eastAsia="zh-CN"/>
        </w:rPr>
        <w:t>）；</w:t>
      </w:r>
    </w:p>
    <w:p w14:paraId="62ACE469">
      <w:pPr>
        <w:numPr>
          <w:ilvl w:val="0"/>
          <w:numId w:val="21"/>
        </w:numPr>
        <w:ind w:firstLine="480"/>
        <w:rPr>
          <w:color w:val="auto"/>
          <w:highlight w:val="none"/>
          <w:lang w:eastAsia="zh-CN"/>
        </w:rPr>
      </w:pPr>
      <w:r>
        <w:rPr>
          <w:rFonts w:hint="eastAsia"/>
          <w:color w:val="auto"/>
          <w:highlight w:val="none"/>
          <w:lang w:val="en-US" w:eastAsia="zh-CN"/>
        </w:rPr>
        <w:t>项目管理例会会议纪要</w:t>
      </w:r>
      <w:r>
        <w:rPr>
          <w:rFonts w:hint="eastAsia"/>
          <w:color w:val="auto"/>
          <w:highlight w:val="none"/>
          <w:lang w:eastAsia="zh-CN"/>
        </w:rPr>
        <w:t>（表3.3-</w:t>
      </w:r>
      <w:r>
        <w:rPr>
          <w:rFonts w:hint="eastAsia"/>
          <w:color w:val="auto"/>
          <w:highlight w:val="none"/>
          <w:lang w:val="en-US" w:eastAsia="zh-CN"/>
        </w:rPr>
        <w:t>10</w:t>
      </w:r>
      <w:r>
        <w:rPr>
          <w:rFonts w:hint="eastAsia"/>
          <w:color w:val="auto"/>
          <w:highlight w:val="none"/>
          <w:lang w:eastAsia="zh-CN"/>
        </w:rPr>
        <w:t>）；</w:t>
      </w:r>
    </w:p>
    <w:p w14:paraId="50BB7D00">
      <w:pPr>
        <w:numPr>
          <w:ilvl w:val="0"/>
          <w:numId w:val="21"/>
        </w:numPr>
        <w:ind w:firstLine="480"/>
        <w:rPr>
          <w:color w:val="auto"/>
          <w:highlight w:val="none"/>
          <w:lang w:eastAsia="zh-CN"/>
        </w:rPr>
      </w:pPr>
      <w:r>
        <w:rPr>
          <w:rFonts w:hint="eastAsia"/>
          <w:color w:val="auto"/>
          <w:highlight w:val="none"/>
          <w:lang w:val="en-US" w:eastAsia="zh-CN"/>
        </w:rPr>
        <w:t>工程费用支付审批表</w:t>
      </w:r>
      <w:r>
        <w:rPr>
          <w:rFonts w:hint="eastAsia"/>
          <w:color w:val="auto"/>
          <w:highlight w:val="none"/>
          <w:lang w:eastAsia="zh-CN"/>
        </w:rPr>
        <w:t>（表3.3-</w:t>
      </w:r>
      <w:r>
        <w:rPr>
          <w:rFonts w:hint="eastAsia"/>
          <w:color w:val="auto"/>
          <w:highlight w:val="none"/>
          <w:lang w:val="en-US" w:eastAsia="zh-CN"/>
        </w:rPr>
        <w:t>11</w:t>
      </w:r>
      <w:r>
        <w:rPr>
          <w:rFonts w:hint="eastAsia"/>
          <w:color w:val="auto"/>
          <w:highlight w:val="none"/>
          <w:lang w:eastAsia="zh-CN"/>
        </w:rPr>
        <w:t>）；</w:t>
      </w:r>
    </w:p>
    <w:p w14:paraId="197DF1C2">
      <w:pPr>
        <w:numPr>
          <w:ilvl w:val="0"/>
          <w:numId w:val="21"/>
        </w:numPr>
        <w:ind w:firstLine="480"/>
        <w:rPr>
          <w:color w:val="auto"/>
          <w:highlight w:val="none"/>
          <w:lang w:eastAsia="zh-CN"/>
        </w:rPr>
      </w:pPr>
      <w:r>
        <w:rPr>
          <w:rFonts w:hint="eastAsia"/>
          <w:color w:val="auto"/>
          <w:highlight w:val="none"/>
          <w:lang w:val="en-US" w:eastAsia="zh-CN"/>
        </w:rPr>
        <w:t>工程建设其他费用支付审批表</w:t>
      </w:r>
      <w:r>
        <w:rPr>
          <w:rFonts w:hint="eastAsia"/>
          <w:color w:val="auto"/>
          <w:highlight w:val="none"/>
          <w:lang w:eastAsia="zh-CN"/>
        </w:rPr>
        <w:t>（表3.3-</w:t>
      </w:r>
      <w:r>
        <w:rPr>
          <w:rFonts w:hint="eastAsia"/>
          <w:color w:val="auto"/>
          <w:highlight w:val="none"/>
          <w:lang w:val="en-US" w:eastAsia="zh-CN"/>
        </w:rPr>
        <w:t>12</w:t>
      </w:r>
      <w:r>
        <w:rPr>
          <w:rFonts w:hint="eastAsia"/>
          <w:color w:val="auto"/>
          <w:highlight w:val="none"/>
          <w:lang w:eastAsia="zh-CN"/>
        </w:rPr>
        <w:t>）；</w:t>
      </w:r>
    </w:p>
    <w:p w14:paraId="78C3DE8C">
      <w:pPr>
        <w:numPr>
          <w:ilvl w:val="0"/>
          <w:numId w:val="21"/>
        </w:numPr>
        <w:ind w:firstLine="480"/>
        <w:rPr>
          <w:color w:val="auto"/>
          <w:highlight w:val="none"/>
          <w:lang w:eastAsia="zh-CN"/>
        </w:rPr>
      </w:pPr>
      <w:r>
        <w:rPr>
          <w:rFonts w:hint="eastAsia"/>
          <w:color w:val="auto"/>
          <w:highlight w:val="none"/>
          <w:lang w:val="en-US" w:eastAsia="zh-CN"/>
        </w:rPr>
        <w:t>过程结算审核报告</w:t>
      </w:r>
      <w:r>
        <w:rPr>
          <w:rFonts w:hint="eastAsia"/>
          <w:color w:val="auto"/>
          <w:highlight w:val="none"/>
          <w:lang w:eastAsia="zh-CN"/>
        </w:rPr>
        <w:t>（表3.3-</w:t>
      </w:r>
      <w:r>
        <w:rPr>
          <w:rFonts w:hint="eastAsia"/>
          <w:color w:val="auto"/>
          <w:highlight w:val="none"/>
          <w:lang w:val="en-US" w:eastAsia="zh-CN"/>
        </w:rPr>
        <w:t>13</w:t>
      </w:r>
      <w:r>
        <w:rPr>
          <w:rFonts w:hint="eastAsia"/>
          <w:color w:val="auto"/>
          <w:highlight w:val="none"/>
          <w:lang w:eastAsia="zh-CN"/>
        </w:rPr>
        <w:t>）；</w:t>
      </w:r>
    </w:p>
    <w:p w14:paraId="18F3F7B2">
      <w:pPr>
        <w:numPr>
          <w:ilvl w:val="0"/>
          <w:numId w:val="21"/>
        </w:numPr>
        <w:ind w:firstLine="480"/>
        <w:rPr>
          <w:color w:val="auto"/>
          <w:highlight w:val="none"/>
          <w:lang w:eastAsia="zh-CN"/>
        </w:rPr>
      </w:pPr>
      <w:r>
        <w:rPr>
          <w:rFonts w:hint="eastAsia"/>
          <w:color w:val="auto"/>
          <w:highlight w:val="none"/>
          <w:lang w:eastAsia="zh-CN"/>
        </w:rPr>
        <w:t>工程变更台账（表3.3-1</w:t>
      </w:r>
      <w:r>
        <w:rPr>
          <w:rFonts w:hint="eastAsia"/>
          <w:color w:val="auto"/>
          <w:highlight w:val="none"/>
          <w:lang w:val="en-US" w:eastAsia="zh-CN"/>
        </w:rPr>
        <w:t>4</w:t>
      </w:r>
      <w:r>
        <w:rPr>
          <w:rFonts w:hint="eastAsia"/>
          <w:color w:val="auto"/>
          <w:highlight w:val="none"/>
          <w:lang w:eastAsia="zh-CN"/>
        </w:rPr>
        <w:t>）；</w:t>
      </w:r>
    </w:p>
    <w:p w14:paraId="0A1BEAA7">
      <w:pPr>
        <w:numPr>
          <w:ilvl w:val="0"/>
          <w:numId w:val="21"/>
        </w:numPr>
        <w:ind w:firstLine="480"/>
        <w:rPr>
          <w:color w:val="auto"/>
          <w:highlight w:val="none"/>
          <w:lang w:eastAsia="zh-CN"/>
        </w:rPr>
      </w:pPr>
      <w:r>
        <w:rPr>
          <w:rFonts w:hint="eastAsia"/>
          <w:color w:val="auto"/>
          <w:highlight w:val="none"/>
          <w:lang w:val="en-US" w:eastAsia="zh-CN"/>
        </w:rPr>
        <w:t>工程</w:t>
      </w:r>
      <w:r>
        <w:rPr>
          <w:rFonts w:hint="eastAsia"/>
          <w:color w:val="auto"/>
          <w:highlight w:val="none"/>
          <w:lang w:eastAsia="zh-CN"/>
        </w:rPr>
        <w:t>洽商审核意见（表3.3-1</w:t>
      </w:r>
      <w:r>
        <w:rPr>
          <w:rFonts w:hint="eastAsia"/>
          <w:color w:val="auto"/>
          <w:highlight w:val="none"/>
          <w:lang w:val="en-US" w:eastAsia="zh-CN"/>
        </w:rPr>
        <w:t>5</w:t>
      </w:r>
      <w:r>
        <w:rPr>
          <w:rFonts w:hint="eastAsia"/>
          <w:color w:val="auto"/>
          <w:highlight w:val="none"/>
          <w:lang w:eastAsia="zh-CN"/>
        </w:rPr>
        <w:t>）；</w:t>
      </w:r>
    </w:p>
    <w:p w14:paraId="0EA38374">
      <w:pPr>
        <w:numPr>
          <w:ilvl w:val="0"/>
          <w:numId w:val="21"/>
        </w:numPr>
        <w:ind w:firstLine="480"/>
        <w:rPr>
          <w:color w:val="auto"/>
          <w:highlight w:val="none"/>
          <w:lang w:eastAsia="zh-CN"/>
        </w:rPr>
      </w:pPr>
      <w:r>
        <w:rPr>
          <w:rFonts w:hint="eastAsia"/>
          <w:color w:val="auto"/>
          <w:highlight w:val="none"/>
          <w:lang w:eastAsia="zh-CN"/>
        </w:rPr>
        <w:t>工程签证台账（表3.3-1</w:t>
      </w:r>
      <w:r>
        <w:rPr>
          <w:rFonts w:hint="eastAsia"/>
          <w:color w:val="auto"/>
          <w:highlight w:val="none"/>
          <w:lang w:val="en-US" w:eastAsia="zh-CN"/>
        </w:rPr>
        <w:t>6</w:t>
      </w:r>
      <w:r>
        <w:rPr>
          <w:rFonts w:hint="eastAsia"/>
          <w:color w:val="auto"/>
          <w:highlight w:val="none"/>
          <w:lang w:eastAsia="zh-CN"/>
        </w:rPr>
        <w:t>）；</w:t>
      </w:r>
    </w:p>
    <w:p w14:paraId="50368D87">
      <w:pPr>
        <w:numPr>
          <w:ilvl w:val="0"/>
          <w:numId w:val="21"/>
        </w:numPr>
        <w:ind w:firstLine="480"/>
        <w:rPr>
          <w:color w:val="auto"/>
          <w:highlight w:val="none"/>
          <w:lang w:eastAsia="zh-CN"/>
        </w:rPr>
      </w:pPr>
      <w:r>
        <w:rPr>
          <w:rFonts w:hint="eastAsia"/>
          <w:color w:val="auto"/>
          <w:highlight w:val="none"/>
          <w:lang w:eastAsia="zh-CN"/>
        </w:rPr>
        <w:t>签证审核意见（表3.3-1</w:t>
      </w:r>
      <w:r>
        <w:rPr>
          <w:rFonts w:hint="eastAsia"/>
          <w:color w:val="auto"/>
          <w:highlight w:val="none"/>
          <w:lang w:val="en-US" w:eastAsia="zh-CN"/>
        </w:rPr>
        <w:t>7</w:t>
      </w:r>
      <w:r>
        <w:rPr>
          <w:rFonts w:hint="eastAsia"/>
          <w:color w:val="auto"/>
          <w:highlight w:val="none"/>
          <w:lang w:eastAsia="zh-CN"/>
        </w:rPr>
        <w:t>）；</w:t>
      </w:r>
    </w:p>
    <w:p w14:paraId="22EA9138">
      <w:pPr>
        <w:numPr>
          <w:ilvl w:val="0"/>
          <w:numId w:val="21"/>
        </w:numPr>
        <w:ind w:firstLine="480"/>
        <w:rPr>
          <w:color w:val="auto"/>
          <w:highlight w:val="none"/>
          <w:lang w:eastAsia="zh-CN"/>
        </w:rPr>
      </w:pPr>
      <w:r>
        <w:rPr>
          <w:rFonts w:hint="eastAsia"/>
          <w:color w:val="auto"/>
          <w:highlight w:val="none"/>
          <w:lang w:eastAsia="zh-CN"/>
        </w:rPr>
        <w:t>材料、设备核价报告（表3.3-</w:t>
      </w:r>
      <w:r>
        <w:rPr>
          <w:rFonts w:hint="eastAsia"/>
          <w:color w:val="auto"/>
          <w:highlight w:val="none"/>
          <w:lang w:val="en-US" w:eastAsia="zh-CN"/>
        </w:rPr>
        <w:t>18</w:t>
      </w:r>
      <w:r>
        <w:rPr>
          <w:rFonts w:hint="eastAsia"/>
          <w:color w:val="auto"/>
          <w:highlight w:val="none"/>
          <w:lang w:eastAsia="zh-CN"/>
        </w:rPr>
        <w:t>）。</w:t>
      </w:r>
    </w:p>
    <w:p w14:paraId="1838FA7B">
      <w:pPr>
        <w:pStyle w:val="3"/>
        <w:rPr>
          <w:rFonts w:hint="default"/>
          <w:color w:val="auto"/>
          <w:highlight w:val="none"/>
          <w:lang w:eastAsia="zh-CN"/>
        </w:rPr>
      </w:pPr>
      <w:bookmarkStart w:id="660" w:name="_Toc823"/>
      <w:bookmarkStart w:id="661" w:name="_Toc11317"/>
      <w:bookmarkStart w:id="662" w:name="_Toc32426"/>
      <w:bookmarkStart w:id="663" w:name="_Toc11413"/>
      <w:bookmarkStart w:id="664" w:name="_Toc7877"/>
      <w:bookmarkStart w:id="665" w:name="_Toc26086"/>
      <w:bookmarkStart w:id="666" w:name="_Toc13855"/>
      <w:bookmarkStart w:id="667" w:name="_Toc1638"/>
      <w:bookmarkStart w:id="668" w:name="_Toc29783"/>
      <w:bookmarkStart w:id="669" w:name="_Toc9911"/>
      <w:bookmarkStart w:id="670" w:name="_Toc2392"/>
      <w:bookmarkStart w:id="671" w:name="_Toc4387"/>
      <w:bookmarkStart w:id="672" w:name="_Toc12348"/>
      <w:bookmarkStart w:id="673" w:name="_Toc29007"/>
      <w:bookmarkStart w:id="674" w:name="_Toc1922"/>
      <w:bookmarkStart w:id="675" w:name="_Toc31471"/>
      <w:bookmarkStart w:id="676" w:name="_Toc6122"/>
      <w:bookmarkStart w:id="677" w:name="_Toc17424"/>
      <w:bookmarkStart w:id="678" w:name="_Toc192580194"/>
      <w:bookmarkStart w:id="679" w:name="_Toc20629"/>
      <w:r>
        <w:rPr>
          <w:color w:val="auto"/>
          <w:highlight w:val="none"/>
          <w:lang w:eastAsia="zh-CN"/>
        </w:rPr>
        <w:t>3.4 归档文件</w:t>
      </w:r>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p>
    <w:p w14:paraId="34116F5F">
      <w:pPr>
        <w:ind w:firstLine="480"/>
        <w:rPr>
          <w:color w:val="auto"/>
          <w:highlight w:val="none"/>
          <w:lang w:eastAsia="zh-CN"/>
        </w:rPr>
      </w:pPr>
      <w:r>
        <w:rPr>
          <w:rFonts w:hint="eastAsia"/>
          <w:color w:val="auto"/>
          <w:highlight w:val="none"/>
          <w:lang w:eastAsia="zh-CN"/>
        </w:rPr>
        <w:t>对施工过程中全部纸质和电子扫描件资料进行存档，并根据《北京市建筑工程资料管理规程》与《土地储备与建设服务中心文件材料归档范围和档案保管期限表》进行整理。</w:t>
      </w:r>
    </w:p>
    <w:p w14:paraId="174E6222">
      <w:pPr>
        <w:pStyle w:val="3"/>
        <w:rPr>
          <w:rFonts w:hint="default"/>
          <w:color w:val="auto"/>
          <w:highlight w:val="none"/>
          <w:lang w:eastAsia="zh-CN"/>
        </w:rPr>
      </w:pPr>
      <w:bookmarkStart w:id="680" w:name="_Toc13625"/>
      <w:bookmarkStart w:id="681" w:name="_Toc24429"/>
      <w:bookmarkStart w:id="682" w:name="_Toc12878"/>
      <w:bookmarkStart w:id="683" w:name="_Toc24624"/>
      <w:bookmarkStart w:id="684" w:name="_Toc11012"/>
      <w:bookmarkStart w:id="685" w:name="_Toc20681"/>
      <w:bookmarkStart w:id="686" w:name="_Toc24326"/>
      <w:bookmarkStart w:id="687" w:name="_Toc28762"/>
      <w:bookmarkStart w:id="688" w:name="_Toc19277"/>
      <w:bookmarkStart w:id="689" w:name="_Toc192580195"/>
      <w:bookmarkStart w:id="690" w:name="_Toc899"/>
      <w:bookmarkStart w:id="691" w:name="_Toc20719"/>
      <w:bookmarkStart w:id="692" w:name="_Toc21129"/>
      <w:bookmarkStart w:id="693" w:name="_Toc30111"/>
      <w:bookmarkStart w:id="694" w:name="_Toc19282"/>
      <w:bookmarkStart w:id="695" w:name="_Toc12127"/>
      <w:bookmarkStart w:id="696" w:name="_Toc16179"/>
      <w:bookmarkStart w:id="697" w:name="_Toc11260"/>
      <w:bookmarkStart w:id="698" w:name="_Toc28627"/>
      <w:bookmarkStart w:id="699" w:name="_Toc6787"/>
      <w:r>
        <w:rPr>
          <w:color w:val="auto"/>
          <w:highlight w:val="none"/>
          <w:lang w:eastAsia="zh-CN"/>
        </w:rPr>
        <w:t>3.5 工作标准</w:t>
      </w:r>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p>
    <w:p w14:paraId="793A0CF1">
      <w:pPr>
        <w:numPr>
          <w:ilvl w:val="0"/>
          <w:numId w:val="22"/>
        </w:numPr>
        <w:ind w:firstLine="480"/>
        <w:rPr>
          <w:color w:val="auto"/>
          <w:highlight w:val="none"/>
          <w:lang w:eastAsia="zh-CN"/>
        </w:rPr>
      </w:pPr>
      <w:r>
        <w:rPr>
          <w:rFonts w:hint="eastAsia"/>
          <w:color w:val="auto"/>
          <w:highlight w:val="none"/>
          <w:lang w:eastAsia="zh-CN"/>
        </w:rPr>
        <w:t>符合国家及行业相关法律法规和标准规范的要求；</w:t>
      </w:r>
    </w:p>
    <w:p w14:paraId="68F84799">
      <w:pPr>
        <w:numPr>
          <w:ilvl w:val="0"/>
          <w:numId w:val="22"/>
        </w:numPr>
        <w:ind w:firstLine="480"/>
        <w:rPr>
          <w:color w:val="auto"/>
          <w:highlight w:val="none"/>
          <w:lang w:eastAsia="zh-CN"/>
        </w:rPr>
      </w:pPr>
      <w:r>
        <w:rPr>
          <w:rFonts w:hint="eastAsia"/>
          <w:color w:val="auto"/>
          <w:highlight w:val="none"/>
          <w:lang w:eastAsia="zh-CN"/>
        </w:rPr>
        <w:t>符合全过程项目管理服务合同的约定；</w:t>
      </w:r>
    </w:p>
    <w:p w14:paraId="67D5D035">
      <w:pPr>
        <w:numPr>
          <w:ilvl w:val="0"/>
          <w:numId w:val="22"/>
        </w:numPr>
        <w:ind w:firstLine="480"/>
        <w:rPr>
          <w:color w:val="auto"/>
          <w:highlight w:val="none"/>
          <w:lang w:eastAsia="zh-CN"/>
        </w:rPr>
      </w:pPr>
      <w:r>
        <w:rPr>
          <w:rFonts w:hint="eastAsia"/>
          <w:color w:val="auto"/>
          <w:highlight w:val="none"/>
          <w:lang w:eastAsia="zh-CN"/>
        </w:rPr>
        <w:t>资金使用计划与工期计划和工程款支付节点相符，满足施工阶段资金使用和投资控制的要求；</w:t>
      </w:r>
    </w:p>
    <w:p w14:paraId="0554F2C8">
      <w:pPr>
        <w:numPr>
          <w:ilvl w:val="0"/>
          <w:numId w:val="22"/>
        </w:numPr>
        <w:ind w:firstLine="480"/>
        <w:rPr>
          <w:color w:val="auto"/>
          <w:highlight w:val="none"/>
          <w:lang w:eastAsia="zh-CN"/>
        </w:rPr>
      </w:pPr>
      <w:r>
        <w:rPr>
          <w:rFonts w:hint="eastAsia"/>
          <w:color w:val="auto"/>
          <w:highlight w:val="none"/>
          <w:lang w:eastAsia="zh-CN"/>
        </w:rPr>
        <w:t>设计变更、洽商、签证台账等资料需每周更新并编号存档，满足月度专题汇报的准确性和及时性要求。</w:t>
      </w:r>
    </w:p>
    <w:p w14:paraId="3CD74698">
      <w:pPr>
        <w:numPr>
          <w:ilvl w:val="255"/>
          <w:numId w:val="0"/>
        </w:numPr>
        <w:kinsoku/>
        <w:autoSpaceDE/>
        <w:autoSpaceDN/>
        <w:adjustRightInd/>
        <w:snapToGrid/>
        <w:ind w:left="488"/>
        <w:jc w:val="both"/>
        <w:textAlignment w:val="auto"/>
        <w:rPr>
          <w:rFonts w:ascii="宋体" w:hAnsi="宋体" w:cs="宋体"/>
          <w:color w:val="auto"/>
          <w:spacing w:val="9"/>
          <w:highlight w:val="none"/>
          <w:lang w:eastAsia="zh-CN"/>
        </w:rPr>
      </w:pPr>
    </w:p>
    <w:p w14:paraId="0BB2A7A6">
      <w:pPr>
        <w:tabs>
          <w:tab w:val="left" w:pos="581"/>
        </w:tabs>
        <w:snapToGrid/>
        <w:ind w:firstLine="0" w:firstLineChars="0"/>
        <w:jc w:val="both"/>
        <w:rPr>
          <w:rFonts w:ascii="宋体" w:hAnsi="宋体" w:cs="宋体"/>
          <w:color w:val="auto"/>
          <w:spacing w:val="9"/>
          <w:highlight w:val="none"/>
          <w:lang w:eastAsia="zh-CN"/>
        </w:rPr>
        <w:sectPr>
          <w:pgSz w:w="11906" w:h="16838"/>
          <w:pgMar w:top="1440" w:right="1080" w:bottom="1440" w:left="1080" w:header="0" w:footer="454" w:gutter="0"/>
          <w:pgBorders>
            <w:top w:val="none" w:sz="0" w:space="0"/>
            <w:left w:val="none" w:sz="0" w:space="0"/>
            <w:bottom w:val="none" w:sz="0" w:space="0"/>
            <w:right w:val="none" w:sz="0" w:space="0"/>
          </w:pgBorders>
          <w:pgNumType w:fmt="decimal"/>
          <w:cols w:space="720" w:num="1"/>
        </w:sectPr>
      </w:pPr>
    </w:p>
    <w:p w14:paraId="5F43DE31">
      <w:pPr>
        <w:pStyle w:val="2"/>
        <w:rPr>
          <w:color w:val="auto"/>
          <w:highlight w:val="none"/>
          <w:lang w:eastAsia="zh-CN"/>
        </w:rPr>
      </w:pPr>
      <w:bookmarkStart w:id="700" w:name="_Toc572"/>
      <w:bookmarkStart w:id="701" w:name="_Toc9420"/>
      <w:bookmarkStart w:id="702" w:name="_Toc30144"/>
      <w:bookmarkStart w:id="703" w:name="_Toc8574"/>
      <w:bookmarkStart w:id="704" w:name="_Toc11278"/>
      <w:bookmarkStart w:id="705" w:name="_Toc16315"/>
      <w:bookmarkStart w:id="706" w:name="_Toc13653"/>
      <w:bookmarkStart w:id="707" w:name="_Toc192580196"/>
      <w:bookmarkStart w:id="708" w:name="_Toc29855"/>
      <w:bookmarkStart w:id="709" w:name="_Toc21675"/>
      <w:bookmarkStart w:id="710" w:name="_Toc21708"/>
      <w:bookmarkStart w:id="711" w:name="_Toc27553"/>
      <w:bookmarkStart w:id="712" w:name="_Toc17981"/>
      <w:bookmarkStart w:id="713" w:name="_Toc10021"/>
      <w:bookmarkStart w:id="714" w:name="_Toc17223"/>
      <w:bookmarkStart w:id="715" w:name="_Toc15435"/>
      <w:bookmarkStart w:id="716" w:name="_Toc5225"/>
      <w:bookmarkStart w:id="717" w:name="_Toc12125"/>
      <w:bookmarkStart w:id="718" w:name="_Toc18616"/>
      <w:bookmarkStart w:id="719" w:name="_Toc2005"/>
      <w:bookmarkStart w:id="720" w:name="_Toc28772"/>
      <w:bookmarkStart w:id="721" w:name="_Toc1618"/>
      <w:bookmarkStart w:id="722" w:name="_Toc8257"/>
      <w:r>
        <w:rPr>
          <w:rFonts w:hint="eastAsia"/>
          <w:color w:val="auto"/>
          <w:highlight w:val="none"/>
          <w:lang w:eastAsia="zh-CN"/>
        </w:rPr>
        <w:t>第四章 竣工验收</w:t>
      </w:r>
      <w:bookmarkEnd w:id="700"/>
      <w:bookmarkEnd w:id="701"/>
      <w:bookmarkEnd w:id="702"/>
      <w:r>
        <w:rPr>
          <w:rFonts w:hint="eastAsia"/>
          <w:color w:val="auto"/>
          <w:highlight w:val="none"/>
          <w:lang w:eastAsia="zh-CN"/>
        </w:rPr>
        <w:t>及移交</w:t>
      </w:r>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p>
    <w:p w14:paraId="5607D10C">
      <w:pPr>
        <w:pStyle w:val="3"/>
        <w:rPr>
          <w:rFonts w:hint="default"/>
          <w:color w:val="auto"/>
          <w:highlight w:val="none"/>
          <w:lang w:eastAsia="zh-CN"/>
        </w:rPr>
      </w:pPr>
      <w:bookmarkStart w:id="723" w:name="_Toc21688"/>
      <w:bookmarkStart w:id="724" w:name="_Toc16558"/>
      <w:bookmarkStart w:id="725" w:name="_Toc192580197"/>
      <w:bookmarkStart w:id="726" w:name="_Toc18745"/>
      <w:bookmarkStart w:id="727" w:name="_Toc28273"/>
      <w:bookmarkStart w:id="728" w:name="_Toc25796"/>
      <w:bookmarkStart w:id="729" w:name="_Toc1594"/>
      <w:bookmarkStart w:id="730" w:name="_Toc13519"/>
      <w:bookmarkStart w:id="731" w:name="_Toc10386"/>
      <w:bookmarkStart w:id="732" w:name="_Toc17796"/>
      <w:bookmarkStart w:id="733" w:name="_Toc14506"/>
      <w:bookmarkStart w:id="734" w:name="_Toc17251"/>
      <w:bookmarkStart w:id="735" w:name="_Toc10156"/>
      <w:bookmarkStart w:id="736" w:name="_Toc9199"/>
      <w:bookmarkStart w:id="737" w:name="_Toc25744"/>
      <w:bookmarkStart w:id="738" w:name="_Toc16566"/>
      <w:bookmarkStart w:id="739" w:name="_Toc3230"/>
      <w:bookmarkStart w:id="740" w:name="_Toc10099"/>
      <w:bookmarkStart w:id="741" w:name="_Toc28008"/>
      <w:bookmarkStart w:id="742" w:name="_Toc19150"/>
      <w:bookmarkStart w:id="743" w:name="_Toc4587"/>
      <w:r>
        <w:rPr>
          <w:color w:val="auto"/>
          <w:highlight w:val="none"/>
          <w:lang w:eastAsia="zh-CN"/>
        </w:rPr>
        <w:t>4.1 基本要求</w:t>
      </w:r>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p>
    <w:p w14:paraId="2D088B11">
      <w:pPr>
        <w:ind w:firstLine="480"/>
        <w:rPr>
          <w:color w:val="auto"/>
          <w:highlight w:val="none"/>
          <w:lang w:eastAsia="zh-CN"/>
        </w:rPr>
      </w:pPr>
      <w:r>
        <w:rPr>
          <w:rFonts w:hint="eastAsia"/>
          <w:color w:val="auto"/>
          <w:highlight w:val="none"/>
          <w:lang w:eastAsia="zh-CN"/>
        </w:rPr>
        <w:t>项目竣工验收工作准备充分、验收资料完备、验收程序严谨、整改复验及时，竣工验收完成后适时启动移交，移交工作坚持“应交尽交”原则，先行开展工程实体移交，签署工程实体移交书，及时移交项目管理权，同步推进工程资料整理和移交。项目结决算工作原则上在取得竣工验收备案表后6个月内完成申报，定期以书面形式向土储建设中心报送相关工作进展情况。</w:t>
      </w:r>
    </w:p>
    <w:p w14:paraId="5F1F6812">
      <w:pPr>
        <w:pStyle w:val="3"/>
        <w:rPr>
          <w:rFonts w:hint="default"/>
          <w:color w:val="auto"/>
          <w:highlight w:val="none"/>
          <w:lang w:eastAsia="zh-CN"/>
        </w:rPr>
      </w:pPr>
      <w:bookmarkStart w:id="744" w:name="_Toc17970"/>
      <w:bookmarkStart w:id="745" w:name="_Toc13109"/>
      <w:bookmarkStart w:id="746" w:name="_Toc4711"/>
      <w:bookmarkStart w:id="747" w:name="_Toc14039"/>
      <w:bookmarkStart w:id="748" w:name="_Toc192580198"/>
      <w:bookmarkStart w:id="749" w:name="_Toc12358"/>
      <w:bookmarkStart w:id="750" w:name="_Toc27124"/>
      <w:bookmarkStart w:id="751" w:name="_Toc30010"/>
      <w:bookmarkStart w:id="752" w:name="_Toc14340"/>
      <w:bookmarkStart w:id="753" w:name="_Toc8685"/>
      <w:bookmarkStart w:id="754" w:name="_Toc28013"/>
      <w:bookmarkStart w:id="755" w:name="_Toc14887"/>
      <w:bookmarkStart w:id="756" w:name="_Toc17552"/>
      <w:bookmarkStart w:id="757" w:name="_Toc2146"/>
      <w:bookmarkStart w:id="758" w:name="_Toc22045"/>
      <w:bookmarkStart w:id="759" w:name="_Toc8118"/>
      <w:bookmarkStart w:id="760" w:name="_Toc271"/>
      <w:bookmarkStart w:id="761" w:name="_Toc14343"/>
      <w:bookmarkStart w:id="762" w:name="_Toc29838"/>
      <w:bookmarkStart w:id="763" w:name="_Toc14070"/>
      <w:bookmarkStart w:id="764" w:name="_Toc31007"/>
      <w:r>
        <w:rPr>
          <w:color w:val="auto"/>
          <w:highlight w:val="none"/>
          <w:lang w:eastAsia="zh-CN"/>
        </w:rPr>
        <w:t>4.2 工作内容</w:t>
      </w:r>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p>
    <w:p w14:paraId="2B1D4CF1">
      <w:pPr>
        <w:pStyle w:val="4"/>
        <w:ind w:firstLine="241"/>
        <w:rPr>
          <w:color w:val="auto"/>
          <w:highlight w:val="none"/>
          <w:lang w:eastAsia="zh-CN"/>
        </w:rPr>
      </w:pPr>
      <w:bookmarkStart w:id="765" w:name="_Toc29595"/>
      <w:bookmarkStart w:id="766" w:name="_Toc19096"/>
      <w:bookmarkStart w:id="767" w:name="_Toc4524"/>
      <w:bookmarkStart w:id="768" w:name="_Toc26384"/>
      <w:bookmarkStart w:id="769" w:name="_Toc21812"/>
      <w:bookmarkStart w:id="770" w:name="_Toc31925"/>
      <w:bookmarkStart w:id="771" w:name="_Toc10497"/>
      <w:bookmarkStart w:id="772" w:name="_Toc2978"/>
      <w:bookmarkStart w:id="773" w:name="_Toc29306"/>
      <w:bookmarkStart w:id="774" w:name="_Toc3332"/>
      <w:bookmarkStart w:id="775" w:name="_Toc21715"/>
      <w:bookmarkStart w:id="776" w:name="_Toc192580199"/>
      <w:bookmarkStart w:id="777" w:name="_Toc10255"/>
      <w:bookmarkStart w:id="778" w:name="_Toc3040"/>
      <w:bookmarkStart w:id="779" w:name="_Toc21482"/>
      <w:bookmarkStart w:id="780" w:name="_Toc21440"/>
      <w:bookmarkStart w:id="781" w:name="_Toc8108"/>
      <w:bookmarkStart w:id="782" w:name="_Toc19542"/>
      <w:bookmarkStart w:id="783" w:name="_Toc1266"/>
      <w:bookmarkStart w:id="784" w:name="_Toc10461"/>
      <w:r>
        <w:rPr>
          <w:rFonts w:hint="eastAsia"/>
          <w:color w:val="auto"/>
          <w:highlight w:val="none"/>
          <w:lang w:eastAsia="zh-CN"/>
        </w:rPr>
        <w:t>4.2.1 竣工验收计划</w:t>
      </w:r>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p>
    <w:p w14:paraId="00EE5462">
      <w:pPr>
        <w:numPr>
          <w:ilvl w:val="0"/>
          <w:numId w:val="23"/>
        </w:numPr>
        <w:ind w:firstLine="480"/>
        <w:rPr>
          <w:rFonts w:hint="eastAsia" w:eastAsia="宋体"/>
          <w:color w:val="auto"/>
          <w:highlight w:val="none"/>
          <w:lang w:eastAsia="zh-CN"/>
        </w:rPr>
      </w:pPr>
      <w:r>
        <w:rPr>
          <w:rFonts w:hint="eastAsia" w:eastAsia="宋体"/>
          <w:color w:val="auto"/>
          <w:highlight w:val="none"/>
          <w:lang w:eastAsia="zh-CN"/>
        </w:rPr>
        <w:t>编制竣工验收计划，明确预验收、规划验收、管线备案、资料验收、质量竣工验收、项目竣工验收、消防验收、人防验收、工程备案、各专业验收时序</w:t>
      </w:r>
      <w:r>
        <w:rPr>
          <w:rFonts w:hint="eastAsia"/>
          <w:color w:val="auto"/>
          <w:highlight w:val="none"/>
          <w:lang w:eastAsia="zh-CN"/>
        </w:rPr>
        <w:t>；</w:t>
      </w:r>
    </w:p>
    <w:p w14:paraId="76DBE898">
      <w:pPr>
        <w:numPr>
          <w:ilvl w:val="0"/>
          <w:numId w:val="23"/>
        </w:numPr>
        <w:ind w:firstLine="480"/>
        <w:rPr>
          <w:rFonts w:hint="eastAsia" w:eastAsia="宋体"/>
          <w:color w:val="auto"/>
          <w:highlight w:val="none"/>
          <w:lang w:eastAsia="zh-CN"/>
        </w:rPr>
      </w:pPr>
      <w:r>
        <w:rPr>
          <w:rFonts w:hint="eastAsia"/>
          <w:color w:val="auto"/>
          <w:highlight w:val="none"/>
          <w:lang w:eastAsia="zh-CN"/>
        </w:rPr>
        <w:t>组织制定竣工验收方案；</w:t>
      </w:r>
    </w:p>
    <w:p w14:paraId="5E2AA4B1">
      <w:pPr>
        <w:numPr>
          <w:ilvl w:val="0"/>
          <w:numId w:val="23"/>
        </w:numPr>
        <w:tabs>
          <w:tab w:val="left" w:pos="581"/>
        </w:tabs>
        <w:ind w:firstLine="480"/>
        <w:rPr>
          <w:rFonts w:hint="eastAsia" w:eastAsia="宋体"/>
          <w:color w:val="auto"/>
          <w:highlight w:val="none"/>
          <w:lang w:eastAsia="zh-CN"/>
        </w:rPr>
      </w:pPr>
      <w:r>
        <w:rPr>
          <w:rFonts w:hint="eastAsia" w:eastAsia="宋体"/>
          <w:color w:val="auto"/>
          <w:highlight w:val="none"/>
          <w:lang w:eastAsia="zh-CN"/>
        </w:rPr>
        <w:t>组织</w:t>
      </w:r>
      <w:r>
        <w:rPr>
          <w:rFonts w:hint="eastAsia"/>
          <w:color w:val="auto"/>
          <w:highlight w:val="none"/>
          <w:lang w:eastAsia="zh-CN"/>
        </w:rPr>
        <w:t>编制竣工验收资料清单和备案清单，准备各监督机构</w:t>
      </w:r>
      <w:r>
        <w:rPr>
          <w:rFonts w:hint="eastAsia" w:ascii="Times New Roman" w:eastAsia="宋体"/>
          <w:b w:val="0"/>
          <w:color w:val="auto"/>
          <w:kern w:val="0"/>
          <w:sz w:val="24"/>
          <w:szCs w:val="24"/>
          <w:highlight w:val="none"/>
          <w:lang w:val="zh-CN" w:eastAsia="zh-CN"/>
        </w:rPr>
        <w:t>建设工程竣工验收</w:t>
      </w:r>
      <w:r>
        <w:rPr>
          <w:rFonts w:hint="eastAsia" w:eastAsia="宋体"/>
          <w:b w:val="0"/>
          <w:color w:val="auto"/>
          <w:kern w:val="0"/>
          <w:sz w:val="24"/>
          <w:szCs w:val="24"/>
          <w:highlight w:val="none"/>
          <w:lang w:val="zh-CN" w:eastAsia="zh-CN"/>
        </w:rPr>
        <w:t>或备案基本</w:t>
      </w:r>
      <w:r>
        <w:rPr>
          <w:rFonts w:hint="eastAsia" w:ascii="Times New Roman" w:eastAsia="宋体"/>
          <w:b w:val="0"/>
          <w:color w:val="auto"/>
          <w:kern w:val="0"/>
          <w:sz w:val="24"/>
          <w:szCs w:val="24"/>
          <w:highlight w:val="none"/>
          <w:lang w:val="zh-CN" w:eastAsia="zh-CN"/>
        </w:rPr>
        <w:t>条件</w:t>
      </w:r>
      <w:r>
        <w:rPr>
          <w:rFonts w:hint="eastAsia" w:eastAsia="宋体"/>
          <w:b w:val="0"/>
          <w:color w:val="auto"/>
          <w:kern w:val="0"/>
          <w:sz w:val="24"/>
          <w:szCs w:val="24"/>
          <w:highlight w:val="none"/>
          <w:lang w:val="zh-CN" w:eastAsia="zh-CN"/>
        </w:rPr>
        <w:t>；</w:t>
      </w:r>
    </w:p>
    <w:p w14:paraId="7038AFDA">
      <w:pPr>
        <w:numPr>
          <w:ilvl w:val="0"/>
          <w:numId w:val="23"/>
        </w:numPr>
        <w:tabs>
          <w:tab w:val="left" w:pos="581"/>
        </w:tabs>
        <w:ind w:firstLine="480"/>
        <w:rPr>
          <w:color w:val="auto"/>
          <w:highlight w:val="none"/>
          <w:lang w:eastAsia="zh-CN"/>
        </w:rPr>
      </w:pPr>
      <w:r>
        <w:rPr>
          <w:rFonts w:hint="eastAsia"/>
          <w:color w:val="auto"/>
          <w:highlight w:val="none"/>
          <w:lang w:eastAsia="zh-CN"/>
        </w:rPr>
        <w:t>对重要的单位工程单独组织编制专项验收计划。</w:t>
      </w:r>
    </w:p>
    <w:p w14:paraId="4754357E">
      <w:pPr>
        <w:pStyle w:val="4"/>
        <w:ind w:firstLine="241"/>
        <w:rPr>
          <w:color w:val="auto"/>
          <w:highlight w:val="none"/>
          <w:lang w:eastAsia="zh-CN"/>
        </w:rPr>
      </w:pPr>
      <w:bookmarkStart w:id="785" w:name="_Toc6249"/>
      <w:bookmarkStart w:id="786" w:name="_Toc10025"/>
      <w:bookmarkStart w:id="787" w:name="_Toc17220"/>
      <w:bookmarkStart w:id="788" w:name="_Toc21633"/>
      <w:bookmarkStart w:id="789" w:name="_Toc27670"/>
      <w:bookmarkStart w:id="790" w:name="_Toc29722"/>
      <w:bookmarkStart w:id="791" w:name="_Toc20182"/>
      <w:bookmarkStart w:id="792" w:name="_Toc9624"/>
      <w:bookmarkStart w:id="793" w:name="_Toc29051"/>
      <w:bookmarkStart w:id="794" w:name="_Toc8705"/>
      <w:bookmarkStart w:id="795" w:name="_Toc29342"/>
      <w:bookmarkStart w:id="796" w:name="_Toc3716"/>
      <w:bookmarkStart w:id="797" w:name="_Toc6130"/>
      <w:bookmarkStart w:id="798" w:name="_Toc192580200"/>
      <w:bookmarkStart w:id="799" w:name="_Toc23787"/>
      <w:bookmarkStart w:id="800" w:name="_Toc3461"/>
      <w:bookmarkStart w:id="801" w:name="_Toc26476"/>
      <w:bookmarkStart w:id="802" w:name="_Toc3676"/>
      <w:bookmarkStart w:id="803" w:name="_Toc21757"/>
      <w:bookmarkStart w:id="804" w:name="_Toc12535"/>
      <w:r>
        <w:rPr>
          <w:rFonts w:hint="eastAsia"/>
          <w:color w:val="auto"/>
          <w:highlight w:val="none"/>
          <w:lang w:eastAsia="zh-CN"/>
        </w:rPr>
        <w:t>4.2.2 竣工验收</w:t>
      </w:r>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p>
    <w:p w14:paraId="2589F254">
      <w:pPr>
        <w:numPr>
          <w:ilvl w:val="0"/>
          <w:numId w:val="24"/>
        </w:numPr>
        <w:ind w:firstLine="480"/>
        <w:rPr>
          <w:color w:val="auto"/>
          <w:highlight w:val="none"/>
          <w:lang w:eastAsia="zh-CN"/>
        </w:rPr>
      </w:pPr>
      <w:r>
        <w:rPr>
          <w:rFonts w:hint="eastAsia" w:eastAsia="宋体"/>
          <w:b w:val="0"/>
          <w:color w:val="auto"/>
          <w:kern w:val="0"/>
          <w:sz w:val="24"/>
          <w:szCs w:val="24"/>
          <w:highlight w:val="none"/>
          <w:lang w:val="zh-CN" w:eastAsia="zh-CN"/>
        </w:rPr>
        <w:t>提前将</w:t>
      </w:r>
      <w:r>
        <w:rPr>
          <w:rFonts w:hint="eastAsia" w:ascii="Times New Roman" w:eastAsia="宋体"/>
          <w:b w:val="0"/>
          <w:color w:val="auto"/>
          <w:kern w:val="0"/>
          <w:sz w:val="24"/>
          <w:szCs w:val="24"/>
          <w:highlight w:val="none"/>
          <w:lang w:val="zh-CN" w:eastAsia="zh-CN"/>
        </w:rPr>
        <w:t>建设工程竣工验收</w:t>
      </w:r>
      <w:r>
        <w:rPr>
          <w:rFonts w:hint="eastAsia" w:eastAsia="宋体"/>
          <w:b w:val="0"/>
          <w:color w:val="auto"/>
          <w:kern w:val="0"/>
          <w:sz w:val="24"/>
          <w:szCs w:val="24"/>
          <w:highlight w:val="none"/>
          <w:lang w:val="zh-CN" w:eastAsia="zh-CN"/>
        </w:rPr>
        <w:t>基本</w:t>
      </w:r>
      <w:r>
        <w:rPr>
          <w:rFonts w:hint="eastAsia" w:ascii="Times New Roman" w:eastAsia="宋体"/>
          <w:b w:val="0"/>
          <w:color w:val="auto"/>
          <w:kern w:val="0"/>
          <w:sz w:val="24"/>
          <w:szCs w:val="24"/>
          <w:highlight w:val="none"/>
          <w:lang w:val="zh-CN" w:eastAsia="zh-CN"/>
        </w:rPr>
        <w:t>条件</w:t>
      </w:r>
      <w:r>
        <w:rPr>
          <w:rFonts w:hint="eastAsia" w:eastAsia="宋体"/>
          <w:b w:val="0"/>
          <w:color w:val="auto"/>
          <w:kern w:val="0"/>
          <w:sz w:val="24"/>
          <w:szCs w:val="24"/>
          <w:highlight w:val="none"/>
          <w:lang w:val="zh-CN" w:eastAsia="zh-CN"/>
        </w:rPr>
        <w:t>所需资料纸质文件报质量、消防、人防等监督机构指导；</w:t>
      </w:r>
    </w:p>
    <w:p w14:paraId="62F0A19F">
      <w:pPr>
        <w:numPr>
          <w:ilvl w:val="0"/>
          <w:numId w:val="24"/>
        </w:numPr>
        <w:ind w:firstLine="480"/>
        <w:rPr>
          <w:color w:val="auto"/>
          <w:highlight w:val="none"/>
          <w:lang w:eastAsia="zh-CN"/>
        </w:rPr>
      </w:pPr>
      <w:r>
        <w:rPr>
          <w:rFonts w:hint="eastAsia" w:hAnsi="宋体"/>
          <w:bCs/>
          <w:color w:val="auto"/>
          <w:sz w:val="24"/>
          <w:highlight w:val="none"/>
        </w:rPr>
        <w:t>工程竣工验收7个工作日前</w:t>
      </w:r>
      <w:r>
        <w:rPr>
          <w:rFonts w:hint="eastAsia"/>
          <w:color w:val="auto"/>
          <w:highlight w:val="none"/>
          <w:lang w:eastAsia="zh-CN"/>
        </w:rPr>
        <w:t>，将验收时间、地点及验收方案书面报送</w:t>
      </w:r>
      <w:r>
        <w:rPr>
          <w:rFonts w:hint="eastAsia" w:eastAsia="宋体"/>
          <w:b w:val="0"/>
          <w:color w:val="auto"/>
          <w:kern w:val="0"/>
          <w:sz w:val="24"/>
          <w:szCs w:val="24"/>
          <w:highlight w:val="none"/>
          <w:lang w:val="zh-CN" w:eastAsia="zh-CN"/>
        </w:rPr>
        <w:t>质量、消防、人防等监督机构</w:t>
      </w:r>
      <w:r>
        <w:rPr>
          <w:rFonts w:hint="eastAsia"/>
          <w:color w:val="auto"/>
          <w:highlight w:val="none"/>
          <w:lang w:eastAsia="zh-CN"/>
        </w:rPr>
        <w:t>；</w:t>
      </w:r>
    </w:p>
    <w:p w14:paraId="4FD7C0FC">
      <w:pPr>
        <w:numPr>
          <w:ilvl w:val="0"/>
          <w:numId w:val="24"/>
        </w:numPr>
        <w:ind w:firstLine="480"/>
        <w:rPr>
          <w:color w:val="auto"/>
          <w:highlight w:val="none"/>
        </w:rPr>
      </w:pPr>
      <w:r>
        <w:rPr>
          <w:rFonts w:hint="eastAsia"/>
          <w:color w:val="auto"/>
          <w:highlight w:val="none"/>
        </w:rPr>
        <w:t>组织竣工验收会议</w:t>
      </w:r>
      <w:r>
        <w:rPr>
          <w:rFonts w:hint="eastAsia"/>
          <w:color w:val="auto"/>
          <w:highlight w:val="none"/>
          <w:lang w:eastAsia="zh-CN"/>
        </w:rPr>
        <w:t>，各参建单位实体查验，对合同及图纸完成情况、质量、资料等进行评价，提出整改意见，签署验收文件</w:t>
      </w:r>
      <w:r>
        <w:rPr>
          <w:rFonts w:hint="eastAsia"/>
          <w:color w:val="auto"/>
          <w:highlight w:val="none"/>
        </w:rPr>
        <w:t>；</w:t>
      </w:r>
    </w:p>
    <w:p w14:paraId="2AC3BB13">
      <w:pPr>
        <w:numPr>
          <w:ilvl w:val="0"/>
          <w:numId w:val="24"/>
        </w:numPr>
        <w:ind w:firstLine="480"/>
        <w:rPr>
          <w:rFonts w:hint="eastAsia"/>
          <w:color w:val="auto"/>
          <w:highlight w:val="none"/>
          <w:lang w:eastAsia="zh-CN"/>
        </w:rPr>
      </w:pPr>
      <w:r>
        <w:rPr>
          <w:rFonts w:hint="eastAsia"/>
          <w:color w:val="auto"/>
          <w:highlight w:val="none"/>
          <w:lang w:eastAsia="zh-CN"/>
        </w:rPr>
        <w:t>监督机构同步监督，出具监督意见；</w:t>
      </w:r>
      <w:bookmarkStart w:id="805" w:name="_Toc7890"/>
    </w:p>
    <w:p w14:paraId="2FFBC538">
      <w:pPr>
        <w:numPr>
          <w:ilvl w:val="0"/>
          <w:numId w:val="24"/>
        </w:numPr>
        <w:ind w:firstLine="480"/>
        <w:rPr>
          <w:rFonts w:hint="eastAsia"/>
          <w:color w:val="auto"/>
          <w:highlight w:val="none"/>
          <w:lang w:eastAsia="zh-CN"/>
        </w:rPr>
      </w:pPr>
      <w:r>
        <w:rPr>
          <w:rFonts w:hint="eastAsia"/>
          <w:color w:val="auto"/>
          <w:highlight w:val="none"/>
          <w:lang w:eastAsia="zh-CN"/>
        </w:rPr>
        <w:t>组织参建单位进行缺陷整改。</w:t>
      </w:r>
      <w:bookmarkEnd w:id="805"/>
      <w:bookmarkStart w:id="806" w:name="_Toc4197"/>
      <w:bookmarkStart w:id="807" w:name="_Toc30217"/>
      <w:bookmarkStart w:id="808" w:name="_Toc25572"/>
      <w:bookmarkStart w:id="809" w:name="_Toc15539"/>
      <w:bookmarkStart w:id="810" w:name="_Toc21554"/>
      <w:bookmarkStart w:id="811" w:name="_Toc2595"/>
      <w:bookmarkStart w:id="812" w:name="_Toc4014"/>
      <w:bookmarkStart w:id="813" w:name="_Toc192580201"/>
      <w:bookmarkStart w:id="814" w:name="_Toc15095"/>
    </w:p>
    <w:p w14:paraId="5D961A8E">
      <w:pPr>
        <w:pStyle w:val="4"/>
        <w:ind w:firstLine="241"/>
        <w:rPr>
          <w:color w:val="auto"/>
          <w:highlight w:val="none"/>
          <w:lang w:eastAsia="zh-CN"/>
        </w:rPr>
      </w:pPr>
      <w:bookmarkStart w:id="815" w:name="_Toc24652"/>
      <w:bookmarkStart w:id="816" w:name="_Toc6025"/>
      <w:bookmarkStart w:id="817" w:name="_Toc4900"/>
      <w:bookmarkStart w:id="818" w:name="_Toc23436"/>
      <w:bookmarkStart w:id="819" w:name="_Toc18056"/>
      <w:bookmarkStart w:id="820" w:name="_Toc2733"/>
      <w:bookmarkStart w:id="821" w:name="_Toc27409"/>
      <w:bookmarkStart w:id="822" w:name="_Toc6908"/>
      <w:bookmarkStart w:id="823" w:name="_Toc25901"/>
      <w:bookmarkStart w:id="824" w:name="_Toc10846"/>
      <w:bookmarkStart w:id="825" w:name="_Toc20405"/>
      <w:r>
        <w:rPr>
          <w:rFonts w:hint="eastAsia"/>
          <w:color w:val="auto"/>
          <w:highlight w:val="none"/>
          <w:lang w:eastAsia="zh-CN"/>
        </w:rPr>
        <w:t>4.2.3 竣工资料</w:t>
      </w:r>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p>
    <w:p w14:paraId="524F6932">
      <w:pPr>
        <w:numPr>
          <w:ilvl w:val="0"/>
          <w:numId w:val="25"/>
        </w:numPr>
        <w:ind w:firstLine="480"/>
        <w:rPr>
          <w:color w:val="auto"/>
          <w:highlight w:val="none"/>
          <w:lang w:eastAsia="zh-CN"/>
        </w:rPr>
      </w:pPr>
      <w:r>
        <w:rPr>
          <w:rFonts w:hint="eastAsia"/>
          <w:color w:val="auto"/>
          <w:highlight w:val="none"/>
          <w:lang w:eastAsia="zh-CN"/>
        </w:rPr>
        <w:t>组织制定竣工资料管理方案，经专题会议通过后监督实施；</w:t>
      </w:r>
    </w:p>
    <w:p w14:paraId="63961360">
      <w:pPr>
        <w:numPr>
          <w:ilvl w:val="0"/>
          <w:numId w:val="25"/>
        </w:numPr>
        <w:ind w:firstLine="480"/>
        <w:rPr>
          <w:color w:val="auto"/>
          <w:highlight w:val="none"/>
          <w:lang w:eastAsia="zh-CN"/>
        </w:rPr>
      </w:pPr>
      <w:r>
        <w:rPr>
          <w:rFonts w:hint="eastAsia"/>
          <w:color w:val="auto"/>
          <w:highlight w:val="none"/>
          <w:lang w:eastAsia="zh-CN"/>
        </w:rPr>
        <w:t>核查竣工资料，确保真实、准确、系统、完整，便于存取和检索，按项目的统一规定完成存档；</w:t>
      </w:r>
    </w:p>
    <w:p w14:paraId="760329D0">
      <w:pPr>
        <w:numPr>
          <w:ilvl w:val="0"/>
          <w:numId w:val="25"/>
        </w:numPr>
        <w:ind w:firstLine="480"/>
        <w:rPr>
          <w:color w:val="auto"/>
          <w:highlight w:val="none"/>
          <w:lang w:eastAsia="zh-CN"/>
        </w:rPr>
      </w:pPr>
      <w:r>
        <w:rPr>
          <w:rFonts w:hint="eastAsia"/>
          <w:color w:val="auto"/>
          <w:highlight w:val="none"/>
          <w:lang w:eastAsia="zh-CN"/>
        </w:rPr>
        <w:t>组织收集竣工验收备案相关文件，办理工程竣工验收备案手续；</w:t>
      </w:r>
    </w:p>
    <w:p w14:paraId="34FB8918">
      <w:pPr>
        <w:numPr>
          <w:ilvl w:val="0"/>
          <w:numId w:val="25"/>
        </w:numPr>
        <w:ind w:firstLine="480"/>
        <w:rPr>
          <w:color w:val="auto"/>
          <w:highlight w:val="none"/>
          <w:lang w:eastAsia="zh-CN"/>
        </w:rPr>
      </w:pPr>
      <w:r>
        <w:rPr>
          <w:rFonts w:hint="eastAsia"/>
          <w:color w:val="auto"/>
          <w:highlight w:val="none"/>
          <w:lang w:eastAsia="zh-CN"/>
        </w:rPr>
        <w:t>工程资料组卷移交城建档案馆及档案中心。</w:t>
      </w:r>
    </w:p>
    <w:p w14:paraId="3F4E7277">
      <w:pPr>
        <w:pStyle w:val="4"/>
        <w:ind w:firstLine="241"/>
        <w:rPr>
          <w:color w:val="auto"/>
          <w:highlight w:val="none"/>
          <w:lang w:eastAsia="zh-CN"/>
        </w:rPr>
      </w:pPr>
      <w:bookmarkStart w:id="826" w:name="_Toc7772"/>
      <w:bookmarkStart w:id="827" w:name="_Toc12828"/>
      <w:bookmarkStart w:id="828" w:name="_Toc26860"/>
      <w:bookmarkStart w:id="829" w:name="_Toc19698"/>
      <w:bookmarkStart w:id="830" w:name="_Toc13827"/>
      <w:bookmarkStart w:id="831" w:name="_Toc5279"/>
      <w:bookmarkStart w:id="832" w:name="_Toc192580202"/>
      <w:bookmarkStart w:id="833" w:name="_Toc23439"/>
      <w:bookmarkStart w:id="834" w:name="_Toc9604"/>
      <w:bookmarkStart w:id="835" w:name="_Toc4635"/>
      <w:bookmarkStart w:id="836" w:name="_Toc2235"/>
      <w:bookmarkStart w:id="837" w:name="_Toc4590"/>
      <w:bookmarkStart w:id="838" w:name="_Toc31218"/>
      <w:bookmarkStart w:id="839" w:name="_Toc21948"/>
      <w:bookmarkStart w:id="840" w:name="_Toc6860"/>
      <w:bookmarkStart w:id="841" w:name="_Toc18186"/>
      <w:bookmarkStart w:id="842" w:name="_Toc26206"/>
      <w:bookmarkStart w:id="843" w:name="_Toc31109"/>
      <w:bookmarkStart w:id="844" w:name="_Toc5430"/>
      <w:bookmarkStart w:id="845" w:name="_Toc18610"/>
      <w:r>
        <w:rPr>
          <w:rFonts w:hint="eastAsia"/>
          <w:color w:val="auto"/>
          <w:highlight w:val="none"/>
          <w:lang w:eastAsia="zh-CN"/>
        </w:rPr>
        <w:t xml:space="preserve">4.2.4 </w:t>
      </w:r>
      <w:bookmarkEnd w:id="826"/>
      <w:bookmarkEnd w:id="827"/>
      <w:bookmarkEnd w:id="828"/>
      <w:bookmarkEnd w:id="829"/>
      <w:bookmarkEnd w:id="830"/>
      <w:bookmarkEnd w:id="831"/>
      <w:bookmarkEnd w:id="832"/>
      <w:bookmarkEnd w:id="833"/>
      <w:bookmarkEnd w:id="834"/>
      <w:bookmarkEnd w:id="835"/>
      <w:bookmarkEnd w:id="836"/>
      <w:bookmarkStart w:id="846" w:name="_Toc13583"/>
      <w:bookmarkStart w:id="847" w:name="_Toc22931"/>
      <w:r>
        <w:rPr>
          <w:rFonts w:hint="eastAsia"/>
          <w:color w:val="auto"/>
          <w:highlight w:val="none"/>
          <w:lang w:eastAsia="zh-CN"/>
        </w:rPr>
        <w:t>竣工移交</w:t>
      </w:r>
      <w:bookmarkEnd w:id="837"/>
      <w:bookmarkEnd w:id="838"/>
      <w:bookmarkEnd w:id="839"/>
      <w:bookmarkEnd w:id="840"/>
      <w:bookmarkEnd w:id="841"/>
      <w:bookmarkEnd w:id="842"/>
      <w:bookmarkEnd w:id="843"/>
      <w:bookmarkEnd w:id="844"/>
      <w:bookmarkEnd w:id="845"/>
      <w:bookmarkEnd w:id="846"/>
      <w:bookmarkEnd w:id="847"/>
    </w:p>
    <w:p w14:paraId="65ACB194">
      <w:pPr>
        <w:numPr>
          <w:ilvl w:val="0"/>
          <w:numId w:val="26"/>
        </w:numPr>
        <w:ind w:firstLine="480"/>
        <w:rPr>
          <w:color w:val="auto"/>
          <w:highlight w:val="none"/>
          <w:lang w:eastAsia="zh-CN"/>
        </w:rPr>
      </w:pPr>
      <w:r>
        <w:rPr>
          <w:rFonts w:hint="eastAsia"/>
          <w:color w:val="auto"/>
          <w:highlight w:val="none"/>
          <w:lang w:eastAsia="zh-CN"/>
        </w:rPr>
        <w:t>组织参建单位、行业管理单位、使用单位及养护单位成立移交组，明确责任，编制移交计划；</w:t>
      </w:r>
    </w:p>
    <w:p w14:paraId="4A058A84">
      <w:pPr>
        <w:numPr>
          <w:ilvl w:val="0"/>
          <w:numId w:val="26"/>
        </w:numPr>
        <w:ind w:firstLine="480"/>
        <w:rPr>
          <w:color w:val="auto"/>
          <w:highlight w:val="none"/>
          <w:lang w:eastAsia="zh-CN"/>
        </w:rPr>
      </w:pPr>
      <w:r>
        <w:rPr>
          <w:rFonts w:hint="eastAsia"/>
          <w:color w:val="auto"/>
          <w:highlight w:val="none"/>
          <w:lang w:eastAsia="zh-CN"/>
        </w:rPr>
        <w:t>审查工程项目竣工移交条件、范围，组织编制项目移交设备清单、编制工程使用说明书；</w:t>
      </w:r>
    </w:p>
    <w:p w14:paraId="6F48A1D4">
      <w:pPr>
        <w:numPr>
          <w:ilvl w:val="0"/>
          <w:numId w:val="26"/>
        </w:numPr>
        <w:ind w:firstLine="480"/>
        <w:rPr>
          <w:color w:val="auto"/>
          <w:highlight w:val="none"/>
          <w:lang w:eastAsia="zh-CN"/>
        </w:rPr>
      </w:pPr>
      <w:r>
        <w:rPr>
          <w:rFonts w:hint="eastAsia"/>
          <w:color w:val="auto"/>
          <w:highlight w:val="none"/>
          <w:lang w:eastAsia="zh-CN"/>
        </w:rPr>
        <w:t>组织现场实体移交，完成移交证书签署；</w:t>
      </w:r>
    </w:p>
    <w:p w14:paraId="03B313F6">
      <w:pPr>
        <w:numPr>
          <w:ilvl w:val="0"/>
          <w:numId w:val="26"/>
        </w:numPr>
        <w:ind w:firstLine="480"/>
        <w:rPr>
          <w:color w:val="auto"/>
          <w:highlight w:val="none"/>
          <w:lang w:eastAsia="zh-CN"/>
        </w:rPr>
      </w:pPr>
      <w:r>
        <w:rPr>
          <w:rFonts w:hint="eastAsia"/>
          <w:color w:val="auto"/>
          <w:highlight w:val="none"/>
          <w:lang w:eastAsia="zh-CN"/>
        </w:rPr>
        <w:t>同步委托第三方机构开展竣工测量，办理不动产登记；</w:t>
      </w:r>
    </w:p>
    <w:p w14:paraId="078ED558">
      <w:pPr>
        <w:numPr>
          <w:ilvl w:val="0"/>
          <w:numId w:val="26"/>
        </w:numPr>
        <w:ind w:firstLine="480"/>
        <w:rPr>
          <w:color w:val="auto"/>
          <w:highlight w:val="none"/>
          <w:lang w:eastAsia="zh-CN"/>
        </w:rPr>
      </w:pPr>
      <w:r>
        <w:rPr>
          <w:rFonts w:hint="eastAsia"/>
          <w:color w:val="auto"/>
          <w:highlight w:val="none"/>
          <w:lang w:eastAsia="zh-CN"/>
        </w:rPr>
        <w:t>组织办理资产转固及资产移交。</w:t>
      </w:r>
    </w:p>
    <w:p w14:paraId="243587AB">
      <w:pPr>
        <w:pStyle w:val="4"/>
        <w:ind w:firstLine="241"/>
        <w:rPr>
          <w:color w:val="auto"/>
          <w:highlight w:val="none"/>
          <w:lang w:eastAsia="zh-CN"/>
        </w:rPr>
      </w:pPr>
      <w:bookmarkStart w:id="848" w:name="_Toc912"/>
      <w:bookmarkStart w:id="849" w:name="_Toc31226"/>
      <w:bookmarkStart w:id="850" w:name="_Toc10041"/>
      <w:bookmarkStart w:id="851" w:name="_Toc31319"/>
      <w:bookmarkStart w:id="852" w:name="_Toc14415"/>
      <w:bookmarkStart w:id="853" w:name="_Toc30693"/>
      <w:bookmarkStart w:id="854" w:name="_Toc30521"/>
      <w:bookmarkStart w:id="855" w:name="_Toc3779"/>
      <w:bookmarkStart w:id="856" w:name="_Toc10312"/>
      <w:bookmarkStart w:id="857" w:name="_Toc27695"/>
      <w:bookmarkStart w:id="858" w:name="_Toc2738"/>
      <w:r>
        <w:rPr>
          <w:rFonts w:hint="eastAsia"/>
          <w:color w:val="auto"/>
          <w:highlight w:val="none"/>
          <w:lang w:eastAsia="zh-CN"/>
        </w:rPr>
        <w:t>4.2.5</w:t>
      </w:r>
      <w:r>
        <w:rPr>
          <w:rFonts w:hint="eastAsia"/>
          <w:color w:val="auto"/>
          <w:highlight w:val="none"/>
          <w:lang w:val="en-US" w:eastAsia="zh-CN"/>
        </w:rPr>
        <w:t xml:space="preserve"> </w:t>
      </w:r>
      <w:r>
        <w:rPr>
          <w:rFonts w:hint="eastAsia"/>
          <w:color w:val="auto"/>
          <w:highlight w:val="none"/>
          <w:lang w:eastAsia="zh-CN"/>
        </w:rPr>
        <w:t>竣工结算</w:t>
      </w:r>
      <w:bookmarkEnd w:id="848"/>
      <w:bookmarkEnd w:id="849"/>
      <w:bookmarkEnd w:id="850"/>
      <w:bookmarkEnd w:id="851"/>
      <w:bookmarkEnd w:id="852"/>
      <w:bookmarkEnd w:id="853"/>
      <w:bookmarkEnd w:id="854"/>
      <w:bookmarkEnd w:id="855"/>
      <w:bookmarkEnd w:id="856"/>
      <w:bookmarkEnd w:id="857"/>
      <w:bookmarkEnd w:id="858"/>
    </w:p>
    <w:p w14:paraId="578B0640">
      <w:pPr>
        <w:numPr>
          <w:ilvl w:val="0"/>
          <w:numId w:val="27"/>
        </w:numPr>
        <w:ind w:firstLine="480"/>
        <w:rPr>
          <w:color w:val="auto"/>
          <w:highlight w:val="none"/>
          <w:lang w:eastAsia="zh-CN"/>
        </w:rPr>
      </w:pPr>
      <w:r>
        <w:rPr>
          <w:rFonts w:hint="eastAsia"/>
          <w:color w:val="auto"/>
          <w:highlight w:val="none"/>
          <w:lang w:eastAsia="zh-CN"/>
        </w:rPr>
        <w:t>检查项目合同、竣工图纸、招投标文件、施工方案、图纸会审、变更签证、隐蔽验收记录、索赔及其他竣工结算相关资料的完整性；</w:t>
      </w:r>
    </w:p>
    <w:p w14:paraId="6FA79D6C">
      <w:pPr>
        <w:numPr>
          <w:ilvl w:val="0"/>
          <w:numId w:val="27"/>
        </w:numPr>
        <w:ind w:firstLine="480"/>
        <w:rPr>
          <w:color w:val="auto"/>
          <w:highlight w:val="none"/>
          <w:lang w:eastAsia="zh-CN"/>
        </w:rPr>
      </w:pPr>
      <w:r>
        <w:rPr>
          <w:rFonts w:hint="eastAsia"/>
          <w:color w:val="auto"/>
          <w:highlight w:val="none"/>
          <w:lang w:eastAsia="zh-CN"/>
        </w:rPr>
        <w:t>组织现场踏勘，按计划组织编制结算文件；</w:t>
      </w:r>
    </w:p>
    <w:p w14:paraId="3DA45A2E">
      <w:pPr>
        <w:numPr>
          <w:ilvl w:val="0"/>
          <w:numId w:val="27"/>
        </w:numPr>
        <w:ind w:firstLine="480"/>
        <w:rPr>
          <w:color w:val="auto"/>
          <w:highlight w:val="none"/>
          <w:lang w:eastAsia="zh-CN"/>
        </w:rPr>
      </w:pPr>
      <w:r>
        <w:rPr>
          <w:rFonts w:hint="eastAsia"/>
          <w:color w:val="auto"/>
          <w:highlight w:val="none"/>
          <w:lang w:eastAsia="zh-CN"/>
        </w:rPr>
        <w:t>制发《项目结算申报通知单》，并负责收集《结算申报通知回执单》；</w:t>
      </w:r>
    </w:p>
    <w:p w14:paraId="7FE623E3">
      <w:pPr>
        <w:numPr>
          <w:ilvl w:val="0"/>
          <w:numId w:val="27"/>
        </w:numPr>
        <w:ind w:firstLine="480"/>
        <w:rPr>
          <w:color w:val="auto"/>
          <w:highlight w:val="none"/>
          <w:lang w:eastAsia="zh-CN"/>
        </w:rPr>
      </w:pPr>
      <w:r>
        <w:rPr>
          <w:rFonts w:hint="eastAsia"/>
          <w:color w:val="auto"/>
          <w:highlight w:val="none"/>
          <w:lang w:eastAsia="zh-CN"/>
        </w:rPr>
        <w:t>审核竣工结算资料完整性并提出书面意见；</w:t>
      </w:r>
    </w:p>
    <w:p w14:paraId="7D5F9A78">
      <w:pPr>
        <w:numPr>
          <w:ilvl w:val="0"/>
          <w:numId w:val="27"/>
        </w:numPr>
        <w:ind w:firstLine="480"/>
        <w:rPr>
          <w:color w:val="auto"/>
          <w:highlight w:val="none"/>
          <w:lang w:eastAsia="zh-CN"/>
        </w:rPr>
      </w:pPr>
      <w:r>
        <w:rPr>
          <w:rFonts w:hint="eastAsia"/>
          <w:color w:val="auto"/>
          <w:highlight w:val="none"/>
          <w:lang w:eastAsia="zh-CN"/>
        </w:rPr>
        <w:t>参加审核会议，澄清问题，提出整改措施，并形成会议纪要；</w:t>
      </w:r>
    </w:p>
    <w:p w14:paraId="422B29DE">
      <w:pPr>
        <w:numPr>
          <w:ilvl w:val="0"/>
          <w:numId w:val="27"/>
        </w:numPr>
        <w:ind w:firstLine="480"/>
        <w:rPr>
          <w:color w:val="auto"/>
          <w:highlight w:val="none"/>
          <w:lang w:eastAsia="zh-CN"/>
        </w:rPr>
      </w:pPr>
      <w:r>
        <w:rPr>
          <w:rFonts w:hint="eastAsia"/>
          <w:color w:val="auto"/>
          <w:highlight w:val="none"/>
          <w:lang w:eastAsia="zh-CN"/>
        </w:rPr>
        <w:t>组织进行计量、计价审核与确定，完成初步审核报告；</w:t>
      </w:r>
    </w:p>
    <w:p w14:paraId="1E04360C">
      <w:pPr>
        <w:numPr>
          <w:ilvl w:val="0"/>
          <w:numId w:val="27"/>
        </w:numPr>
        <w:ind w:firstLine="480"/>
        <w:rPr>
          <w:color w:val="auto"/>
          <w:highlight w:val="none"/>
          <w:lang w:eastAsia="zh-CN"/>
        </w:rPr>
      </w:pPr>
      <w:r>
        <w:rPr>
          <w:rFonts w:hint="eastAsia"/>
          <w:color w:val="auto"/>
          <w:highlight w:val="none"/>
          <w:lang w:eastAsia="zh-CN"/>
        </w:rPr>
        <w:t>组织结算审核协调会议，形成竣工结算审核成果文件；</w:t>
      </w:r>
    </w:p>
    <w:p w14:paraId="110700A2">
      <w:pPr>
        <w:numPr>
          <w:ilvl w:val="0"/>
          <w:numId w:val="27"/>
        </w:numPr>
        <w:ind w:firstLine="480"/>
        <w:rPr>
          <w:color w:val="auto"/>
          <w:highlight w:val="none"/>
          <w:lang w:eastAsia="zh-CN"/>
        </w:rPr>
      </w:pPr>
      <w:r>
        <w:rPr>
          <w:rFonts w:hint="eastAsia"/>
          <w:color w:val="auto"/>
          <w:highlight w:val="none"/>
          <w:lang w:eastAsia="zh-CN"/>
        </w:rPr>
        <w:t>组织对比分析设计概算、施工图预算，形成分析报告；</w:t>
      </w:r>
    </w:p>
    <w:p w14:paraId="206E4D9B">
      <w:pPr>
        <w:numPr>
          <w:ilvl w:val="0"/>
          <w:numId w:val="27"/>
        </w:numPr>
        <w:ind w:firstLine="480"/>
        <w:rPr>
          <w:color w:val="auto"/>
          <w:highlight w:val="none"/>
          <w:lang w:eastAsia="zh-CN"/>
        </w:rPr>
      </w:pPr>
      <w:r>
        <w:rPr>
          <w:rFonts w:hint="eastAsia"/>
          <w:color w:val="auto"/>
          <w:highlight w:val="none"/>
          <w:lang w:eastAsia="zh-CN"/>
        </w:rPr>
        <w:t>签定竣工结算审定签署表，提交竣工结算审核报告；</w:t>
      </w:r>
    </w:p>
    <w:p w14:paraId="6BBA53DC">
      <w:pPr>
        <w:numPr>
          <w:ilvl w:val="0"/>
          <w:numId w:val="27"/>
        </w:numPr>
        <w:ind w:firstLine="480"/>
        <w:rPr>
          <w:color w:val="auto"/>
          <w:highlight w:val="none"/>
          <w:lang w:eastAsia="zh-CN"/>
        </w:rPr>
      </w:pPr>
      <w:r>
        <w:rPr>
          <w:rFonts w:hint="eastAsia"/>
          <w:color w:val="auto"/>
          <w:highlight w:val="none"/>
          <w:lang w:eastAsia="zh-CN"/>
        </w:rPr>
        <w:t>组织竣工结算文件归档。</w:t>
      </w:r>
    </w:p>
    <w:p w14:paraId="3885C407">
      <w:pPr>
        <w:pStyle w:val="4"/>
        <w:ind w:firstLine="241"/>
        <w:rPr>
          <w:color w:val="auto"/>
          <w:highlight w:val="none"/>
          <w:lang w:eastAsia="zh-CN"/>
        </w:rPr>
      </w:pPr>
      <w:bookmarkStart w:id="859" w:name="_Toc947"/>
      <w:bookmarkStart w:id="860" w:name="_Toc2353"/>
      <w:bookmarkStart w:id="861" w:name="_Toc15158"/>
      <w:bookmarkStart w:id="862" w:name="_Toc10661"/>
      <w:bookmarkStart w:id="863" w:name="_Toc20571"/>
      <w:bookmarkStart w:id="864" w:name="_Toc17718"/>
      <w:bookmarkStart w:id="865" w:name="_Toc192580204"/>
      <w:bookmarkStart w:id="866" w:name="_Toc27173"/>
      <w:bookmarkStart w:id="867" w:name="_Toc3939"/>
      <w:bookmarkStart w:id="868" w:name="_Toc17973"/>
      <w:bookmarkStart w:id="869" w:name="_Toc14800"/>
      <w:bookmarkStart w:id="870" w:name="_Toc11511"/>
      <w:bookmarkStart w:id="871" w:name="_Toc20733"/>
      <w:bookmarkStart w:id="872" w:name="_Toc8905"/>
      <w:bookmarkStart w:id="873" w:name="_Toc2874"/>
      <w:bookmarkStart w:id="874" w:name="_Toc3745"/>
      <w:bookmarkStart w:id="875" w:name="_Toc20150"/>
      <w:bookmarkStart w:id="876" w:name="_Toc10263"/>
      <w:bookmarkStart w:id="877" w:name="_Toc20680"/>
      <w:bookmarkStart w:id="878" w:name="_Toc28057"/>
      <w:r>
        <w:rPr>
          <w:rFonts w:hint="eastAsia"/>
          <w:color w:val="auto"/>
          <w:highlight w:val="none"/>
          <w:lang w:eastAsia="zh-CN"/>
        </w:rPr>
        <w:t>4.2.6 竣工决算</w:t>
      </w:r>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p>
    <w:p w14:paraId="79CD6A34">
      <w:pPr>
        <w:numPr>
          <w:ilvl w:val="0"/>
          <w:numId w:val="28"/>
        </w:numPr>
        <w:ind w:firstLine="480"/>
        <w:rPr>
          <w:color w:val="auto"/>
          <w:highlight w:val="none"/>
          <w:lang w:eastAsia="zh-CN"/>
        </w:rPr>
      </w:pPr>
      <w:r>
        <w:rPr>
          <w:rFonts w:hint="eastAsia"/>
          <w:color w:val="auto"/>
          <w:highlight w:val="none"/>
          <w:lang w:eastAsia="zh-CN"/>
        </w:rPr>
        <w:t>确定竣工决算申报范围和条件；</w:t>
      </w:r>
    </w:p>
    <w:p w14:paraId="1DBA98EE">
      <w:pPr>
        <w:numPr>
          <w:ilvl w:val="0"/>
          <w:numId w:val="28"/>
        </w:numPr>
        <w:ind w:firstLine="480"/>
        <w:rPr>
          <w:color w:val="auto"/>
          <w:highlight w:val="none"/>
          <w:lang w:eastAsia="zh-CN"/>
        </w:rPr>
      </w:pPr>
      <w:r>
        <w:rPr>
          <w:rFonts w:hint="eastAsia"/>
          <w:color w:val="auto"/>
          <w:highlight w:val="none"/>
          <w:lang w:eastAsia="zh-CN"/>
        </w:rPr>
        <w:t>收集、整理竣工决算申报依据；</w:t>
      </w:r>
    </w:p>
    <w:p w14:paraId="122F6F49">
      <w:pPr>
        <w:numPr>
          <w:ilvl w:val="0"/>
          <w:numId w:val="28"/>
        </w:numPr>
        <w:ind w:firstLine="480"/>
        <w:rPr>
          <w:color w:val="auto"/>
          <w:highlight w:val="none"/>
          <w:lang w:eastAsia="zh-CN"/>
        </w:rPr>
      </w:pPr>
      <w:r>
        <w:rPr>
          <w:rFonts w:hint="eastAsia"/>
          <w:color w:val="auto"/>
          <w:highlight w:val="none"/>
          <w:lang w:eastAsia="zh-CN"/>
        </w:rPr>
        <w:t>组织编写工程竣工决算书；</w:t>
      </w:r>
    </w:p>
    <w:p w14:paraId="65C5C119">
      <w:pPr>
        <w:numPr>
          <w:ilvl w:val="0"/>
          <w:numId w:val="28"/>
        </w:numPr>
        <w:ind w:firstLine="480"/>
        <w:rPr>
          <w:color w:val="auto"/>
          <w:highlight w:val="none"/>
          <w:lang w:eastAsia="zh-CN"/>
        </w:rPr>
      </w:pPr>
      <w:r>
        <w:rPr>
          <w:rFonts w:hint="eastAsia"/>
          <w:color w:val="auto"/>
          <w:highlight w:val="none"/>
          <w:lang w:eastAsia="zh-CN"/>
        </w:rPr>
        <w:t>审核决算文件并申报；</w:t>
      </w:r>
    </w:p>
    <w:p w14:paraId="522C5015">
      <w:pPr>
        <w:numPr>
          <w:ilvl w:val="0"/>
          <w:numId w:val="28"/>
        </w:numPr>
        <w:ind w:firstLine="480"/>
        <w:rPr>
          <w:color w:val="auto"/>
          <w:highlight w:val="none"/>
          <w:lang w:eastAsia="zh-CN"/>
        </w:rPr>
      </w:pPr>
      <w:r>
        <w:rPr>
          <w:rFonts w:hint="eastAsia"/>
          <w:color w:val="auto"/>
          <w:highlight w:val="none"/>
          <w:lang w:eastAsia="zh-CN"/>
        </w:rPr>
        <w:t>组织对工程竣工决算形成的工作底稿进行分类整理，与工程竣工决算文件一并形成归档资料；</w:t>
      </w:r>
    </w:p>
    <w:p w14:paraId="6E8A3FCB">
      <w:pPr>
        <w:numPr>
          <w:ilvl w:val="0"/>
          <w:numId w:val="28"/>
        </w:numPr>
        <w:ind w:firstLine="480"/>
        <w:rPr>
          <w:color w:val="auto"/>
          <w:highlight w:val="none"/>
          <w:lang w:eastAsia="zh-CN"/>
        </w:rPr>
      </w:pPr>
      <w:r>
        <w:rPr>
          <w:rFonts w:hint="eastAsia"/>
          <w:color w:val="auto"/>
          <w:highlight w:val="none"/>
          <w:lang w:eastAsia="zh-CN"/>
        </w:rPr>
        <w:t>组织相关参建单位及时回应决算审核过程中需进一步说明和澄清的事项；</w:t>
      </w:r>
    </w:p>
    <w:p w14:paraId="08B03451">
      <w:pPr>
        <w:numPr>
          <w:ilvl w:val="0"/>
          <w:numId w:val="28"/>
        </w:numPr>
        <w:ind w:firstLine="480"/>
        <w:rPr>
          <w:color w:val="auto"/>
          <w:highlight w:val="none"/>
          <w:lang w:eastAsia="zh-CN"/>
        </w:rPr>
      </w:pPr>
      <w:r>
        <w:rPr>
          <w:rFonts w:hint="eastAsia"/>
          <w:color w:val="auto"/>
          <w:highlight w:val="none"/>
          <w:lang w:eastAsia="zh-CN"/>
        </w:rPr>
        <w:t>取得项目竣工决算批复。</w:t>
      </w:r>
    </w:p>
    <w:p w14:paraId="351A3F1E">
      <w:pPr>
        <w:pStyle w:val="4"/>
        <w:ind w:firstLine="241"/>
        <w:rPr>
          <w:color w:val="auto"/>
          <w:highlight w:val="none"/>
          <w:lang w:eastAsia="zh-CN"/>
        </w:rPr>
      </w:pPr>
      <w:bookmarkStart w:id="879" w:name="_Toc29770"/>
      <w:bookmarkStart w:id="880" w:name="_Toc24642"/>
      <w:bookmarkStart w:id="881" w:name="_Toc27060"/>
      <w:bookmarkStart w:id="882" w:name="_Toc6939"/>
      <w:bookmarkStart w:id="883" w:name="_Toc11042"/>
      <w:bookmarkStart w:id="884" w:name="_Toc2737"/>
      <w:bookmarkStart w:id="885" w:name="_Toc11324"/>
      <w:bookmarkStart w:id="886" w:name="_Toc16326"/>
      <w:bookmarkStart w:id="887" w:name="_Toc7138"/>
      <w:bookmarkStart w:id="888" w:name="_Toc25286"/>
      <w:bookmarkStart w:id="889" w:name="_Toc6862"/>
      <w:bookmarkStart w:id="890" w:name="_Toc23357"/>
      <w:bookmarkStart w:id="891" w:name="_Toc16946"/>
      <w:bookmarkStart w:id="892" w:name="_Toc22029"/>
      <w:bookmarkStart w:id="893" w:name="_Toc18880"/>
      <w:bookmarkStart w:id="894" w:name="_Toc192580205"/>
      <w:bookmarkStart w:id="895" w:name="_Toc48"/>
      <w:bookmarkStart w:id="896" w:name="_Toc2662"/>
      <w:bookmarkStart w:id="897" w:name="_Toc26776"/>
      <w:bookmarkStart w:id="898" w:name="_Toc22336"/>
      <w:r>
        <w:rPr>
          <w:rFonts w:hint="eastAsia"/>
          <w:color w:val="auto"/>
          <w:highlight w:val="none"/>
          <w:lang w:eastAsia="zh-CN"/>
        </w:rPr>
        <w:t>4.2.7 缺陷责任期</w:t>
      </w:r>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p>
    <w:p w14:paraId="0803BF82">
      <w:pPr>
        <w:numPr>
          <w:ilvl w:val="0"/>
          <w:numId w:val="29"/>
        </w:numPr>
        <w:ind w:firstLine="480"/>
        <w:rPr>
          <w:color w:val="auto"/>
          <w:highlight w:val="none"/>
          <w:lang w:eastAsia="zh-CN"/>
        </w:rPr>
      </w:pPr>
      <w:r>
        <w:rPr>
          <w:rFonts w:hint="eastAsia"/>
          <w:color w:val="auto"/>
          <w:highlight w:val="none"/>
          <w:lang w:eastAsia="zh-CN"/>
        </w:rPr>
        <w:t>组织建立缺陷责任期维护组，制定管理制度，设置专职或兼职管理人员；</w:t>
      </w:r>
    </w:p>
    <w:p w14:paraId="622FA1B7">
      <w:pPr>
        <w:numPr>
          <w:ilvl w:val="0"/>
          <w:numId w:val="29"/>
        </w:numPr>
        <w:ind w:firstLine="480"/>
        <w:rPr>
          <w:color w:val="auto"/>
          <w:highlight w:val="none"/>
          <w:lang w:eastAsia="zh-CN"/>
        </w:rPr>
      </w:pPr>
      <w:r>
        <w:rPr>
          <w:rFonts w:hint="eastAsia"/>
          <w:color w:val="auto"/>
          <w:highlight w:val="none"/>
          <w:lang w:eastAsia="zh-CN"/>
        </w:rPr>
        <w:t>协调和监督各参建单位对质量缺陷、质量事故的处理；</w:t>
      </w:r>
    </w:p>
    <w:p w14:paraId="1DAB2B58">
      <w:pPr>
        <w:numPr>
          <w:ilvl w:val="0"/>
          <w:numId w:val="29"/>
        </w:numPr>
        <w:ind w:firstLine="480"/>
        <w:rPr>
          <w:color w:val="auto"/>
          <w:highlight w:val="none"/>
          <w:lang w:eastAsia="zh-CN"/>
        </w:rPr>
      </w:pPr>
      <w:r>
        <w:rPr>
          <w:rFonts w:hint="eastAsia"/>
          <w:color w:val="auto"/>
          <w:highlight w:val="none"/>
          <w:lang w:eastAsia="zh-CN"/>
        </w:rPr>
        <w:t>参与质量问题责任认定，制定和落实处理方案；</w:t>
      </w:r>
    </w:p>
    <w:p w14:paraId="1D901D1C">
      <w:pPr>
        <w:numPr>
          <w:ilvl w:val="0"/>
          <w:numId w:val="29"/>
        </w:numPr>
        <w:ind w:firstLine="480"/>
        <w:rPr>
          <w:color w:val="auto"/>
          <w:highlight w:val="none"/>
          <w:lang w:eastAsia="zh-CN"/>
        </w:rPr>
      </w:pPr>
      <w:r>
        <w:rPr>
          <w:rFonts w:hint="eastAsia"/>
          <w:color w:val="auto"/>
          <w:highlight w:val="none"/>
          <w:lang w:eastAsia="zh-CN"/>
        </w:rPr>
        <w:t>监督质量缺陷责任期工程资料管理；</w:t>
      </w:r>
    </w:p>
    <w:p w14:paraId="016E57BB">
      <w:pPr>
        <w:numPr>
          <w:ilvl w:val="0"/>
          <w:numId w:val="29"/>
        </w:numPr>
        <w:ind w:firstLine="480"/>
        <w:rPr>
          <w:color w:val="auto"/>
          <w:highlight w:val="none"/>
          <w:lang w:eastAsia="zh-CN"/>
        </w:rPr>
      </w:pPr>
      <w:r>
        <w:rPr>
          <w:rFonts w:hint="eastAsia"/>
          <w:color w:val="auto"/>
          <w:highlight w:val="none"/>
          <w:lang w:eastAsia="zh-CN"/>
        </w:rPr>
        <w:t>协助签发最终结清证书。</w:t>
      </w:r>
    </w:p>
    <w:p w14:paraId="695EEAA5">
      <w:pPr>
        <w:pStyle w:val="4"/>
        <w:ind w:firstLine="241"/>
        <w:rPr>
          <w:color w:val="auto"/>
          <w:highlight w:val="none"/>
          <w:lang w:eastAsia="zh-CN"/>
        </w:rPr>
      </w:pPr>
      <w:bookmarkStart w:id="899" w:name="_Toc4416"/>
      <w:bookmarkStart w:id="900" w:name="_Toc22980"/>
      <w:bookmarkStart w:id="901" w:name="_Toc2681"/>
      <w:bookmarkStart w:id="902" w:name="_Toc4949"/>
      <w:bookmarkStart w:id="903" w:name="_Toc7363"/>
      <w:bookmarkStart w:id="904" w:name="_Toc4165"/>
      <w:bookmarkStart w:id="905" w:name="_Toc6570"/>
      <w:bookmarkStart w:id="906" w:name="_Toc27654"/>
      <w:bookmarkStart w:id="907" w:name="_Toc26845"/>
      <w:bookmarkStart w:id="908" w:name="_Toc19645"/>
      <w:bookmarkStart w:id="909" w:name="_Toc24596"/>
      <w:bookmarkStart w:id="910" w:name="_Toc22049"/>
      <w:bookmarkStart w:id="911" w:name="_Toc12599"/>
      <w:bookmarkStart w:id="912" w:name="_Toc7216"/>
      <w:bookmarkStart w:id="913" w:name="_Toc5182"/>
      <w:bookmarkStart w:id="914" w:name="_Toc192580206"/>
      <w:bookmarkStart w:id="915" w:name="_Toc18220"/>
      <w:bookmarkStart w:id="916" w:name="_Toc16483"/>
      <w:bookmarkStart w:id="917" w:name="_Toc21396"/>
      <w:r>
        <w:rPr>
          <w:rFonts w:hint="eastAsia"/>
          <w:color w:val="auto"/>
          <w:highlight w:val="none"/>
          <w:lang w:eastAsia="zh-CN"/>
        </w:rPr>
        <w:t>4.2.8 项目转固</w:t>
      </w:r>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p>
    <w:p w14:paraId="378CC9D0">
      <w:pPr>
        <w:numPr>
          <w:ilvl w:val="0"/>
          <w:numId w:val="30"/>
        </w:numPr>
        <w:ind w:firstLine="480"/>
        <w:rPr>
          <w:color w:val="auto"/>
          <w:highlight w:val="none"/>
          <w:lang w:eastAsia="zh-CN"/>
        </w:rPr>
      </w:pPr>
      <w:r>
        <w:rPr>
          <w:rFonts w:hint="eastAsia"/>
          <w:color w:val="auto"/>
          <w:highlight w:val="none"/>
          <w:lang w:eastAsia="zh-CN"/>
        </w:rPr>
        <w:t>建设项目竣工验收合格后，及时办理资产交付使用手续；</w:t>
      </w:r>
    </w:p>
    <w:p w14:paraId="40112789">
      <w:pPr>
        <w:numPr>
          <w:ilvl w:val="0"/>
          <w:numId w:val="30"/>
        </w:numPr>
        <w:ind w:firstLine="480"/>
        <w:rPr>
          <w:color w:val="auto"/>
          <w:highlight w:val="none"/>
          <w:lang w:eastAsia="zh-CN"/>
        </w:rPr>
      </w:pPr>
      <w:r>
        <w:rPr>
          <w:rFonts w:hint="eastAsia"/>
          <w:color w:val="auto"/>
          <w:highlight w:val="none"/>
          <w:lang w:eastAsia="zh-CN"/>
        </w:rPr>
        <w:t>竣工决算后，填写固定资产入账单办理转固手续；</w:t>
      </w:r>
    </w:p>
    <w:p w14:paraId="267F2791">
      <w:pPr>
        <w:numPr>
          <w:ilvl w:val="0"/>
          <w:numId w:val="30"/>
        </w:numPr>
        <w:ind w:firstLine="480"/>
        <w:rPr>
          <w:color w:val="auto"/>
          <w:highlight w:val="none"/>
          <w:lang w:eastAsia="zh-CN"/>
        </w:rPr>
      </w:pPr>
      <w:r>
        <w:rPr>
          <w:rFonts w:hint="eastAsia"/>
          <w:color w:val="auto"/>
          <w:highlight w:val="none"/>
          <w:lang w:eastAsia="zh-CN"/>
        </w:rPr>
        <w:t>竣工决算批复后，及时启动调整账面价值相关工作。</w:t>
      </w:r>
    </w:p>
    <w:p w14:paraId="73F85DE9">
      <w:pPr>
        <w:pStyle w:val="3"/>
        <w:rPr>
          <w:color w:val="auto"/>
          <w:highlight w:val="none"/>
          <w:lang w:eastAsia="zh-CN"/>
        </w:rPr>
      </w:pPr>
      <w:bookmarkStart w:id="918" w:name="_Toc15507"/>
      <w:bookmarkStart w:id="919" w:name="_Toc8174"/>
      <w:bookmarkStart w:id="920" w:name="_Toc29593"/>
      <w:bookmarkStart w:id="921" w:name="_Toc12161"/>
      <w:bookmarkStart w:id="922" w:name="_Toc10044"/>
      <w:bookmarkStart w:id="923" w:name="_Toc28947"/>
      <w:bookmarkStart w:id="924" w:name="_Toc2972"/>
      <w:bookmarkStart w:id="925" w:name="_Toc173"/>
      <w:bookmarkStart w:id="926" w:name="_Toc11373"/>
      <w:bookmarkStart w:id="927" w:name="_Toc7313"/>
      <w:bookmarkStart w:id="928" w:name="_Toc16207"/>
      <w:bookmarkStart w:id="929" w:name="_Toc23474"/>
      <w:bookmarkStart w:id="930" w:name="_Toc26154"/>
      <w:bookmarkStart w:id="931" w:name="_Toc8394"/>
      <w:bookmarkStart w:id="932" w:name="_Toc30196"/>
      <w:bookmarkStart w:id="933" w:name="_Toc4483"/>
      <w:bookmarkStart w:id="934" w:name="_Toc10960"/>
      <w:bookmarkStart w:id="935" w:name="_Toc16138"/>
      <w:bookmarkStart w:id="936" w:name="_Toc32731"/>
      <w:r>
        <w:rPr>
          <w:color w:val="auto"/>
          <w:highlight w:val="none"/>
          <w:lang w:eastAsia="zh-CN"/>
        </w:rPr>
        <w:t>4.3 工作成果</w:t>
      </w:r>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p>
    <w:p w14:paraId="270A7D4D">
      <w:pPr>
        <w:numPr>
          <w:ilvl w:val="0"/>
          <w:numId w:val="31"/>
        </w:numPr>
        <w:ind w:firstLine="480"/>
        <w:rPr>
          <w:color w:val="auto"/>
          <w:highlight w:val="none"/>
          <w:lang w:eastAsia="zh-CN"/>
        </w:rPr>
      </w:pPr>
      <w:r>
        <w:rPr>
          <w:rFonts w:hint="eastAsia"/>
          <w:color w:val="auto"/>
          <w:highlight w:val="none"/>
          <w:lang w:eastAsia="zh-CN"/>
        </w:rPr>
        <w:t>竣工验收计划（表4.3-1）；</w:t>
      </w:r>
    </w:p>
    <w:p w14:paraId="6907CDA5">
      <w:pPr>
        <w:numPr>
          <w:ilvl w:val="0"/>
          <w:numId w:val="31"/>
        </w:numPr>
        <w:ind w:firstLine="480"/>
        <w:rPr>
          <w:color w:val="auto"/>
          <w:highlight w:val="none"/>
          <w:lang w:eastAsia="zh-CN"/>
        </w:rPr>
      </w:pPr>
      <w:r>
        <w:rPr>
          <w:rFonts w:hint="eastAsia"/>
          <w:color w:val="auto"/>
          <w:highlight w:val="none"/>
          <w:lang w:eastAsia="zh-CN"/>
        </w:rPr>
        <w:t>工程竣工验收会议纪要（表4.3-2）；</w:t>
      </w:r>
    </w:p>
    <w:p w14:paraId="19D527A1">
      <w:pPr>
        <w:numPr>
          <w:ilvl w:val="0"/>
          <w:numId w:val="31"/>
        </w:numPr>
        <w:ind w:firstLine="480"/>
        <w:rPr>
          <w:color w:val="auto"/>
          <w:highlight w:val="none"/>
          <w:lang w:eastAsia="zh-CN"/>
        </w:rPr>
      </w:pPr>
      <w:r>
        <w:rPr>
          <w:rFonts w:hint="eastAsia"/>
          <w:color w:val="auto"/>
          <w:highlight w:val="none"/>
          <w:lang w:eastAsia="zh-CN"/>
        </w:rPr>
        <w:t>竣工结算计划（表4.3-3）；</w:t>
      </w:r>
    </w:p>
    <w:p w14:paraId="6E3BDEE3">
      <w:pPr>
        <w:numPr>
          <w:ilvl w:val="0"/>
          <w:numId w:val="31"/>
        </w:numPr>
        <w:ind w:firstLine="480"/>
        <w:rPr>
          <w:color w:val="auto"/>
          <w:highlight w:val="none"/>
          <w:lang w:eastAsia="zh-CN"/>
        </w:rPr>
      </w:pPr>
      <w:r>
        <w:rPr>
          <w:rFonts w:hint="eastAsia"/>
          <w:color w:val="auto"/>
          <w:highlight w:val="none"/>
          <w:lang w:eastAsia="zh-CN"/>
        </w:rPr>
        <w:t>竣工结算会议纪要（表4.3-4）；</w:t>
      </w:r>
    </w:p>
    <w:p w14:paraId="6E4B4F55">
      <w:pPr>
        <w:numPr>
          <w:ilvl w:val="0"/>
          <w:numId w:val="31"/>
        </w:numPr>
        <w:ind w:firstLine="480"/>
        <w:rPr>
          <w:color w:val="auto"/>
          <w:highlight w:val="none"/>
          <w:lang w:eastAsia="zh-CN"/>
        </w:rPr>
      </w:pPr>
      <w:r>
        <w:rPr>
          <w:rFonts w:hint="eastAsia"/>
          <w:color w:val="auto"/>
          <w:highlight w:val="none"/>
          <w:lang w:eastAsia="zh-CN"/>
        </w:rPr>
        <w:t>竣工结算审核报告（表4.3-5）；</w:t>
      </w:r>
    </w:p>
    <w:p w14:paraId="6C055EA1">
      <w:pPr>
        <w:numPr>
          <w:ilvl w:val="0"/>
          <w:numId w:val="31"/>
        </w:numPr>
        <w:ind w:firstLine="480"/>
        <w:rPr>
          <w:rFonts w:hint="eastAsia"/>
          <w:color w:val="auto"/>
          <w:highlight w:val="none"/>
          <w:lang w:eastAsia="zh-CN"/>
        </w:rPr>
      </w:pPr>
      <w:r>
        <w:rPr>
          <w:rFonts w:hint="eastAsia"/>
          <w:color w:val="auto"/>
          <w:highlight w:val="none"/>
          <w:lang w:eastAsia="zh-CN"/>
        </w:rPr>
        <w:t>建设工程文件归档资料审查意见（表4.3-6）；</w:t>
      </w:r>
    </w:p>
    <w:p w14:paraId="23E3357D">
      <w:pPr>
        <w:numPr>
          <w:ilvl w:val="0"/>
          <w:numId w:val="31"/>
        </w:numPr>
        <w:ind w:firstLine="480"/>
        <w:rPr>
          <w:rFonts w:hint="eastAsia"/>
          <w:color w:val="auto"/>
          <w:highlight w:val="none"/>
          <w:lang w:eastAsia="zh-CN"/>
        </w:rPr>
      </w:pPr>
      <w:r>
        <w:rPr>
          <w:rFonts w:hint="eastAsia"/>
          <w:color w:val="auto"/>
          <w:highlight w:val="none"/>
          <w:lang w:eastAsia="zh-CN"/>
        </w:rPr>
        <w:t>项目结算资料催报函（表4.3-7）；</w:t>
      </w:r>
    </w:p>
    <w:p w14:paraId="7D854DA2">
      <w:pPr>
        <w:numPr>
          <w:ilvl w:val="0"/>
          <w:numId w:val="31"/>
        </w:numPr>
        <w:ind w:firstLine="480"/>
        <w:rPr>
          <w:color w:val="auto"/>
          <w:highlight w:val="none"/>
          <w:lang w:eastAsia="zh-CN"/>
        </w:rPr>
      </w:pPr>
      <w:r>
        <w:rPr>
          <w:rFonts w:hint="eastAsia"/>
          <w:color w:val="auto"/>
          <w:highlight w:val="none"/>
          <w:lang w:eastAsia="zh-CN"/>
        </w:rPr>
        <w:t>项目结算资料催报函回执（表4.3-8）；</w:t>
      </w:r>
    </w:p>
    <w:p w14:paraId="0957C6ED">
      <w:pPr>
        <w:numPr>
          <w:ilvl w:val="0"/>
          <w:numId w:val="31"/>
        </w:numPr>
        <w:ind w:firstLine="480"/>
        <w:rPr>
          <w:color w:val="auto"/>
          <w:highlight w:val="none"/>
          <w:lang w:eastAsia="zh-CN"/>
        </w:rPr>
      </w:pPr>
      <w:r>
        <w:rPr>
          <w:rFonts w:hint="eastAsia"/>
          <w:color w:val="auto"/>
          <w:highlight w:val="none"/>
          <w:lang w:eastAsia="zh-CN"/>
        </w:rPr>
        <w:t>竣工决算文件审核意见（表4.3-9）；</w:t>
      </w:r>
    </w:p>
    <w:p w14:paraId="378C5473">
      <w:pPr>
        <w:numPr>
          <w:ilvl w:val="0"/>
          <w:numId w:val="31"/>
        </w:numPr>
        <w:ind w:firstLine="480"/>
        <w:rPr>
          <w:color w:val="auto"/>
          <w:highlight w:val="none"/>
          <w:lang w:eastAsia="zh-CN"/>
        </w:rPr>
      </w:pPr>
      <w:r>
        <w:rPr>
          <w:rFonts w:hint="eastAsia"/>
          <w:color w:val="auto"/>
          <w:highlight w:val="none"/>
          <w:lang w:eastAsia="zh-CN"/>
        </w:rPr>
        <w:t>竣工结算申报通知（表4.3-10）；</w:t>
      </w:r>
    </w:p>
    <w:p w14:paraId="4A00F113">
      <w:pPr>
        <w:numPr>
          <w:ilvl w:val="0"/>
          <w:numId w:val="31"/>
        </w:numPr>
        <w:ind w:firstLine="480"/>
        <w:rPr>
          <w:rFonts w:hint="eastAsia"/>
          <w:color w:val="auto"/>
          <w:highlight w:val="none"/>
          <w:lang w:eastAsia="zh-CN"/>
        </w:rPr>
      </w:pPr>
      <w:r>
        <w:rPr>
          <w:rFonts w:hint="eastAsia"/>
          <w:color w:val="auto"/>
          <w:highlight w:val="none"/>
          <w:lang w:eastAsia="zh-CN"/>
        </w:rPr>
        <w:t>结算申报通知回执单（表4.3-11）；</w:t>
      </w:r>
    </w:p>
    <w:p w14:paraId="4CF8E7B7">
      <w:pPr>
        <w:numPr>
          <w:ilvl w:val="0"/>
          <w:numId w:val="31"/>
        </w:numPr>
        <w:ind w:firstLine="480"/>
        <w:rPr>
          <w:rFonts w:hint="eastAsia"/>
          <w:color w:val="auto"/>
          <w:highlight w:val="none"/>
          <w:lang w:eastAsia="zh-CN"/>
        </w:rPr>
      </w:pPr>
      <w:r>
        <w:rPr>
          <w:rFonts w:hint="eastAsia"/>
          <w:color w:val="auto"/>
          <w:highlight w:val="none"/>
          <w:lang w:eastAsia="zh-CN"/>
        </w:rPr>
        <w:t>固定资产入账单（表4.3-12）；</w:t>
      </w:r>
    </w:p>
    <w:p w14:paraId="2D6019B8">
      <w:pPr>
        <w:numPr>
          <w:ilvl w:val="0"/>
          <w:numId w:val="31"/>
        </w:numPr>
        <w:ind w:firstLine="480"/>
        <w:rPr>
          <w:color w:val="auto"/>
          <w:highlight w:val="none"/>
          <w:lang w:eastAsia="zh-CN"/>
        </w:rPr>
      </w:pPr>
      <w:r>
        <w:rPr>
          <w:rFonts w:hint="eastAsia"/>
          <w:color w:val="auto"/>
          <w:highlight w:val="none"/>
          <w:lang w:eastAsia="zh-CN"/>
        </w:rPr>
        <w:t>工程竣工验收报告书审核意见（表4.3-1</w:t>
      </w:r>
      <w:r>
        <w:rPr>
          <w:rFonts w:hint="eastAsia"/>
          <w:color w:val="auto"/>
          <w:highlight w:val="none"/>
          <w:lang w:val="en-US" w:eastAsia="zh-CN"/>
        </w:rPr>
        <w:t>3</w:t>
      </w:r>
      <w:r>
        <w:rPr>
          <w:rFonts w:hint="eastAsia"/>
          <w:color w:val="auto"/>
          <w:highlight w:val="none"/>
          <w:lang w:eastAsia="zh-CN"/>
        </w:rPr>
        <w:t>）；</w:t>
      </w:r>
    </w:p>
    <w:p w14:paraId="58C048EF">
      <w:pPr>
        <w:numPr>
          <w:ilvl w:val="0"/>
          <w:numId w:val="31"/>
        </w:numPr>
        <w:ind w:firstLine="480"/>
        <w:rPr>
          <w:color w:val="auto"/>
          <w:highlight w:val="none"/>
          <w:lang w:eastAsia="zh-CN"/>
        </w:rPr>
      </w:pPr>
      <w:r>
        <w:rPr>
          <w:rFonts w:hint="eastAsia"/>
          <w:color w:val="auto"/>
          <w:highlight w:val="none"/>
          <w:lang w:eastAsia="zh-CN"/>
        </w:rPr>
        <w:t>工程实体移交书（表4.3-1</w:t>
      </w:r>
      <w:r>
        <w:rPr>
          <w:rFonts w:hint="eastAsia"/>
          <w:color w:val="auto"/>
          <w:highlight w:val="none"/>
          <w:lang w:val="en-US" w:eastAsia="zh-CN"/>
        </w:rPr>
        <w:t>4</w:t>
      </w:r>
      <w:r>
        <w:rPr>
          <w:rFonts w:hint="eastAsia"/>
          <w:color w:val="auto"/>
          <w:highlight w:val="none"/>
          <w:lang w:eastAsia="zh-CN"/>
        </w:rPr>
        <w:t>）。</w:t>
      </w:r>
    </w:p>
    <w:p w14:paraId="6E1F07E3">
      <w:pPr>
        <w:pStyle w:val="3"/>
        <w:rPr>
          <w:rFonts w:hint="default"/>
          <w:color w:val="auto"/>
          <w:highlight w:val="none"/>
          <w:lang w:eastAsia="zh-CN"/>
        </w:rPr>
      </w:pPr>
      <w:bookmarkStart w:id="937" w:name="_Toc28576"/>
      <w:bookmarkStart w:id="938" w:name="_Toc27743"/>
      <w:bookmarkStart w:id="939" w:name="_Toc192580207"/>
      <w:bookmarkStart w:id="940" w:name="_Toc11673"/>
      <w:bookmarkStart w:id="941" w:name="_Toc26802"/>
      <w:bookmarkStart w:id="942" w:name="_Toc16139"/>
      <w:bookmarkStart w:id="943" w:name="_Toc10278"/>
      <w:bookmarkStart w:id="944" w:name="_Toc29640"/>
      <w:bookmarkStart w:id="945" w:name="_Toc4028"/>
      <w:bookmarkStart w:id="946" w:name="_Toc19452"/>
      <w:bookmarkStart w:id="947" w:name="_Toc12052"/>
      <w:bookmarkStart w:id="948" w:name="_Toc20327"/>
      <w:bookmarkStart w:id="949" w:name="_Toc15839"/>
      <w:bookmarkStart w:id="950" w:name="_Toc28767"/>
      <w:bookmarkStart w:id="951" w:name="_Toc14558"/>
      <w:bookmarkStart w:id="952" w:name="_Toc17742"/>
      <w:bookmarkStart w:id="953" w:name="_Toc9042"/>
      <w:bookmarkStart w:id="954" w:name="_Toc20056"/>
      <w:bookmarkStart w:id="955" w:name="_Toc27337"/>
      <w:bookmarkStart w:id="956" w:name="_Toc9683"/>
      <w:r>
        <w:rPr>
          <w:color w:val="auto"/>
          <w:highlight w:val="none"/>
          <w:lang w:eastAsia="zh-CN"/>
        </w:rPr>
        <w:t>4.4 归档文件</w:t>
      </w:r>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p>
    <w:p w14:paraId="1224F4FD">
      <w:pPr>
        <w:ind w:firstLine="480"/>
        <w:rPr>
          <w:color w:val="auto"/>
          <w:highlight w:val="none"/>
          <w:lang w:eastAsia="zh-CN"/>
        </w:rPr>
      </w:pPr>
      <w:r>
        <w:rPr>
          <w:rFonts w:hint="eastAsia"/>
          <w:color w:val="auto"/>
          <w:highlight w:val="none"/>
          <w:lang w:eastAsia="zh-CN"/>
        </w:rPr>
        <w:t>归档文件应符合《北京市建筑工程资料管理规程》与《土地储备与建设服务中心文件材料归档范围和档案保管期限表》相关要求，对建设项目竣工验收全过程中的纸质和电子扫描件资料进行分类整理、编号并及时移交档案管理部门存档。</w:t>
      </w:r>
    </w:p>
    <w:p w14:paraId="0A00904B">
      <w:pPr>
        <w:pStyle w:val="3"/>
        <w:rPr>
          <w:rFonts w:hint="default"/>
          <w:color w:val="auto"/>
          <w:highlight w:val="none"/>
          <w:lang w:eastAsia="zh-CN"/>
        </w:rPr>
      </w:pPr>
      <w:bookmarkStart w:id="957" w:name="_Toc29354"/>
      <w:bookmarkStart w:id="958" w:name="_Toc20982"/>
      <w:bookmarkStart w:id="959" w:name="_Toc14549"/>
      <w:bookmarkStart w:id="960" w:name="_Toc10374"/>
      <w:bookmarkStart w:id="961" w:name="_Toc6730"/>
      <w:bookmarkStart w:id="962" w:name="_Toc1322"/>
      <w:bookmarkStart w:id="963" w:name="_Toc12483"/>
      <w:bookmarkStart w:id="964" w:name="_Toc19126"/>
      <w:bookmarkStart w:id="965" w:name="_Toc32150"/>
      <w:bookmarkStart w:id="966" w:name="_Toc3673"/>
      <w:bookmarkStart w:id="967" w:name="_Toc192580208"/>
      <w:bookmarkStart w:id="968" w:name="_Toc22251"/>
      <w:bookmarkStart w:id="969" w:name="_Toc10811"/>
      <w:bookmarkStart w:id="970" w:name="_Toc22789"/>
      <w:bookmarkStart w:id="971" w:name="_Toc12347"/>
      <w:bookmarkStart w:id="972" w:name="_Toc14653"/>
      <w:bookmarkStart w:id="973" w:name="_Toc31449"/>
      <w:bookmarkStart w:id="974" w:name="_Toc8165"/>
      <w:bookmarkStart w:id="975" w:name="_Toc23264"/>
      <w:bookmarkStart w:id="976" w:name="_Toc26567"/>
      <w:r>
        <w:rPr>
          <w:color w:val="auto"/>
          <w:highlight w:val="none"/>
          <w:lang w:eastAsia="zh-CN"/>
        </w:rPr>
        <w:t>4.5 工作标准</w:t>
      </w:r>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p>
    <w:bookmarkEnd w:id="764"/>
    <w:p w14:paraId="07B8C698">
      <w:pPr>
        <w:numPr>
          <w:ilvl w:val="0"/>
          <w:numId w:val="32"/>
        </w:numPr>
        <w:ind w:firstLine="480"/>
        <w:rPr>
          <w:color w:val="auto"/>
          <w:highlight w:val="none"/>
          <w:lang w:eastAsia="zh-CN"/>
        </w:rPr>
      </w:pPr>
      <w:r>
        <w:rPr>
          <w:rFonts w:hint="eastAsia"/>
          <w:color w:val="auto"/>
          <w:highlight w:val="none"/>
          <w:lang w:eastAsia="zh-CN"/>
        </w:rPr>
        <w:t>符合全过程项目管理服务合同的约定；</w:t>
      </w:r>
    </w:p>
    <w:p w14:paraId="3650BAA7">
      <w:pPr>
        <w:numPr>
          <w:ilvl w:val="0"/>
          <w:numId w:val="32"/>
        </w:numPr>
        <w:ind w:firstLine="480"/>
        <w:rPr>
          <w:color w:val="auto"/>
          <w:highlight w:val="none"/>
          <w:lang w:eastAsia="zh-CN"/>
        </w:rPr>
      </w:pPr>
      <w:r>
        <w:rPr>
          <w:rFonts w:hint="eastAsia"/>
          <w:color w:val="auto"/>
          <w:highlight w:val="none"/>
          <w:lang w:eastAsia="zh-CN"/>
        </w:rPr>
        <w:t>土储建设中心项目工程竣工验收管理相关要求；</w:t>
      </w:r>
    </w:p>
    <w:p w14:paraId="663728CC">
      <w:pPr>
        <w:numPr>
          <w:ilvl w:val="0"/>
          <w:numId w:val="32"/>
        </w:numPr>
        <w:ind w:firstLine="480"/>
        <w:rPr>
          <w:color w:val="auto"/>
          <w:highlight w:val="none"/>
          <w:lang w:eastAsia="zh-CN"/>
        </w:rPr>
      </w:pPr>
      <w:r>
        <w:rPr>
          <w:rFonts w:hint="eastAsia"/>
          <w:color w:val="auto"/>
          <w:highlight w:val="none"/>
          <w:lang w:eastAsia="zh-CN"/>
        </w:rPr>
        <w:t>建设工程规划核验（备案，城市地下管线工程）办理流程；</w:t>
      </w:r>
    </w:p>
    <w:p w14:paraId="6ED862AA">
      <w:pPr>
        <w:numPr>
          <w:ilvl w:val="0"/>
          <w:numId w:val="32"/>
        </w:numPr>
        <w:ind w:firstLine="480"/>
        <w:rPr>
          <w:color w:val="auto"/>
          <w:highlight w:val="none"/>
          <w:lang w:eastAsia="zh-CN"/>
        </w:rPr>
      </w:pPr>
      <w:r>
        <w:rPr>
          <w:rFonts w:hint="eastAsia"/>
          <w:color w:val="auto"/>
          <w:highlight w:val="none"/>
          <w:lang w:eastAsia="zh-CN"/>
        </w:rPr>
        <w:t>土储建设中心文件材料归档范围和档案保管期限表；</w:t>
      </w:r>
    </w:p>
    <w:p w14:paraId="1443C3C0">
      <w:pPr>
        <w:numPr>
          <w:ilvl w:val="0"/>
          <w:numId w:val="32"/>
        </w:numPr>
        <w:ind w:firstLine="480"/>
        <w:rPr>
          <w:color w:val="auto"/>
          <w:highlight w:val="none"/>
          <w:lang w:eastAsia="zh-CN"/>
        </w:rPr>
      </w:pPr>
      <w:r>
        <w:rPr>
          <w:rFonts w:hint="eastAsia"/>
          <w:color w:val="auto"/>
          <w:highlight w:val="none"/>
          <w:lang w:eastAsia="zh-CN"/>
        </w:rPr>
        <w:t>符合国家及行业相关法律法规和标准规范的要求。</w:t>
      </w:r>
    </w:p>
    <w:p w14:paraId="51A7D2FB">
      <w:pPr>
        <w:ind w:firstLine="480"/>
        <w:rPr>
          <w:color w:val="auto"/>
          <w:highlight w:val="none"/>
          <w:lang w:eastAsia="zh-CN"/>
        </w:rPr>
      </w:pPr>
      <w:r>
        <w:rPr>
          <w:rFonts w:hint="eastAsia"/>
          <w:color w:val="auto"/>
          <w:highlight w:val="none"/>
          <w:lang w:eastAsia="zh-CN"/>
        </w:rPr>
        <w:br w:type="page"/>
      </w:r>
    </w:p>
    <w:p w14:paraId="62E9B90F">
      <w:pPr>
        <w:pStyle w:val="2"/>
        <w:rPr>
          <w:color w:val="auto"/>
          <w:highlight w:val="none"/>
          <w:lang w:eastAsia="zh-CN"/>
        </w:rPr>
      </w:pPr>
      <w:bookmarkStart w:id="977" w:name="_Toc14486"/>
      <w:bookmarkStart w:id="978" w:name="_Toc16890"/>
      <w:bookmarkStart w:id="979" w:name="_Toc12731"/>
      <w:bookmarkStart w:id="980" w:name="_Toc10525"/>
      <w:bookmarkStart w:id="981" w:name="_Toc2368"/>
      <w:bookmarkStart w:id="982" w:name="_Toc192580209"/>
      <w:bookmarkStart w:id="983" w:name="_Toc8464"/>
      <w:bookmarkStart w:id="984" w:name="_Toc26931"/>
      <w:bookmarkStart w:id="985" w:name="_Toc31735"/>
      <w:bookmarkStart w:id="986" w:name="_Toc29379"/>
      <w:bookmarkStart w:id="987" w:name="_Toc13161"/>
      <w:bookmarkStart w:id="988" w:name="_Toc27153"/>
      <w:bookmarkStart w:id="989" w:name="_Toc4809"/>
      <w:bookmarkStart w:id="990" w:name="_Toc16002"/>
      <w:bookmarkStart w:id="991" w:name="_Toc9925"/>
      <w:bookmarkStart w:id="992" w:name="_Toc841"/>
      <w:bookmarkStart w:id="993" w:name="_Toc8092"/>
      <w:bookmarkStart w:id="994" w:name="_Toc2837"/>
      <w:bookmarkStart w:id="995" w:name="_Toc17532"/>
      <w:r>
        <w:rPr>
          <w:rFonts w:hint="eastAsia"/>
          <w:color w:val="auto"/>
          <w:highlight w:val="none"/>
          <w:lang w:eastAsia="zh-CN"/>
        </w:rPr>
        <w:t>附件：项目管理成果文件汇编</w:t>
      </w:r>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p>
    <w:p w14:paraId="3C410113">
      <w:pPr>
        <w:widowControl w:val="0"/>
        <w:numPr>
          <w:ilvl w:val="255"/>
          <w:numId w:val="0"/>
        </w:numPr>
        <w:kinsoku/>
        <w:autoSpaceDE/>
        <w:autoSpaceDN/>
        <w:adjustRightInd/>
        <w:snapToGrid/>
        <w:spacing w:line="240" w:lineRule="auto"/>
        <w:jc w:val="center"/>
        <w:textAlignment w:val="auto"/>
        <w:rPr>
          <w:rFonts w:ascii="方正小标宋简体" w:hAnsi="方正小标宋简体" w:eastAsia="方正小标宋简体" w:cs="方正小标宋简体"/>
          <w:color w:val="auto"/>
          <w:sz w:val="44"/>
          <w:szCs w:val="44"/>
          <w:highlight w:val="none"/>
          <w:lang w:eastAsia="zh-CN"/>
        </w:rPr>
      </w:pPr>
    </w:p>
    <w:p w14:paraId="5807B0AC">
      <w:pPr>
        <w:widowControl w:val="0"/>
        <w:numPr>
          <w:ilvl w:val="255"/>
          <w:numId w:val="0"/>
        </w:numPr>
        <w:kinsoku/>
        <w:autoSpaceDE/>
        <w:autoSpaceDN/>
        <w:adjustRightInd/>
        <w:snapToGrid/>
        <w:spacing w:line="240" w:lineRule="auto"/>
        <w:jc w:val="center"/>
        <w:textAlignment w:val="auto"/>
        <w:rPr>
          <w:rFonts w:ascii="方正小标宋简体" w:hAnsi="方正小标宋简体" w:eastAsia="方正小标宋简体" w:cs="方正小标宋简体"/>
          <w:color w:val="auto"/>
          <w:sz w:val="44"/>
          <w:szCs w:val="44"/>
          <w:highlight w:val="none"/>
          <w:lang w:eastAsia="zh-CN"/>
        </w:rPr>
        <w:sectPr>
          <w:footerReference r:id="rId17" w:type="first"/>
          <w:footerReference r:id="rId16" w:type="default"/>
          <w:pgSz w:w="11906" w:h="16838"/>
          <w:pgMar w:top="1667" w:right="1519" w:bottom="1440" w:left="1519" w:header="851" w:footer="992" w:gutter="0"/>
          <w:pgBorders>
            <w:top w:val="none" w:sz="0" w:space="0"/>
            <w:left w:val="none" w:sz="0" w:space="0"/>
            <w:bottom w:val="none" w:sz="0" w:space="0"/>
            <w:right w:val="none" w:sz="0" w:space="0"/>
          </w:pgBorders>
          <w:pgNumType w:fmt="decimal"/>
          <w:cols w:space="0" w:num="1"/>
          <w:titlePg/>
          <w:docGrid w:type="lines" w:linePitch="312" w:charSpace="0"/>
        </w:sectPr>
      </w:pPr>
    </w:p>
    <w:p w14:paraId="798A21F9">
      <w:pPr>
        <w:pStyle w:val="4"/>
        <w:ind w:firstLine="241"/>
        <w:rPr>
          <w:color w:val="auto"/>
          <w:highlight w:val="none"/>
          <w:lang w:eastAsia="zh-CN"/>
        </w:rPr>
      </w:pPr>
      <w:bookmarkStart w:id="996" w:name="_Toc9163"/>
      <w:bookmarkStart w:id="997" w:name="_Toc16472"/>
      <w:bookmarkStart w:id="998" w:name="_Toc18127"/>
      <w:bookmarkStart w:id="999" w:name="_Toc14622"/>
      <w:bookmarkStart w:id="1000" w:name="_Toc192580210"/>
      <w:bookmarkStart w:id="1001" w:name="_Toc18148"/>
      <w:bookmarkStart w:id="1002" w:name="_Toc19953"/>
      <w:bookmarkStart w:id="1003" w:name="_Toc3763"/>
      <w:bookmarkStart w:id="1004" w:name="_Toc1262"/>
      <w:bookmarkStart w:id="1005" w:name="_Toc16123"/>
      <w:bookmarkStart w:id="1006" w:name="_Toc10109"/>
      <w:bookmarkStart w:id="1007" w:name="_Toc15825"/>
      <w:bookmarkStart w:id="1008" w:name="_Toc4135"/>
      <w:bookmarkStart w:id="1009" w:name="_Toc10494"/>
      <w:bookmarkStart w:id="1010" w:name="_Toc5692"/>
      <w:bookmarkStart w:id="1011" w:name="_Toc18809"/>
      <w:bookmarkStart w:id="1012" w:name="_Toc15027"/>
      <w:bookmarkStart w:id="1013" w:name="_Toc15195"/>
      <w:bookmarkStart w:id="1014" w:name="_Toc1059"/>
      <w:r>
        <w:rPr>
          <w:rFonts w:hint="eastAsia"/>
          <w:color w:val="auto"/>
          <w:highlight w:val="none"/>
          <w:lang w:eastAsia="zh-CN"/>
        </w:rPr>
        <w:t>表1.3-1 前期工作计划</w:t>
      </w:r>
      <w:bookmarkEnd w:id="996"/>
      <w:bookmarkEnd w:id="997"/>
      <w:bookmarkEnd w:id="998"/>
    </w:p>
    <w:p w14:paraId="4FAD7207">
      <w:pPr>
        <w:widowControl w:val="0"/>
        <w:numPr>
          <w:ilvl w:val="255"/>
          <w:numId w:val="0"/>
        </w:numPr>
        <w:kinsoku/>
        <w:autoSpaceDE/>
        <w:autoSpaceDN/>
        <w:adjustRightInd/>
        <w:snapToGrid/>
        <w:spacing w:line="240" w:lineRule="auto"/>
        <w:jc w:val="center"/>
        <w:textAlignment w:val="auto"/>
        <w:rPr>
          <w:rFonts w:ascii="方正小标宋简体" w:hAnsi="方正小标宋简体" w:eastAsia="方正小标宋简体" w:cs="方正小标宋简体"/>
          <w:color w:val="auto"/>
          <w:sz w:val="44"/>
          <w:szCs w:val="44"/>
          <w:highlight w:val="none"/>
          <w:lang w:eastAsia="zh-CN"/>
        </w:rPr>
      </w:pPr>
      <w:r>
        <w:rPr>
          <w:rFonts w:hint="eastAsia" w:ascii="方正小标宋简体" w:hAnsi="方正小标宋简体" w:eastAsia="方正小标宋简体" w:cs="方正小标宋简体"/>
          <w:color w:val="auto"/>
          <w:sz w:val="44"/>
          <w:szCs w:val="44"/>
          <w:highlight w:val="none"/>
          <w:lang w:eastAsia="zh-CN"/>
        </w:rPr>
        <w:t>前期工作计划表（</w:t>
      </w:r>
      <w:r>
        <w:rPr>
          <w:rFonts w:hint="eastAsia" w:ascii="方正小标宋简体" w:hAnsi="方正小标宋简体" w:eastAsia="方正小标宋简体" w:cs="方正小标宋简体"/>
          <w:color w:val="auto"/>
          <w:sz w:val="44"/>
          <w:szCs w:val="44"/>
          <w:highlight w:val="none"/>
          <w:lang w:val="en-US" w:eastAsia="zh-CN"/>
        </w:rPr>
        <w:t>更新</w:t>
      </w:r>
      <w:r>
        <w:rPr>
          <w:rFonts w:hint="eastAsia" w:ascii="方正小标宋简体" w:hAnsi="方正小标宋简体" w:eastAsia="方正小标宋简体" w:cs="方正小标宋简体"/>
          <w:color w:val="auto"/>
          <w:sz w:val="44"/>
          <w:szCs w:val="44"/>
          <w:highlight w:val="none"/>
          <w:lang w:eastAsia="zh-CN"/>
        </w:rPr>
        <w:t>）</w:t>
      </w:r>
    </w:p>
    <w:tbl>
      <w:tblPr>
        <w:tblStyle w:val="24"/>
        <w:tblW w:w="5300" w:type="pct"/>
        <w:jc w:val="center"/>
        <w:tblLayout w:type="autofit"/>
        <w:tblCellMar>
          <w:top w:w="0" w:type="dxa"/>
          <w:left w:w="0" w:type="dxa"/>
          <w:bottom w:w="0" w:type="dxa"/>
          <w:right w:w="0" w:type="dxa"/>
        </w:tblCellMar>
      </w:tblPr>
      <w:tblGrid>
        <w:gridCol w:w="960"/>
        <w:gridCol w:w="6"/>
        <w:gridCol w:w="4820"/>
        <w:gridCol w:w="772"/>
        <w:gridCol w:w="689"/>
        <w:gridCol w:w="3344"/>
        <w:gridCol w:w="852"/>
        <w:gridCol w:w="2472"/>
        <w:gridCol w:w="10"/>
        <w:gridCol w:w="2078"/>
        <w:gridCol w:w="10"/>
      </w:tblGrid>
      <w:tr w14:paraId="1842B7E9">
        <w:tblPrEx>
          <w:tblCellMar>
            <w:top w:w="0" w:type="dxa"/>
            <w:left w:w="0" w:type="dxa"/>
            <w:bottom w:w="0" w:type="dxa"/>
            <w:right w:w="0" w:type="dxa"/>
          </w:tblCellMar>
        </w:tblPrEx>
        <w:trPr>
          <w:trHeight w:val="718" w:hRule="atLeast"/>
          <w:tblHeader/>
          <w:jc w:val="center"/>
        </w:trPr>
        <w:tc>
          <w:tcPr>
            <w:tcW w:w="300" w:type="pct"/>
            <w:tcBorders>
              <w:top w:val="single" w:color="000000" w:sz="8" w:space="0"/>
              <w:left w:val="single" w:color="000000" w:sz="8" w:space="0"/>
              <w:bottom w:val="single" w:color="000000" w:sz="4" w:space="0"/>
              <w:right w:val="single" w:color="000000" w:sz="4" w:space="0"/>
            </w:tcBorders>
            <w:shd w:val="clear" w:color="auto" w:fill="auto"/>
            <w:vAlign w:val="center"/>
          </w:tcPr>
          <w:p w14:paraId="3A625117">
            <w:pPr>
              <w:spacing w:line="0" w:lineRule="atLeast"/>
              <w:ind w:firstLine="0" w:firstLineChars="0"/>
              <w:jc w:val="center"/>
              <w:rPr>
                <w:b/>
                <w:bCs/>
                <w:color w:val="auto"/>
                <w:highlight w:val="none"/>
              </w:rPr>
            </w:pPr>
            <w:r>
              <w:rPr>
                <w:b/>
                <w:bCs/>
                <w:color w:val="auto"/>
                <w:highlight w:val="none"/>
                <w:lang w:eastAsia="zh-CN"/>
              </w:rPr>
              <w:t>序号</w:t>
            </w:r>
          </w:p>
        </w:tc>
        <w:tc>
          <w:tcPr>
            <w:tcW w:w="1505" w:type="pct"/>
            <w:gridSpan w:val="2"/>
            <w:tcBorders>
              <w:top w:val="single" w:color="000000" w:sz="8" w:space="0"/>
              <w:left w:val="single" w:color="000000" w:sz="4" w:space="0"/>
              <w:bottom w:val="single" w:color="000000" w:sz="4" w:space="0"/>
              <w:right w:val="single" w:color="000000" w:sz="4" w:space="0"/>
            </w:tcBorders>
            <w:shd w:val="clear" w:color="auto" w:fill="auto"/>
            <w:vAlign w:val="center"/>
          </w:tcPr>
          <w:p w14:paraId="32982D33">
            <w:pPr>
              <w:spacing w:line="0" w:lineRule="atLeast"/>
              <w:ind w:firstLine="0" w:firstLineChars="0"/>
              <w:rPr>
                <w:b/>
                <w:bCs/>
                <w:color w:val="auto"/>
                <w:highlight w:val="none"/>
              </w:rPr>
            </w:pPr>
            <w:r>
              <w:rPr>
                <w:b/>
                <w:bCs/>
                <w:color w:val="auto"/>
                <w:highlight w:val="none"/>
                <w:lang w:eastAsia="zh-CN"/>
              </w:rPr>
              <w:t>项目审批流程</w:t>
            </w:r>
          </w:p>
        </w:tc>
        <w:tc>
          <w:tcPr>
            <w:tcW w:w="240" w:type="pct"/>
            <w:tcBorders>
              <w:top w:val="single" w:color="000000" w:sz="8" w:space="0"/>
              <w:left w:val="single" w:color="000000" w:sz="4" w:space="0"/>
              <w:bottom w:val="single" w:color="000000" w:sz="4" w:space="0"/>
              <w:right w:val="single" w:color="000000" w:sz="4" w:space="0"/>
            </w:tcBorders>
            <w:shd w:val="clear" w:color="auto" w:fill="auto"/>
            <w:vAlign w:val="center"/>
          </w:tcPr>
          <w:p w14:paraId="2DA41719">
            <w:pPr>
              <w:spacing w:line="0" w:lineRule="atLeast"/>
              <w:ind w:firstLine="0" w:firstLineChars="0"/>
              <w:rPr>
                <w:b/>
                <w:bCs/>
                <w:color w:val="auto"/>
                <w:highlight w:val="none"/>
              </w:rPr>
            </w:pPr>
            <w:r>
              <w:rPr>
                <w:b/>
                <w:bCs/>
                <w:color w:val="auto"/>
                <w:highlight w:val="none"/>
                <w:lang w:eastAsia="zh-CN"/>
              </w:rPr>
              <w:t>计划时间</w:t>
            </w:r>
          </w:p>
        </w:tc>
        <w:tc>
          <w:tcPr>
            <w:tcW w:w="215" w:type="pct"/>
            <w:tcBorders>
              <w:top w:val="single" w:color="000000" w:sz="8" w:space="0"/>
              <w:left w:val="single" w:color="000000" w:sz="4" w:space="0"/>
              <w:bottom w:val="single" w:color="000000" w:sz="4" w:space="0"/>
              <w:right w:val="single" w:color="000000" w:sz="4" w:space="0"/>
            </w:tcBorders>
            <w:shd w:val="clear" w:color="auto" w:fill="auto"/>
            <w:vAlign w:val="center"/>
          </w:tcPr>
          <w:p w14:paraId="770E7F0D">
            <w:pPr>
              <w:spacing w:line="0" w:lineRule="atLeast"/>
              <w:ind w:firstLine="0" w:firstLineChars="0"/>
              <w:rPr>
                <w:b/>
                <w:bCs/>
                <w:color w:val="auto"/>
                <w:highlight w:val="none"/>
              </w:rPr>
            </w:pPr>
            <w:r>
              <w:rPr>
                <w:b/>
                <w:bCs/>
                <w:color w:val="auto"/>
                <w:highlight w:val="none"/>
                <w:lang w:eastAsia="zh-CN"/>
              </w:rPr>
              <w:t>完成时间</w:t>
            </w:r>
          </w:p>
        </w:tc>
        <w:tc>
          <w:tcPr>
            <w:tcW w:w="1044" w:type="pct"/>
            <w:tcBorders>
              <w:top w:val="single" w:color="000000" w:sz="8" w:space="0"/>
              <w:left w:val="single" w:color="000000" w:sz="4" w:space="0"/>
              <w:bottom w:val="single" w:color="000000" w:sz="4" w:space="0"/>
              <w:right w:val="single" w:color="000000" w:sz="4" w:space="0"/>
            </w:tcBorders>
            <w:shd w:val="clear" w:color="auto" w:fill="auto"/>
            <w:vAlign w:val="center"/>
          </w:tcPr>
          <w:p w14:paraId="71161694">
            <w:pPr>
              <w:spacing w:line="0" w:lineRule="atLeast"/>
              <w:ind w:firstLine="0" w:firstLineChars="0"/>
              <w:rPr>
                <w:b/>
                <w:bCs/>
                <w:color w:val="auto"/>
                <w:highlight w:val="none"/>
              </w:rPr>
            </w:pPr>
            <w:r>
              <w:rPr>
                <w:b/>
                <w:bCs/>
                <w:color w:val="auto"/>
                <w:highlight w:val="none"/>
                <w:lang w:eastAsia="zh-CN"/>
              </w:rPr>
              <w:t>前置条件</w:t>
            </w:r>
          </w:p>
        </w:tc>
        <w:tc>
          <w:tcPr>
            <w:tcW w:w="265" w:type="pct"/>
            <w:tcBorders>
              <w:top w:val="single" w:color="000000" w:sz="8" w:space="0"/>
              <w:left w:val="single" w:color="000000" w:sz="4" w:space="0"/>
              <w:bottom w:val="single" w:color="000000" w:sz="4" w:space="0"/>
              <w:right w:val="single" w:color="000000" w:sz="4" w:space="0"/>
            </w:tcBorders>
            <w:shd w:val="clear" w:color="auto" w:fill="auto"/>
            <w:vAlign w:val="center"/>
          </w:tcPr>
          <w:p w14:paraId="471E693E">
            <w:pPr>
              <w:spacing w:line="0" w:lineRule="atLeast"/>
              <w:ind w:firstLine="0" w:firstLineChars="0"/>
              <w:rPr>
                <w:b/>
                <w:bCs/>
                <w:color w:val="auto"/>
                <w:highlight w:val="none"/>
                <w:lang w:eastAsia="zh-CN"/>
              </w:rPr>
            </w:pPr>
            <w:r>
              <w:rPr>
                <w:b/>
                <w:bCs/>
                <w:color w:val="auto"/>
                <w:highlight w:val="none"/>
                <w:lang w:eastAsia="zh-CN"/>
              </w:rPr>
              <w:t>是否</w:t>
            </w:r>
          </w:p>
          <w:p w14:paraId="63092DCF">
            <w:pPr>
              <w:spacing w:line="0" w:lineRule="atLeast"/>
              <w:ind w:firstLine="0" w:firstLineChars="0"/>
              <w:rPr>
                <w:b/>
                <w:bCs/>
                <w:color w:val="auto"/>
                <w:highlight w:val="none"/>
              </w:rPr>
            </w:pPr>
            <w:r>
              <w:rPr>
                <w:b/>
                <w:bCs/>
                <w:color w:val="auto"/>
                <w:highlight w:val="none"/>
                <w:lang w:eastAsia="zh-CN"/>
              </w:rPr>
              <w:t>涉及</w:t>
            </w:r>
          </w:p>
        </w:tc>
        <w:tc>
          <w:tcPr>
            <w:tcW w:w="775" w:type="pct"/>
            <w:gridSpan w:val="2"/>
            <w:tcBorders>
              <w:top w:val="single" w:color="000000" w:sz="8" w:space="0"/>
              <w:left w:val="single" w:color="000000" w:sz="4" w:space="0"/>
              <w:bottom w:val="single" w:color="000000" w:sz="4" w:space="0"/>
              <w:right w:val="single" w:color="000000" w:sz="4" w:space="0"/>
            </w:tcBorders>
            <w:shd w:val="clear" w:color="auto" w:fill="auto"/>
            <w:vAlign w:val="center"/>
          </w:tcPr>
          <w:p w14:paraId="17F690FC">
            <w:pPr>
              <w:spacing w:line="0" w:lineRule="atLeast"/>
              <w:ind w:firstLine="0" w:firstLineChars="0"/>
              <w:jc w:val="center"/>
              <w:rPr>
                <w:b/>
                <w:bCs/>
                <w:color w:val="auto"/>
                <w:highlight w:val="none"/>
              </w:rPr>
            </w:pPr>
            <w:r>
              <w:rPr>
                <w:b/>
                <w:bCs/>
                <w:color w:val="auto"/>
                <w:highlight w:val="none"/>
                <w:lang w:eastAsia="zh-CN"/>
              </w:rPr>
              <w:t>办理时限</w:t>
            </w:r>
          </w:p>
        </w:tc>
        <w:tc>
          <w:tcPr>
            <w:tcW w:w="652" w:type="pct"/>
            <w:gridSpan w:val="2"/>
            <w:tcBorders>
              <w:top w:val="single" w:color="000000" w:sz="8" w:space="0"/>
              <w:left w:val="single" w:color="000000" w:sz="4" w:space="0"/>
              <w:bottom w:val="single" w:color="000000" w:sz="4" w:space="0"/>
              <w:right w:val="single" w:color="000000" w:sz="4" w:space="0"/>
            </w:tcBorders>
            <w:shd w:val="clear" w:color="auto" w:fill="auto"/>
            <w:vAlign w:val="center"/>
          </w:tcPr>
          <w:p w14:paraId="471F64AE">
            <w:pPr>
              <w:spacing w:line="0" w:lineRule="atLeast"/>
              <w:ind w:firstLine="0" w:firstLineChars="0"/>
              <w:jc w:val="center"/>
              <w:rPr>
                <w:rFonts w:hint="default"/>
                <w:b/>
                <w:bCs/>
                <w:color w:val="auto"/>
                <w:highlight w:val="none"/>
                <w:lang w:val="en-US" w:eastAsia="zh-CN"/>
              </w:rPr>
            </w:pPr>
            <w:r>
              <w:rPr>
                <w:rFonts w:hint="eastAsia"/>
                <w:b/>
                <w:bCs/>
                <w:color w:val="auto"/>
                <w:highlight w:val="none"/>
                <w:lang w:val="en-US" w:eastAsia="zh-CN"/>
              </w:rPr>
              <w:t>办理部门</w:t>
            </w:r>
          </w:p>
        </w:tc>
      </w:tr>
      <w:tr w14:paraId="1E5BD47C">
        <w:tblPrEx>
          <w:tblCellMar>
            <w:top w:w="0" w:type="dxa"/>
            <w:left w:w="0" w:type="dxa"/>
            <w:bottom w:w="0" w:type="dxa"/>
            <w:right w:w="0" w:type="dxa"/>
          </w:tblCellMar>
        </w:tblPrEx>
        <w:trPr>
          <w:trHeight w:val="444"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4F28A786">
            <w:pPr>
              <w:spacing w:line="0" w:lineRule="atLeast"/>
              <w:ind w:firstLine="0" w:firstLineChars="0"/>
              <w:jc w:val="center"/>
              <w:rPr>
                <w:color w:val="auto"/>
                <w:highlight w:val="none"/>
              </w:rPr>
            </w:pPr>
            <w:r>
              <w:rPr>
                <w:color w:val="auto"/>
                <w:highlight w:val="none"/>
                <w:lang w:eastAsia="zh-CN"/>
              </w:rPr>
              <w:t>一</w:t>
            </w:r>
          </w:p>
        </w:tc>
        <w:tc>
          <w:tcPr>
            <w:tcW w:w="4047" w:type="pct"/>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299D4B05">
            <w:pPr>
              <w:spacing w:line="0" w:lineRule="atLeast"/>
              <w:ind w:firstLine="0" w:firstLineChars="0"/>
              <w:jc w:val="center"/>
              <w:rPr>
                <w:color w:val="auto"/>
                <w:highlight w:val="none"/>
              </w:rPr>
            </w:pPr>
            <w:r>
              <w:rPr>
                <w:color w:val="auto"/>
                <w:highlight w:val="none"/>
                <w:lang w:eastAsia="zh-CN"/>
              </w:rPr>
              <w:t>项目生成阶段</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D0261CA">
            <w:pPr>
              <w:spacing w:line="0" w:lineRule="atLeast"/>
              <w:ind w:firstLine="0" w:firstLineChars="0"/>
              <w:jc w:val="center"/>
              <w:rPr>
                <w:color w:val="auto"/>
                <w:highlight w:val="none"/>
              </w:rPr>
            </w:pPr>
          </w:p>
        </w:tc>
      </w:tr>
      <w:tr w14:paraId="522E434A">
        <w:tblPrEx>
          <w:tblCellMar>
            <w:top w:w="0" w:type="dxa"/>
            <w:left w:w="0" w:type="dxa"/>
            <w:bottom w:w="0" w:type="dxa"/>
            <w:right w:w="0" w:type="dxa"/>
          </w:tblCellMar>
        </w:tblPrEx>
        <w:trPr>
          <w:trHeight w:val="444"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64E67D89">
            <w:pPr>
              <w:spacing w:line="0" w:lineRule="atLeast"/>
              <w:ind w:firstLine="0" w:firstLineChars="0"/>
              <w:jc w:val="center"/>
              <w:rPr>
                <w:color w:val="auto"/>
                <w:highlight w:val="none"/>
              </w:rPr>
            </w:pPr>
            <w:r>
              <w:rPr>
                <w:color w:val="auto"/>
                <w:highlight w:val="none"/>
                <w:lang w:eastAsia="zh-CN"/>
              </w:rPr>
              <w:t>&lt;一&gt;</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FB2771D">
            <w:pPr>
              <w:spacing w:line="0" w:lineRule="atLeast"/>
              <w:ind w:firstLine="0" w:firstLineChars="0"/>
              <w:rPr>
                <w:color w:val="auto"/>
                <w:highlight w:val="none"/>
              </w:rPr>
            </w:pPr>
            <w:r>
              <w:rPr>
                <w:color w:val="auto"/>
                <w:highlight w:val="none"/>
                <w:lang w:eastAsia="zh-CN"/>
              </w:rPr>
              <w:t>前期工作函</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42FB1B">
            <w:pPr>
              <w:spacing w:line="0" w:lineRule="atLeast"/>
              <w:ind w:firstLine="0" w:firstLineChars="0"/>
              <w:rPr>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255CE3">
            <w:pPr>
              <w:spacing w:line="0" w:lineRule="atLeast"/>
              <w:ind w:firstLine="0" w:firstLineChars="0"/>
              <w:rPr>
                <w:color w:val="auto"/>
                <w:highlight w:val="none"/>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8E6EB6">
            <w:pPr>
              <w:spacing w:line="0" w:lineRule="atLeast"/>
              <w:ind w:firstLine="0" w:firstLineChars="0"/>
              <w:rPr>
                <w:color w:val="auto"/>
                <w:highlight w:val="none"/>
              </w:rPr>
            </w:pPr>
            <w:r>
              <w:rPr>
                <w:color w:val="auto"/>
                <w:highlight w:val="none"/>
                <w:lang w:eastAsia="zh-CN"/>
              </w:rPr>
              <w:t>/</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C067E6">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871E50B">
            <w:pPr>
              <w:spacing w:line="0" w:lineRule="atLeast"/>
              <w:ind w:firstLine="0" w:firstLineChars="0"/>
              <w:jc w:val="center"/>
              <w:rPr>
                <w:color w:val="auto"/>
                <w:highlight w:val="none"/>
              </w:rPr>
            </w:pPr>
            <w:r>
              <w:rPr>
                <w:color w:val="auto"/>
                <w:highlight w:val="none"/>
                <w:lang w:eastAsia="zh-CN"/>
              </w:rPr>
              <w:t>/</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E4C293D">
            <w:pPr>
              <w:spacing w:line="0" w:lineRule="atLeast"/>
              <w:ind w:firstLine="0" w:firstLineChars="0"/>
              <w:jc w:val="center"/>
              <w:rPr>
                <w:rFonts w:hint="default"/>
                <w:color w:val="auto"/>
                <w:highlight w:val="none"/>
                <w:lang w:val="en-US" w:eastAsia="zh-CN"/>
              </w:rPr>
            </w:pPr>
            <w:r>
              <w:rPr>
                <w:rFonts w:hint="eastAsia"/>
                <w:color w:val="auto"/>
                <w:highlight w:val="none"/>
                <w:lang w:val="en-US" w:eastAsia="zh-CN"/>
              </w:rPr>
              <w:t>经济发展局</w:t>
            </w:r>
          </w:p>
        </w:tc>
      </w:tr>
      <w:tr w14:paraId="43BB2F64">
        <w:tblPrEx>
          <w:tblCellMar>
            <w:top w:w="0" w:type="dxa"/>
            <w:left w:w="0" w:type="dxa"/>
            <w:bottom w:w="0" w:type="dxa"/>
            <w:right w:w="0" w:type="dxa"/>
          </w:tblCellMar>
        </w:tblPrEx>
        <w:trPr>
          <w:trHeight w:val="444"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07B2F8DF">
            <w:pPr>
              <w:spacing w:line="0" w:lineRule="atLeast"/>
              <w:ind w:firstLine="0" w:firstLineChars="0"/>
              <w:jc w:val="center"/>
              <w:rPr>
                <w:color w:val="auto"/>
                <w:highlight w:val="none"/>
              </w:rPr>
            </w:pPr>
            <w:r>
              <w:rPr>
                <w:color w:val="auto"/>
                <w:highlight w:val="none"/>
                <w:lang w:eastAsia="zh-CN"/>
              </w:rPr>
              <w:t>&lt;二&gt;</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E971BD2">
            <w:pPr>
              <w:spacing w:line="0" w:lineRule="atLeast"/>
              <w:ind w:firstLine="0" w:firstLineChars="0"/>
              <w:rPr>
                <w:color w:val="auto"/>
                <w:highlight w:val="none"/>
                <w:lang w:eastAsia="zh-CN"/>
              </w:rPr>
            </w:pPr>
            <w:r>
              <w:rPr>
                <w:rFonts w:hint="eastAsia"/>
                <w:color w:val="auto"/>
                <w:highlight w:val="none"/>
                <w:lang w:eastAsia="zh-CN"/>
              </w:rPr>
              <w:t>编制道路</w:t>
            </w:r>
            <w:ins w:id="104" w:author="万树之王" w:date="2025-11-30T21:47:12Z">
              <w:r>
                <w:rPr>
                  <w:rFonts w:hint="eastAsia"/>
                  <w:color w:val="auto"/>
                  <w:highlight w:val="none"/>
                  <w:lang w:eastAsia="zh-CN"/>
                </w:rPr>
                <w:t>、排水、河道等</w:t>
              </w:r>
            </w:ins>
            <w:r>
              <w:rPr>
                <w:rFonts w:hint="eastAsia"/>
                <w:color w:val="auto"/>
                <w:highlight w:val="none"/>
                <w:lang w:eastAsia="zh-CN"/>
              </w:rPr>
              <w:t>规划方案(管线综合)或概念方案</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D8D35E">
            <w:pPr>
              <w:spacing w:line="0" w:lineRule="atLeast"/>
              <w:ind w:firstLine="0" w:firstLineChars="0"/>
              <w:rPr>
                <w:color w:val="auto"/>
                <w:highlight w:val="none"/>
                <w:lang w:eastAsia="zh-CN"/>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AACB44">
            <w:pPr>
              <w:spacing w:line="0" w:lineRule="atLeast"/>
              <w:ind w:firstLine="0" w:firstLineChars="0"/>
              <w:rPr>
                <w:color w:val="auto"/>
                <w:highlight w:val="none"/>
                <w:lang w:eastAsia="zh-CN"/>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7C64D4">
            <w:pPr>
              <w:spacing w:line="0" w:lineRule="atLeast"/>
              <w:ind w:firstLine="0" w:firstLineChars="0"/>
              <w:rPr>
                <w:color w:val="auto"/>
                <w:highlight w:val="none"/>
              </w:rPr>
            </w:pPr>
            <w:r>
              <w:rPr>
                <w:color w:val="auto"/>
                <w:highlight w:val="none"/>
                <w:lang w:eastAsia="zh-CN"/>
              </w:rPr>
              <w:t>前期工作函</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7DAC90">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0CCEF04">
            <w:pPr>
              <w:spacing w:line="0" w:lineRule="atLeast"/>
              <w:ind w:firstLine="0" w:firstLineChars="0"/>
              <w:jc w:val="center"/>
              <w:rPr>
                <w:color w:val="auto"/>
                <w:highlight w:val="none"/>
              </w:rPr>
            </w:pPr>
            <w:r>
              <w:rPr>
                <w:color w:val="auto"/>
                <w:highlight w:val="none"/>
                <w:lang w:eastAsia="zh-CN"/>
              </w:rPr>
              <w:t>/</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E31D01B">
            <w:pPr>
              <w:spacing w:line="0" w:lineRule="atLeast"/>
              <w:ind w:firstLine="0" w:firstLineChars="0"/>
              <w:jc w:val="center"/>
              <w:rPr>
                <w:rFonts w:hint="default"/>
                <w:color w:val="auto"/>
                <w:highlight w:val="none"/>
                <w:lang w:val="en-US" w:eastAsia="zh-CN"/>
              </w:rPr>
            </w:pPr>
            <w:r>
              <w:rPr>
                <w:rFonts w:hint="eastAsia"/>
                <w:color w:val="auto"/>
                <w:highlight w:val="none"/>
                <w:lang w:eastAsia="zh-CN"/>
              </w:rPr>
              <w:t>经济发展局、规自分局、行业主管部门、</w:t>
            </w:r>
            <w:r>
              <w:rPr>
                <w:rFonts w:hint="eastAsia"/>
                <w:color w:val="auto"/>
                <w:highlight w:val="none"/>
                <w:lang w:val="en-US" w:eastAsia="zh-CN"/>
              </w:rPr>
              <w:t>土储中心</w:t>
            </w:r>
          </w:p>
        </w:tc>
      </w:tr>
      <w:tr w14:paraId="59A67F88">
        <w:tblPrEx>
          <w:tblCellMar>
            <w:top w:w="0" w:type="dxa"/>
            <w:left w:w="0" w:type="dxa"/>
            <w:bottom w:w="0" w:type="dxa"/>
            <w:right w:w="0" w:type="dxa"/>
          </w:tblCellMar>
        </w:tblPrEx>
        <w:trPr>
          <w:trHeight w:val="444"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11589524">
            <w:pPr>
              <w:spacing w:line="0" w:lineRule="atLeast"/>
              <w:ind w:firstLine="0" w:firstLineChars="0"/>
              <w:jc w:val="center"/>
              <w:rPr>
                <w:color w:val="auto"/>
                <w:highlight w:val="none"/>
                <w:lang w:eastAsia="en-US"/>
              </w:rPr>
            </w:pPr>
            <w:r>
              <w:rPr>
                <w:color w:val="auto"/>
                <w:highlight w:val="none"/>
                <w:lang w:eastAsia="zh-CN"/>
              </w:rPr>
              <w:t>&lt;三&gt;</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B687C98">
            <w:pPr>
              <w:spacing w:line="0" w:lineRule="atLeast"/>
              <w:ind w:firstLine="0" w:firstLineChars="0"/>
              <w:rPr>
                <w:rFonts w:hint="default"/>
                <w:color w:val="auto"/>
                <w:highlight w:val="none"/>
                <w:lang w:eastAsia="en-US"/>
              </w:rPr>
            </w:pPr>
            <w:del w:id="105" w:author="李国奇" w:date="2025-11-29T17:58:12Z">
              <w:r>
                <w:rPr>
                  <w:color w:val="auto"/>
                  <w:highlight w:val="none"/>
                  <w:lang w:eastAsia="zh-CN"/>
                </w:rPr>
                <w:delText>提前核准勘察设计招标</w:delText>
              </w:r>
            </w:del>
            <w:ins w:id="106" w:author="李国奇" w:date="2025-11-29T17:58:12Z">
              <w:r>
                <w:rPr>
                  <w:color w:val="auto"/>
                  <w:highlight w:val="none"/>
                  <w:lang w:eastAsia="zh-CN"/>
                </w:rPr>
                <w:t>编制建设</w:t>
              </w:r>
            </w:ins>
            <w:r>
              <w:rPr>
                <w:color w:val="auto"/>
                <w:highlight w:val="none"/>
                <w:lang w:eastAsia="zh-CN"/>
              </w:rPr>
              <w:t>方案</w:t>
            </w:r>
            <w:del w:id="107" w:author="李国奇" w:date="2025-11-29T17:58:12Z">
              <w:r>
                <w:rPr>
                  <w:color w:val="auto"/>
                  <w:highlight w:val="none"/>
                  <w:lang w:eastAsia="zh-CN"/>
                </w:rPr>
                <w:delText>的批复</w:delText>
              </w:r>
            </w:del>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A485BD">
            <w:pPr>
              <w:spacing w:line="0" w:lineRule="atLeast"/>
              <w:ind w:firstLine="0" w:firstLineChars="0"/>
              <w:rPr>
                <w:color w:val="auto"/>
                <w:highlight w:val="none"/>
                <w:lang w:eastAsia="en-US"/>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207269">
            <w:pPr>
              <w:spacing w:line="0" w:lineRule="atLeast"/>
              <w:ind w:firstLine="0" w:firstLineChars="0"/>
              <w:rPr>
                <w:color w:val="auto"/>
                <w:highlight w:val="none"/>
                <w:lang w:eastAsia="en-US"/>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3E0EAA">
            <w:pPr>
              <w:spacing w:line="0" w:lineRule="atLeast"/>
              <w:ind w:firstLine="0" w:firstLineChars="0"/>
              <w:rPr>
                <w:color w:val="auto"/>
                <w:highlight w:val="none"/>
                <w:lang w:eastAsia="zh-CN"/>
              </w:rPr>
            </w:pPr>
            <w:del w:id="108" w:author="李国奇" w:date="2025-11-29T17:58:12Z">
              <w:r>
                <w:rPr>
                  <w:color w:val="auto"/>
                  <w:highlight w:val="none"/>
                  <w:lang w:eastAsia="zh-CN"/>
                </w:rPr>
                <w:delText>前期工作函</w:delText>
              </w:r>
            </w:del>
            <w:ins w:id="109" w:author="李国奇" w:date="2025-11-29T17:58:12Z">
              <w:r>
                <w:rPr>
                  <w:color w:val="auto"/>
                  <w:highlight w:val="none"/>
                  <w:lang w:eastAsia="zh-CN"/>
                </w:rPr>
                <w:t>道路</w:t>
              </w:r>
            </w:ins>
            <w:ins w:id="110" w:author="万树之王" w:date="2025-11-30T21:47:30Z">
              <w:r>
                <w:rPr>
                  <w:rFonts w:hint="eastAsia"/>
                  <w:color w:val="auto"/>
                  <w:highlight w:val="none"/>
                  <w:lang w:eastAsia="zh-CN"/>
                </w:rPr>
                <w:t>、排水、河道等</w:t>
              </w:r>
            </w:ins>
            <w:ins w:id="111" w:author="李国奇" w:date="2025-11-29T17:58:12Z">
              <w:r>
                <w:rPr>
                  <w:color w:val="auto"/>
                  <w:highlight w:val="none"/>
                  <w:lang w:eastAsia="zh-CN"/>
                </w:rPr>
                <w:t>规划方案（管线综合）</w:t>
              </w:r>
            </w:ins>
            <w:ins w:id="112" w:author="李国奇" w:date="2025-11-29T17:58:12Z">
              <w:del w:id="113" w:author="万树之王" w:date="2025-11-30T21:47:35Z">
                <w:r>
                  <w:rPr>
                    <w:color w:val="auto"/>
                    <w:highlight w:val="none"/>
                    <w:lang w:eastAsia="zh-CN"/>
                  </w:rPr>
                  <w:br w:type="textWrapping"/>
                </w:r>
              </w:del>
            </w:ins>
            <w:ins w:id="114" w:author="李国奇" w:date="2025-11-29T17:58:12Z">
              <w:r>
                <w:rPr>
                  <w:color w:val="auto"/>
                  <w:highlight w:val="none"/>
                  <w:lang w:eastAsia="zh-CN"/>
                </w:rPr>
                <w:t>或概念方案编制完成后</w:t>
              </w:r>
            </w:ins>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20F919">
            <w:pPr>
              <w:spacing w:line="0" w:lineRule="atLeast"/>
              <w:ind w:firstLine="0" w:firstLineChars="0"/>
              <w:rPr>
                <w:color w:val="auto"/>
                <w:highlight w:val="none"/>
                <w:lang w:eastAsia="zh-CN"/>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6044F10">
            <w:pPr>
              <w:spacing w:line="0" w:lineRule="atLeast"/>
              <w:ind w:firstLine="0" w:firstLineChars="0"/>
              <w:jc w:val="center"/>
              <w:rPr>
                <w:color w:val="auto"/>
                <w:highlight w:val="none"/>
                <w:lang w:eastAsia="en-US"/>
              </w:rPr>
            </w:pPr>
            <w:del w:id="115" w:author="李国奇" w:date="2025-11-29T17:58:12Z">
              <w:r>
                <w:rPr>
                  <w:rFonts w:hint="default"/>
                  <w:color w:val="auto"/>
                  <w:highlight w:val="none"/>
                  <w:lang w:val="en-US" w:eastAsia="zh-CN"/>
                </w:rPr>
                <w:delText>5个工作日</w:delText>
              </w:r>
            </w:del>
            <w:ins w:id="116" w:author="李国奇" w:date="2025-11-29T17:58:12Z">
              <w:r>
                <w:rPr>
                  <w:color w:val="auto"/>
                  <w:highlight w:val="none"/>
                  <w:lang w:eastAsia="zh-CN"/>
                </w:rPr>
                <w:t>/</w:t>
              </w:r>
            </w:ins>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8DC66BE">
            <w:pPr>
              <w:spacing w:line="0" w:lineRule="atLeast"/>
              <w:ind w:firstLine="0" w:firstLineChars="0"/>
              <w:jc w:val="center"/>
              <w:rPr>
                <w:rFonts w:hint="default"/>
                <w:color w:val="auto"/>
                <w:highlight w:val="none"/>
                <w:lang w:eastAsia="zh-CN"/>
              </w:rPr>
            </w:pPr>
            <w:del w:id="117" w:author="李国奇" w:date="2025-11-29T17:58:12Z">
              <w:r>
                <w:rPr>
                  <w:rFonts w:hint="eastAsia"/>
                  <w:color w:val="auto"/>
                  <w:highlight w:val="none"/>
                  <w:lang w:val="en-US" w:eastAsia="zh-CN"/>
                </w:rPr>
                <w:delText>经济发展局</w:delText>
              </w:r>
            </w:del>
            <w:ins w:id="118" w:author="李国奇" w:date="2025-11-29T17:58:12Z">
              <w:r>
                <w:rPr>
                  <w:rFonts w:hint="eastAsia"/>
                  <w:color w:val="auto"/>
                  <w:highlight w:val="none"/>
                  <w:lang w:val="en-US" w:eastAsia="zh-CN"/>
                </w:rPr>
                <w:t>土储中心、行业主管部门</w:t>
              </w:r>
            </w:ins>
          </w:p>
        </w:tc>
      </w:tr>
      <w:tr w14:paraId="6113EC47">
        <w:tblPrEx>
          <w:tblCellMar>
            <w:top w:w="0" w:type="dxa"/>
            <w:left w:w="0" w:type="dxa"/>
            <w:bottom w:w="0" w:type="dxa"/>
            <w:right w:w="0" w:type="dxa"/>
          </w:tblCellMar>
        </w:tblPrEx>
        <w:trPr>
          <w:trHeight w:val="444"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26F40B0C">
            <w:pPr>
              <w:spacing w:line="0" w:lineRule="atLeast"/>
              <w:ind w:firstLine="0" w:firstLineChars="0"/>
              <w:jc w:val="center"/>
              <w:rPr>
                <w:color w:val="auto"/>
                <w:highlight w:val="none"/>
              </w:rPr>
            </w:pPr>
            <w:r>
              <w:rPr>
                <w:color w:val="auto"/>
                <w:highlight w:val="none"/>
                <w:lang w:eastAsia="zh-CN"/>
              </w:rPr>
              <w:t>&lt;四&gt;</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6C30F04">
            <w:pPr>
              <w:spacing w:line="0" w:lineRule="atLeast"/>
              <w:ind w:firstLine="0" w:firstLineChars="0"/>
              <w:rPr>
                <w:color w:val="auto"/>
                <w:highlight w:val="none"/>
                <w:lang w:eastAsia="zh-CN"/>
              </w:rPr>
            </w:pPr>
            <w:ins w:id="119" w:author="李国奇" w:date="2025-11-29T17:58:12Z">
              <w:r>
                <w:rPr>
                  <w:color w:val="auto"/>
                  <w:highlight w:val="none"/>
                  <w:lang w:eastAsia="zh-CN"/>
                </w:rPr>
                <w:t>提前核准</w:t>
              </w:r>
            </w:ins>
            <w:r>
              <w:rPr>
                <w:color w:val="auto"/>
                <w:highlight w:val="none"/>
                <w:lang w:eastAsia="zh-CN"/>
              </w:rPr>
              <w:t>勘察设计招标</w:t>
            </w:r>
            <w:del w:id="120" w:author="李国奇" w:date="2025-11-29T17:58:12Z">
              <w:r>
                <w:rPr>
                  <w:color w:val="auto"/>
                  <w:highlight w:val="none"/>
                  <w:lang w:eastAsia="zh-CN"/>
                </w:rPr>
                <w:delText>/比选</w:delText>
              </w:r>
            </w:del>
            <w:ins w:id="121" w:author="李国奇" w:date="2025-11-29T17:58:12Z">
              <w:r>
                <w:rPr>
                  <w:color w:val="auto"/>
                  <w:highlight w:val="none"/>
                  <w:lang w:eastAsia="zh-CN"/>
                </w:rPr>
                <w:t>方案的批复</w:t>
              </w:r>
            </w:ins>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F8E55F">
            <w:pPr>
              <w:spacing w:line="0" w:lineRule="atLeast"/>
              <w:ind w:firstLine="0" w:firstLineChars="0"/>
              <w:rPr>
                <w:color w:val="auto"/>
                <w:highlight w:val="none"/>
                <w:lang w:eastAsia="zh-CN"/>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7FD805">
            <w:pPr>
              <w:spacing w:line="0" w:lineRule="atLeast"/>
              <w:ind w:firstLine="0" w:firstLineChars="0"/>
              <w:rPr>
                <w:color w:val="auto"/>
                <w:highlight w:val="none"/>
                <w:lang w:eastAsia="zh-CN"/>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BB68D0">
            <w:pPr>
              <w:spacing w:line="0" w:lineRule="atLeast"/>
              <w:ind w:firstLine="0" w:firstLineChars="0"/>
              <w:rPr>
                <w:rFonts w:hint="default"/>
                <w:color w:val="auto"/>
                <w:highlight w:val="none"/>
                <w:lang w:val="en-US"/>
              </w:rPr>
            </w:pPr>
            <w:ins w:id="122" w:author="李国奇" w:date="2025-11-29T17:58:12Z">
              <w:r>
                <w:rPr>
                  <w:color w:val="auto"/>
                  <w:highlight w:val="none"/>
                  <w:lang w:eastAsia="zh-CN"/>
                </w:rPr>
                <w:t>前期工作函</w:t>
              </w:r>
            </w:ins>
            <w:ins w:id="123" w:author="万树之王" w:date="2025-11-30T21:48:22Z">
              <w:r>
                <w:rPr>
                  <w:rFonts w:hint="eastAsia"/>
                  <w:color w:val="auto"/>
                  <w:highlight w:val="none"/>
                  <w:lang w:eastAsia="zh-CN"/>
                </w:rPr>
                <w:t>、</w:t>
              </w:r>
            </w:ins>
            <w:ins w:id="124" w:author="万树之王" w:date="2025-11-30T21:48:57Z">
              <w:r>
                <w:rPr>
                  <w:color w:val="auto"/>
                  <w:highlight w:val="none"/>
                  <w:lang w:eastAsia="zh-CN"/>
                </w:rPr>
                <w:t>提前核准勘察设计招标方案的</w:t>
              </w:r>
            </w:ins>
            <w:ins w:id="125" w:author="万树之王" w:date="2025-11-30T21:49:00Z">
              <w:r>
                <w:rPr>
                  <w:rFonts w:hint="eastAsia"/>
                  <w:color w:val="auto"/>
                  <w:highlight w:val="none"/>
                  <w:lang w:val="en-US" w:eastAsia="zh-CN"/>
                </w:rPr>
                <w:t>申请</w:t>
              </w:r>
            </w:ins>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D9B0FF">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3D7C5A4">
            <w:pPr>
              <w:spacing w:line="0" w:lineRule="atLeast"/>
              <w:ind w:firstLine="0" w:firstLineChars="0"/>
              <w:jc w:val="center"/>
              <w:rPr>
                <w:color w:val="auto"/>
                <w:highlight w:val="none"/>
              </w:rPr>
            </w:pPr>
            <w:ins w:id="126" w:author="李国奇" w:date="2025-11-29T17:58:12Z">
              <w:r>
                <w:rPr>
                  <w:rFonts w:hint="eastAsia"/>
                  <w:color w:val="auto"/>
                  <w:highlight w:val="none"/>
                  <w:lang w:val="en-US" w:eastAsia="zh-CN"/>
                </w:rPr>
                <w:t>20</w:t>
              </w:r>
            </w:ins>
            <w:ins w:id="127" w:author="李国奇" w:date="2025-11-29T17:58:12Z">
              <w:r>
                <w:rPr>
                  <w:rFonts w:hint="default"/>
                  <w:color w:val="auto"/>
                  <w:highlight w:val="none"/>
                  <w:lang w:val="en-US" w:eastAsia="zh-CN"/>
                </w:rPr>
                <w:t>个工作日</w:t>
              </w:r>
            </w:ins>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23CD0F0">
            <w:pPr>
              <w:spacing w:line="0" w:lineRule="atLeast"/>
              <w:ind w:firstLine="0" w:firstLineChars="0"/>
              <w:jc w:val="center"/>
              <w:rPr>
                <w:color w:val="auto"/>
                <w:highlight w:val="none"/>
                <w:lang w:eastAsia="zh-CN"/>
              </w:rPr>
            </w:pPr>
            <w:ins w:id="128" w:author="李国奇" w:date="2025-11-29T17:58:12Z">
              <w:r>
                <w:rPr>
                  <w:rFonts w:hint="eastAsia"/>
                  <w:color w:val="auto"/>
                  <w:highlight w:val="none"/>
                  <w:lang w:val="en-US" w:eastAsia="zh-CN"/>
                </w:rPr>
                <w:t>经济发展局</w:t>
              </w:r>
            </w:ins>
          </w:p>
        </w:tc>
      </w:tr>
      <w:tr w14:paraId="2F412B2F">
        <w:tblPrEx>
          <w:tblCellMar>
            <w:top w:w="0" w:type="dxa"/>
            <w:left w:w="0" w:type="dxa"/>
            <w:bottom w:w="0" w:type="dxa"/>
            <w:right w:w="0" w:type="dxa"/>
          </w:tblCellMar>
        </w:tblPrEx>
        <w:trPr>
          <w:trHeight w:val="444" w:hRule="atLeast"/>
          <w:jc w:val="center"/>
          <w:ins w:id="129" w:author="李国奇" w:date="2025-11-29T17:58:12Z"/>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2DAC9C6A">
            <w:pPr>
              <w:spacing w:line="0" w:lineRule="atLeast"/>
              <w:ind w:firstLine="0" w:firstLineChars="0"/>
              <w:jc w:val="center"/>
              <w:rPr>
                <w:ins w:id="130" w:author="李国奇" w:date="2025-11-29T17:58:12Z"/>
                <w:color w:val="auto"/>
                <w:highlight w:val="none"/>
              </w:rPr>
            </w:pPr>
            <w:ins w:id="131" w:author="李国奇" w:date="2025-11-29T17:58:12Z">
              <w:r>
                <w:rPr>
                  <w:color w:val="auto"/>
                  <w:highlight w:val="none"/>
                  <w:lang w:eastAsia="zh-CN"/>
                </w:rPr>
                <w:t>&lt;</w:t>
              </w:r>
            </w:ins>
            <w:ins w:id="132" w:author="李国奇" w:date="2025-11-29T17:58:12Z">
              <w:r>
                <w:rPr>
                  <w:rFonts w:hint="eastAsia"/>
                  <w:color w:val="auto"/>
                  <w:highlight w:val="none"/>
                  <w:lang w:val="en-US" w:eastAsia="zh-CN"/>
                </w:rPr>
                <w:t>五</w:t>
              </w:r>
            </w:ins>
            <w:ins w:id="133" w:author="李国奇" w:date="2025-11-29T17:58:12Z">
              <w:r>
                <w:rPr>
                  <w:color w:val="auto"/>
                  <w:highlight w:val="none"/>
                  <w:lang w:eastAsia="zh-CN"/>
                </w:rPr>
                <w:t>&gt;</w:t>
              </w:r>
            </w:ins>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24D8358">
            <w:pPr>
              <w:spacing w:line="0" w:lineRule="atLeast"/>
              <w:ind w:firstLine="0" w:firstLineChars="0"/>
              <w:rPr>
                <w:ins w:id="134" w:author="李国奇" w:date="2025-11-29T17:58:12Z"/>
                <w:color w:val="auto"/>
                <w:highlight w:val="none"/>
              </w:rPr>
            </w:pPr>
            <w:ins w:id="135" w:author="李国奇" w:date="2025-11-29T17:58:12Z">
              <w:r>
                <w:rPr>
                  <w:color w:val="auto"/>
                  <w:highlight w:val="none"/>
                  <w:lang w:eastAsia="zh-CN"/>
                </w:rPr>
                <w:t>勘察设计招标/比选</w:t>
              </w:r>
            </w:ins>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AB925D">
            <w:pPr>
              <w:spacing w:line="0" w:lineRule="atLeast"/>
              <w:ind w:firstLine="0" w:firstLineChars="0"/>
              <w:rPr>
                <w:ins w:id="136" w:author="李国奇" w:date="2025-11-29T17:58:12Z"/>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0EC32E">
            <w:pPr>
              <w:spacing w:line="0" w:lineRule="atLeast"/>
              <w:ind w:firstLine="0" w:firstLineChars="0"/>
              <w:rPr>
                <w:ins w:id="137" w:author="李国奇" w:date="2025-11-29T17:58:12Z"/>
                <w:color w:val="auto"/>
                <w:highlight w:val="none"/>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2E11D4">
            <w:pPr>
              <w:spacing w:line="0" w:lineRule="atLeast"/>
              <w:ind w:firstLine="0" w:firstLineChars="0"/>
              <w:rPr>
                <w:ins w:id="138" w:author="李国奇" w:date="2025-11-29T17:58:12Z"/>
                <w:color w:val="auto"/>
                <w:highlight w:val="none"/>
              </w:rPr>
            </w:pP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81A525">
            <w:pPr>
              <w:spacing w:line="0" w:lineRule="atLeast"/>
              <w:ind w:firstLine="0" w:firstLineChars="0"/>
              <w:rPr>
                <w:ins w:id="139" w:author="李国奇" w:date="2025-11-29T17:58:12Z"/>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7FF4B98">
            <w:pPr>
              <w:spacing w:line="0" w:lineRule="atLeast"/>
              <w:ind w:firstLine="0" w:firstLineChars="0"/>
              <w:jc w:val="center"/>
              <w:rPr>
                <w:ins w:id="140" w:author="李国奇" w:date="2025-11-29T17:58:12Z"/>
                <w:color w:val="auto"/>
                <w:highlight w:val="none"/>
              </w:rPr>
            </w:pP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279AFB4">
            <w:pPr>
              <w:spacing w:line="0" w:lineRule="atLeast"/>
              <w:ind w:firstLine="0" w:firstLineChars="0"/>
              <w:jc w:val="center"/>
              <w:rPr>
                <w:ins w:id="141" w:author="李国奇" w:date="2025-11-29T17:58:12Z"/>
                <w:color w:val="auto"/>
                <w:highlight w:val="none"/>
                <w:lang w:eastAsia="zh-CN"/>
              </w:rPr>
            </w:pPr>
          </w:p>
        </w:tc>
      </w:tr>
      <w:tr w14:paraId="1DADBAEF">
        <w:tblPrEx>
          <w:tblCellMar>
            <w:top w:w="0" w:type="dxa"/>
            <w:left w:w="0" w:type="dxa"/>
            <w:bottom w:w="0" w:type="dxa"/>
            <w:right w:w="0" w:type="dxa"/>
          </w:tblCellMar>
        </w:tblPrEx>
        <w:trPr>
          <w:trHeight w:val="620"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125208C0">
            <w:pPr>
              <w:spacing w:line="0" w:lineRule="atLeast"/>
              <w:ind w:firstLine="0" w:firstLineChars="0"/>
              <w:jc w:val="center"/>
              <w:rPr>
                <w:color w:val="auto"/>
                <w:highlight w:val="none"/>
              </w:rPr>
            </w:pPr>
            <w:r>
              <w:rPr>
                <w:color w:val="auto"/>
                <w:highlight w:val="none"/>
                <w:lang w:eastAsia="zh-CN"/>
              </w:rPr>
              <w:t>1</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248E27B">
            <w:pPr>
              <w:spacing w:line="0" w:lineRule="atLeast"/>
              <w:ind w:firstLine="0" w:firstLineChars="0"/>
              <w:rPr>
                <w:color w:val="auto"/>
                <w:highlight w:val="none"/>
                <w:lang w:eastAsia="zh-CN"/>
              </w:rPr>
            </w:pPr>
            <w:r>
              <w:rPr>
                <w:color w:val="auto"/>
                <w:highlight w:val="none"/>
                <w:lang w:eastAsia="zh-CN"/>
              </w:rPr>
              <w:t>编制并发布勘察、设计招标计划</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41D7E6">
            <w:pPr>
              <w:spacing w:line="0" w:lineRule="atLeast"/>
              <w:ind w:firstLine="0" w:firstLineChars="0"/>
              <w:rPr>
                <w:color w:val="auto"/>
                <w:highlight w:val="none"/>
                <w:lang w:eastAsia="zh-CN"/>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D004EF">
            <w:pPr>
              <w:spacing w:line="0" w:lineRule="atLeast"/>
              <w:ind w:firstLine="0" w:firstLineChars="0"/>
              <w:rPr>
                <w:color w:val="auto"/>
                <w:highlight w:val="none"/>
                <w:lang w:eastAsia="zh-CN"/>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74CDFD">
            <w:pPr>
              <w:spacing w:line="0" w:lineRule="atLeast"/>
              <w:ind w:firstLine="0" w:firstLineChars="0"/>
              <w:rPr>
                <w:rFonts w:hint="default"/>
                <w:color w:val="auto"/>
                <w:highlight w:val="none"/>
                <w:lang w:val="en-US"/>
              </w:rPr>
            </w:pPr>
            <w:r>
              <w:rPr>
                <w:rFonts w:hint="eastAsia"/>
                <w:color w:val="auto"/>
                <w:highlight w:val="none"/>
                <w:lang w:val="en-US" w:eastAsia="zh-CN"/>
              </w:rPr>
              <w:t>概念方案批准后</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A26CC3">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A0A9903">
            <w:pPr>
              <w:spacing w:line="0" w:lineRule="atLeast"/>
              <w:ind w:firstLine="0" w:firstLineChars="0"/>
              <w:jc w:val="center"/>
              <w:rPr>
                <w:rFonts w:hint="default"/>
                <w:color w:val="auto"/>
                <w:highlight w:val="none"/>
                <w:lang w:val="en-US"/>
              </w:rPr>
            </w:pPr>
            <w:r>
              <w:rPr>
                <w:rFonts w:hint="default"/>
                <w:color w:val="auto"/>
                <w:highlight w:val="none"/>
                <w:lang w:val="en-US" w:eastAsia="zh-CN"/>
              </w:rPr>
              <w:t>在首次发布招标公告前30日进行</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F2EACF8">
            <w:pPr>
              <w:spacing w:line="0" w:lineRule="atLeast"/>
              <w:ind w:firstLine="0" w:firstLineChars="0"/>
              <w:jc w:val="center"/>
              <w:rPr>
                <w:rFonts w:hint="default"/>
                <w:color w:val="auto"/>
                <w:highlight w:val="none"/>
                <w:lang w:val="en-US" w:eastAsia="zh-CN"/>
              </w:rPr>
            </w:pPr>
            <w:r>
              <w:rPr>
                <w:rFonts w:hint="eastAsia"/>
                <w:color w:val="auto"/>
                <w:highlight w:val="none"/>
                <w:lang w:val="en-US" w:eastAsia="zh-CN"/>
              </w:rPr>
              <w:t>土储中心</w:t>
            </w:r>
          </w:p>
        </w:tc>
      </w:tr>
      <w:tr w14:paraId="17B72FBD">
        <w:tblPrEx>
          <w:tblCellMar>
            <w:top w:w="0" w:type="dxa"/>
            <w:left w:w="0" w:type="dxa"/>
            <w:bottom w:w="0" w:type="dxa"/>
            <w:right w:w="0" w:type="dxa"/>
          </w:tblCellMar>
        </w:tblPrEx>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5287F5D5">
            <w:pPr>
              <w:spacing w:line="0" w:lineRule="atLeast"/>
              <w:ind w:firstLine="0" w:firstLineChars="0"/>
              <w:jc w:val="center"/>
              <w:rPr>
                <w:color w:val="auto"/>
                <w:highlight w:val="none"/>
              </w:rPr>
            </w:pPr>
            <w:r>
              <w:rPr>
                <w:color w:val="auto"/>
                <w:highlight w:val="none"/>
                <w:lang w:eastAsia="zh-CN"/>
              </w:rPr>
              <w:t>2</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65132BD">
            <w:pPr>
              <w:spacing w:line="0" w:lineRule="atLeast"/>
              <w:ind w:firstLine="0" w:firstLineChars="0"/>
              <w:rPr>
                <w:color w:val="auto"/>
                <w:highlight w:val="none"/>
                <w:lang w:eastAsia="zh-CN"/>
              </w:rPr>
            </w:pPr>
            <w:r>
              <w:rPr>
                <w:color w:val="auto"/>
                <w:highlight w:val="none"/>
                <w:lang w:eastAsia="zh-CN"/>
              </w:rPr>
              <w:t>发布勘察、设计招标公告</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5680A6">
            <w:pPr>
              <w:spacing w:line="0" w:lineRule="atLeast"/>
              <w:ind w:firstLine="0" w:firstLineChars="0"/>
              <w:rPr>
                <w:color w:val="auto"/>
                <w:highlight w:val="none"/>
                <w:lang w:eastAsia="zh-CN"/>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03C85C">
            <w:pPr>
              <w:spacing w:line="0" w:lineRule="atLeast"/>
              <w:ind w:firstLine="0" w:firstLineChars="0"/>
              <w:rPr>
                <w:color w:val="auto"/>
                <w:highlight w:val="none"/>
                <w:lang w:eastAsia="zh-CN"/>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A428C5">
            <w:pPr>
              <w:spacing w:line="0" w:lineRule="atLeast"/>
              <w:ind w:firstLine="0" w:firstLineChars="0"/>
              <w:rPr>
                <w:color w:val="auto"/>
                <w:highlight w:val="none"/>
                <w:lang w:eastAsia="zh-CN"/>
              </w:rPr>
            </w:pPr>
            <w:r>
              <w:rPr>
                <w:color w:val="auto"/>
                <w:highlight w:val="none"/>
                <w:lang w:eastAsia="zh-CN"/>
              </w:rPr>
              <w:t>提前核准勘察设计招标方案的批复</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1B89C5">
            <w:pPr>
              <w:spacing w:line="0" w:lineRule="atLeast"/>
              <w:ind w:firstLine="0" w:firstLineChars="0"/>
              <w:rPr>
                <w:color w:val="auto"/>
                <w:highlight w:val="none"/>
                <w:lang w:eastAsia="zh-CN"/>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1DEF987">
            <w:pPr>
              <w:spacing w:line="0" w:lineRule="atLeast"/>
              <w:ind w:firstLine="0" w:firstLineChars="0"/>
              <w:jc w:val="center"/>
              <w:rPr>
                <w:color w:val="auto"/>
                <w:highlight w:val="none"/>
              </w:rPr>
            </w:pPr>
            <w:r>
              <w:rPr>
                <w:color w:val="auto"/>
                <w:highlight w:val="none"/>
                <w:lang w:eastAsia="zh-CN"/>
              </w:rPr>
              <w:t>招标公告5天</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40256BD">
            <w:pPr>
              <w:spacing w:line="0" w:lineRule="atLeast"/>
              <w:ind w:firstLine="0" w:firstLineChars="0"/>
              <w:jc w:val="center"/>
              <w:rPr>
                <w:color w:val="auto"/>
                <w:highlight w:val="none"/>
                <w:lang w:eastAsia="zh-CN"/>
              </w:rPr>
            </w:pPr>
            <w:r>
              <w:rPr>
                <w:rFonts w:hint="eastAsia"/>
                <w:color w:val="auto"/>
                <w:highlight w:val="none"/>
                <w:lang w:val="en-US" w:eastAsia="zh-CN"/>
              </w:rPr>
              <w:t>土储中心</w:t>
            </w:r>
          </w:p>
        </w:tc>
      </w:tr>
      <w:tr w14:paraId="1DD10BDE">
        <w:tblPrEx>
          <w:tblCellMar>
            <w:top w:w="0" w:type="dxa"/>
            <w:left w:w="0" w:type="dxa"/>
            <w:bottom w:w="0" w:type="dxa"/>
            <w:right w:w="0" w:type="dxa"/>
          </w:tblCellMar>
        </w:tblPrEx>
        <w:trPr>
          <w:trHeight w:val="585"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25E09D47">
            <w:pPr>
              <w:spacing w:line="0" w:lineRule="atLeast"/>
              <w:ind w:firstLine="0" w:firstLineChars="0"/>
              <w:jc w:val="center"/>
              <w:rPr>
                <w:color w:val="auto"/>
                <w:highlight w:val="none"/>
              </w:rPr>
            </w:pPr>
            <w:r>
              <w:rPr>
                <w:color w:val="auto"/>
                <w:highlight w:val="none"/>
                <w:lang w:eastAsia="zh-CN"/>
              </w:rPr>
              <w:t>3</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34CAFFF">
            <w:pPr>
              <w:spacing w:line="0" w:lineRule="atLeast"/>
              <w:ind w:firstLine="0" w:firstLineChars="0"/>
              <w:rPr>
                <w:color w:val="auto"/>
                <w:highlight w:val="none"/>
                <w:lang w:eastAsia="zh-CN"/>
              </w:rPr>
            </w:pPr>
            <w:r>
              <w:rPr>
                <w:color w:val="auto"/>
                <w:highlight w:val="none"/>
                <w:lang w:eastAsia="zh-CN"/>
              </w:rPr>
              <w:t>勘察、设计开评标、公示</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BEDF17">
            <w:pPr>
              <w:spacing w:line="0" w:lineRule="atLeast"/>
              <w:ind w:firstLine="0" w:firstLineChars="0"/>
              <w:rPr>
                <w:color w:val="auto"/>
                <w:highlight w:val="none"/>
                <w:lang w:eastAsia="zh-CN"/>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9F71CE">
            <w:pPr>
              <w:spacing w:line="0" w:lineRule="atLeast"/>
              <w:ind w:firstLine="0" w:firstLineChars="0"/>
              <w:rPr>
                <w:color w:val="auto"/>
                <w:highlight w:val="none"/>
                <w:lang w:eastAsia="zh-CN"/>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BFD15B">
            <w:pPr>
              <w:spacing w:line="0" w:lineRule="atLeast"/>
              <w:ind w:firstLine="0" w:firstLineChars="0"/>
              <w:rPr>
                <w:color w:val="auto"/>
                <w:highlight w:val="none"/>
              </w:rPr>
            </w:pPr>
            <w:r>
              <w:rPr>
                <w:color w:val="auto"/>
                <w:highlight w:val="none"/>
                <w:lang w:eastAsia="zh-CN"/>
              </w:rPr>
              <w:t>勘察、设计招标公告</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8DC399">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F914CEE">
            <w:pPr>
              <w:spacing w:line="0" w:lineRule="atLeast"/>
              <w:ind w:firstLine="0" w:firstLineChars="0"/>
              <w:jc w:val="center"/>
              <w:rPr>
                <w:color w:val="auto"/>
                <w:highlight w:val="none"/>
                <w:lang w:eastAsia="zh-CN"/>
              </w:rPr>
            </w:pPr>
            <w:r>
              <w:rPr>
                <w:color w:val="auto"/>
                <w:highlight w:val="none"/>
                <w:lang w:eastAsia="zh-CN"/>
              </w:rPr>
              <w:t>抽取专家、开评标2天中标公告 3天</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4479435">
            <w:pPr>
              <w:spacing w:line="0" w:lineRule="atLeast"/>
              <w:ind w:firstLine="0" w:firstLineChars="0"/>
              <w:jc w:val="center"/>
              <w:rPr>
                <w:color w:val="auto"/>
                <w:highlight w:val="none"/>
                <w:lang w:eastAsia="zh-CN"/>
              </w:rPr>
            </w:pPr>
            <w:r>
              <w:rPr>
                <w:rFonts w:hint="eastAsia"/>
                <w:color w:val="auto"/>
                <w:highlight w:val="none"/>
                <w:lang w:val="en-US" w:eastAsia="zh-CN"/>
              </w:rPr>
              <w:t>土储中心</w:t>
            </w:r>
          </w:p>
        </w:tc>
      </w:tr>
      <w:tr w14:paraId="60431F85">
        <w:tblPrEx>
          <w:tblCellMar>
            <w:top w:w="0" w:type="dxa"/>
            <w:left w:w="0" w:type="dxa"/>
            <w:bottom w:w="0" w:type="dxa"/>
            <w:right w:w="0" w:type="dxa"/>
          </w:tblCellMar>
        </w:tblPrEx>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4619FA7B">
            <w:pPr>
              <w:spacing w:line="0" w:lineRule="atLeast"/>
              <w:ind w:firstLine="0" w:firstLineChars="0"/>
              <w:jc w:val="center"/>
              <w:rPr>
                <w:color w:val="auto"/>
                <w:highlight w:val="none"/>
              </w:rPr>
            </w:pPr>
            <w:r>
              <w:rPr>
                <w:color w:val="auto"/>
                <w:highlight w:val="none"/>
                <w:lang w:eastAsia="zh-CN"/>
              </w:rPr>
              <w:t>4</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80AE2D5">
            <w:pPr>
              <w:spacing w:line="0" w:lineRule="atLeast"/>
              <w:ind w:firstLine="0" w:firstLineChars="0"/>
              <w:rPr>
                <w:color w:val="auto"/>
                <w:highlight w:val="none"/>
              </w:rPr>
            </w:pPr>
            <w:r>
              <w:rPr>
                <w:color w:val="auto"/>
                <w:highlight w:val="none"/>
                <w:lang w:eastAsia="zh-CN"/>
              </w:rPr>
              <w:t>设计、勘察签订合同</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CC8ABA">
            <w:pPr>
              <w:spacing w:line="0" w:lineRule="atLeast"/>
              <w:ind w:firstLine="0" w:firstLineChars="0"/>
              <w:rPr>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4BF891">
            <w:pPr>
              <w:spacing w:line="0" w:lineRule="atLeast"/>
              <w:ind w:firstLine="0" w:firstLineChars="0"/>
              <w:rPr>
                <w:color w:val="auto"/>
                <w:highlight w:val="none"/>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FFB436">
            <w:pPr>
              <w:spacing w:line="0" w:lineRule="atLeast"/>
              <w:ind w:firstLine="0" w:firstLineChars="0"/>
              <w:rPr>
                <w:rFonts w:hint="default" w:eastAsia="宋体"/>
                <w:color w:val="auto"/>
                <w:highlight w:val="none"/>
                <w:lang w:val="en-US" w:eastAsia="zh-CN"/>
              </w:rPr>
            </w:pPr>
            <w:r>
              <w:rPr>
                <w:rFonts w:hint="eastAsia"/>
                <w:color w:val="auto"/>
                <w:highlight w:val="none"/>
                <w:lang w:val="en-US" w:eastAsia="zh-CN"/>
              </w:rPr>
              <w:t>中标通知书</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DBCA1A">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441770D">
            <w:pPr>
              <w:spacing w:line="0" w:lineRule="atLeast"/>
              <w:ind w:firstLine="0" w:firstLineChars="0"/>
              <w:jc w:val="center"/>
              <w:rPr>
                <w:rFonts w:hint="default"/>
                <w:color w:val="auto"/>
                <w:highlight w:val="none"/>
                <w:lang w:val="en-US"/>
              </w:rPr>
            </w:pPr>
            <w:r>
              <w:rPr>
                <w:rFonts w:hint="eastAsia"/>
                <w:color w:val="auto"/>
                <w:highlight w:val="none"/>
                <w:lang w:val="en-US" w:eastAsia="zh-CN"/>
              </w:rPr>
              <w:t>30日内完成</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5BDE977">
            <w:pPr>
              <w:spacing w:line="0" w:lineRule="atLeast"/>
              <w:ind w:firstLine="0" w:firstLineChars="0"/>
              <w:jc w:val="center"/>
              <w:rPr>
                <w:color w:val="auto"/>
                <w:highlight w:val="none"/>
                <w:lang w:eastAsia="zh-CN"/>
              </w:rPr>
            </w:pPr>
            <w:r>
              <w:rPr>
                <w:rFonts w:hint="eastAsia"/>
                <w:color w:val="auto"/>
                <w:highlight w:val="none"/>
                <w:lang w:val="en-US" w:eastAsia="zh-CN"/>
              </w:rPr>
              <w:t>土储中心</w:t>
            </w:r>
          </w:p>
        </w:tc>
      </w:tr>
      <w:tr w14:paraId="49909F36">
        <w:tblPrEx>
          <w:tblCellMar>
            <w:top w:w="0" w:type="dxa"/>
            <w:left w:w="0" w:type="dxa"/>
            <w:bottom w:w="0" w:type="dxa"/>
            <w:right w:w="0" w:type="dxa"/>
          </w:tblCellMar>
        </w:tblPrEx>
        <w:trPr>
          <w:gridAfter w:val="1"/>
          <w:wAfter w:w="10" w:type="dxa"/>
          <w:trHeight w:val="644" w:hRule="atLeast"/>
          <w:jc w:val="center"/>
          <w:del w:id="142" w:author="李国奇" w:date="2025-11-29T17:58:12Z"/>
        </w:trPr>
        <w:tc>
          <w:tcPr>
            <w:tcW w:w="302" w:type="pct"/>
            <w:gridSpan w:val="2"/>
            <w:tcBorders>
              <w:top w:val="single" w:color="000000" w:sz="4" w:space="0"/>
              <w:left w:val="single" w:color="000000" w:sz="8" w:space="0"/>
              <w:bottom w:val="single" w:color="000000" w:sz="4" w:space="0"/>
              <w:right w:val="single" w:color="000000" w:sz="4" w:space="0"/>
            </w:tcBorders>
            <w:shd w:val="clear" w:color="auto" w:fill="auto"/>
            <w:vAlign w:val="center"/>
          </w:tcPr>
          <w:p w14:paraId="5DECFB54">
            <w:pPr>
              <w:spacing w:line="0" w:lineRule="atLeast"/>
              <w:ind w:firstLine="0" w:firstLineChars="0"/>
              <w:jc w:val="center"/>
              <w:rPr>
                <w:del w:id="143" w:author="李国奇" w:date="2025-11-29T17:58:12Z"/>
                <w:color w:val="auto"/>
                <w:highlight w:val="none"/>
              </w:rPr>
            </w:pPr>
            <w:del w:id="144" w:author="李国奇" w:date="2025-11-29T17:58:12Z">
              <w:r>
                <w:rPr>
                  <w:color w:val="auto"/>
                  <w:highlight w:val="none"/>
                  <w:lang w:eastAsia="zh-CN"/>
                </w:rPr>
                <w:delText>&lt;五&gt;</w:delText>
              </w:r>
            </w:del>
          </w:p>
        </w:tc>
        <w:tc>
          <w:tcPr>
            <w:tcW w:w="150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52DAC2">
            <w:pPr>
              <w:spacing w:line="0" w:lineRule="atLeast"/>
              <w:ind w:firstLine="0" w:firstLineChars="0"/>
              <w:rPr>
                <w:del w:id="145" w:author="李国奇" w:date="2025-11-29T17:58:12Z"/>
                <w:color w:val="auto"/>
                <w:highlight w:val="none"/>
              </w:rPr>
            </w:pPr>
            <w:del w:id="146" w:author="李国奇" w:date="2025-11-29T17:58:12Z">
              <w:r>
                <w:rPr>
                  <w:color w:val="auto"/>
                  <w:highlight w:val="none"/>
                  <w:lang w:eastAsia="zh-CN"/>
                </w:rPr>
                <w:delText>编制建设方案</w:delText>
              </w:r>
            </w:del>
          </w:p>
        </w:tc>
        <w:tc>
          <w:tcPr>
            <w:tcW w:w="24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AD77C5">
            <w:pPr>
              <w:spacing w:line="0" w:lineRule="atLeast"/>
              <w:ind w:firstLine="0" w:firstLineChars="0"/>
              <w:rPr>
                <w:del w:id="147" w:author="李国奇" w:date="2025-11-29T17:58:12Z"/>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8EF880">
            <w:pPr>
              <w:spacing w:line="0" w:lineRule="atLeast"/>
              <w:ind w:firstLine="0" w:firstLineChars="0"/>
              <w:rPr>
                <w:del w:id="148" w:author="李国奇" w:date="2025-11-29T17:58:12Z"/>
                <w:color w:val="auto"/>
                <w:highlight w:val="none"/>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90817F">
            <w:pPr>
              <w:spacing w:line="0" w:lineRule="atLeast"/>
              <w:ind w:firstLine="0" w:firstLineChars="0"/>
              <w:rPr>
                <w:del w:id="149" w:author="李国奇" w:date="2025-11-29T17:58:12Z"/>
                <w:color w:val="auto"/>
                <w:highlight w:val="none"/>
                <w:lang w:eastAsia="zh-CN"/>
              </w:rPr>
            </w:pPr>
            <w:del w:id="150" w:author="李国奇" w:date="2025-11-29T17:58:12Z">
              <w:r>
                <w:rPr>
                  <w:color w:val="auto"/>
                  <w:highlight w:val="none"/>
                  <w:lang w:eastAsia="zh-CN"/>
                </w:rPr>
                <w:delText>道路规划方案（管线综合）</w:delText>
              </w:r>
            </w:del>
            <w:del w:id="151" w:author="李国奇" w:date="2025-11-29T17:58:12Z">
              <w:r>
                <w:rPr>
                  <w:color w:val="auto"/>
                  <w:highlight w:val="none"/>
                  <w:lang w:eastAsia="zh-CN"/>
                </w:rPr>
                <w:br w:type="textWrapping"/>
              </w:r>
            </w:del>
            <w:del w:id="152" w:author="李国奇" w:date="2025-11-29T17:58:12Z">
              <w:r>
                <w:rPr>
                  <w:color w:val="auto"/>
                  <w:highlight w:val="none"/>
                  <w:lang w:eastAsia="zh-CN"/>
                </w:rPr>
                <w:delText>或概念方案编制完成后</w:delText>
              </w:r>
            </w:del>
          </w:p>
        </w:tc>
        <w:tc>
          <w:tcPr>
            <w:tcW w:w="26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D1A460">
            <w:pPr>
              <w:spacing w:line="0" w:lineRule="atLeast"/>
              <w:ind w:firstLine="0" w:firstLineChars="0"/>
              <w:rPr>
                <w:del w:id="153" w:author="李国奇" w:date="2025-11-29T17:58:12Z"/>
                <w:color w:val="auto"/>
                <w:highlight w:val="none"/>
                <w:lang w:eastAsia="zh-CN"/>
              </w:rPr>
            </w:pPr>
          </w:p>
        </w:tc>
        <w:tc>
          <w:tcPr>
            <w:tcW w:w="7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5C1130">
            <w:pPr>
              <w:spacing w:line="0" w:lineRule="atLeast"/>
              <w:ind w:firstLine="0" w:firstLineChars="0"/>
              <w:jc w:val="center"/>
              <w:rPr>
                <w:del w:id="154" w:author="李国奇" w:date="2025-11-29T17:58:12Z"/>
                <w:color w:val="auto"/>
                <w:highlight w:val="none"/>
              </w:rPr>
            </w:pPr>
            <w:del w:id="155" w:author="李国奇" w:date="2025-11-29T17:58:12Z">
              <w:r>
                <w:rPr>
                  <w:color w:val="auto"/>
                  <w:highlight w:val="none"/>
                  <w:lang w:eastAsia="zh-CN"/>
                </w:rPr>
                <w:delText>/</w:delText>
              </w:r>
            </w:del>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AEB8146">
            <w:pPr>
              <w:spacing w:line="0" w:lineRule="atLeast"/>
              <w:ind w:firstLine="0" w:firstLineChars="0"/>
              <w:jc w:val="center"/>
              <w:rPr>
                <w:del w:id="156" w:author="李国奇" w:date="2025-11-29T17:58:12Z"/>
                <w:rFonts w:hint="default"/>
                <w:color w:val="auto"/>
                <w:highlight w:val="none"/>
                <w:lang w:val="en-US" w:eastAsia="zh-CN"/>
              </w:rPr>
            </w:pPr>
            <w:del w:id="157" w:author="李国奇" w:date="2025-11-29T17:58:12Z">
              <w:r>
                <w:rPr>
                  <w:rFonts w:hint="eastAsia"/>
                  <w:color w:val="auto"/>
                  <w:highlight w:val="none"/>
                  <w:lang w:val="en-US" w:eastAsia="zh-CN"/>
                </w:rPr>
                <w:delText>土储中心、行业主管部门</w:delText>
              </w:r>
            </w:del>
          </w:p>
        </w:tc>
      </w:tr>
      <w:tr w14:paraId="3916CA8A">
        <w:tblPrEx>
          <w:tblCellMar>
            <w:top w:w="0" w:type="dxa"/>
            <w:left w:w="0" w:type="dxa"/>
            <w:bottom w:w="0" w:type="dxa"/>
            <w:right w:w="0" w:type="dxa"/>
          </w:tblCellMar>
        </w:tblPrEx>
        <w:trPr>
          <w:trHeight w:val="444"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7761C624">
            <w:pPr>
              <w:spacing w:line="0" w:lineRule="atLeast"/>
              <w:ind w:firstLine="0" w:firstLineChars="0"/>
              <w:jc w:val="center"/>
              <w:rPr>
                <w:color w:val="auto"/>
                <w:highlight w:val="none"/>
              </w:rPr>
            </w:pPr>
            <w:r>
              <w:rPr>
                <w:color w:val="auto"/>
                <w:highlight w:val="none"/>
                <w:lang w:eastAsia="zh-CN"/>
              </w:rPr>
              <w:t>二</w:t>
            </w:r>
          </w:p>
        </w:tc>
        <w:tc>
          <w:tcPr>
            <w:tcW w:w="4047" w:type="pct"/>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060C6139">
            <w:pPr>
              <w:spacing w:line="0" w:lineRule="atLeast"/>
              <w:ind w:firstLine="0" w:firstLineChars="0"/>
              <w:jc w:val="center"/>
              <w:rPr>
                <w:color w:val="auto"/>
                <w:highlight w:val="none"/>
              </w:rPr>
            </w:pPr>
            <w:r>
              <w:rPr>
                <w:color w:val="auto"/>
                <w:highlight w:val="none"/>
                <w:lang w:eastAsia="zh-CN"/>
              </w:rPr>
              <w:t>立项审批阶段</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73C9BDF">
            <w:pPr>
              <w:spacing w:line="0" w:lineRule="atLeast"/>
              <w:ind w:firstLine="0" w:firstLineChars="0"/>
              <w:jc w:val="center"/>
              <w:rPr>
                <w:color w:val="auto"/>
                <w:highlight w:val="none"/>
                <w:lang w:eastAsia="zh-CN"/>
              </w:rPr>
            </w:pPr>
          </w:p>
        </w:tc>
      </w:tr>
      <w:tr w14:paraId="3A001C03">
        <w:tblPrEx>
          <w:tblCellMar>
            <w:top w:w="0" w:type="dxa"/>
            <w:left w:w="0" w:type="dxa"/>
            <w:bottom w:w="0" w:type="dxa"/>
            <w:right w:w="0" w:type="dxa"/>
          </w:tblCellMar>
        </w:tblPrEx>
        <w:trPr>
          <w:trHeight w:val="444"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6C579D01">
            <w:pPr>
              <w:spacing w:line="0" w:lineRule="atLeast"/>
              <w:ind w:firstLine="0" w:firstLineChars="0"/>
              <w:jc w:val="center"/>
              <w:rPr>
                <w:color w:val="auto"/>
                <w:highlight w:val="none"/>
              </w:rPr>
            </w:pPr>
            <w:r>
              <w:rPr>
                <w:color w:val="auto"/>
                <w:highlight w:val="none"/>
                <w:lang w:eastAsia="zh-CN"/>
              </w:rPr>
              <w:t>&lt;一&gt;</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978DB67">
            <w:pPr>
              <w:spacing w:line="0" w:lineRule="atLeast"/>
              <w:ind w:firstLine="0" w:firstLineChars="0"/>
              <w:rPr>
                <w:color w:val="auto"/>
                <w:highlight w:val="none"/>
                <w:lang w:eastAsia="zh-CN"/>
              </w:rPr>
            </w:pPr>
            <w:r>
              <w:rPr>
                <w:color w:val="auto"/>
                <w:highlight w:val="none"/>
                <w:lang w:eastAsia="zh-CN"/>
              </w:rPr>
              <w:t>“多规合一”初审意见</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FDE2F6">
            <w:pPr>
              <w:spacing w:line="0" w:lineRule="atLeast"/>
              <w:ind w:firstLine="0" w:firstLineChars="0"/>
              <w:rPr>
                <w:color w:val="auto"/>
                <w:highlight w:val="none"/>
                <w:lang w:eastAsia="zh-CN"/>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C0BFF1">
            <w:pPr>
              <w:spacing w:line="0" w:lineRule="atLeast"/>
              <w:ind w:firstLine="0" w:firstLineChars="0"/>
              <w:rPr>
                <w:color w:val="auto"/>
                <w:highlight w:val="none"/>
                <w:lang w:eastAsia="zh-CN"/>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D71E10">
            <w:pPr>
              <w:spacing w:line="0" w:lineRule="atLeast"/>
              <w:ind w:firstLine="0" w:firstLineChars="0"/>
              <w:rPr>
                <w:color w:val="auto"/>
                <w:highlight w:val="none"/>
                <w:lang w:eastAsia="zh-CN"/>
              </w:rPr>
            </w:pPr>
            <w:r>
              <w:rPr>
                <w:color w:val="auto"/>
                <w:highlight w:val="none"/>
                <w:lang w:eastAsia="zh-CN"/>
              </w:rPr>
              <w:t>概念方案（规划方案、管线综合等）批准后</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B7DA3E">
            <w:pPr>
              <w:spacing w:line="0" w:lineRule="atLeast"/>
              <w:ind w:firstLine="0" w:firstLineChars="0"/>
              <w:rPr>
                <w:color w:val="auto"/>
                <w:highlight w:val="none"/>
                <w:lang w:eastAsia="zh-CN"/>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D7F535C">
            <w:pPr>
              <w:spacing w:line="0" w:lineRule="atLeast"/>
              <w:ind w:firstLine="0" w:firstLineChars="0"/>
              <w:jc w:val="center"/>
              <w:rPr>
                <w:rFonts w:ascii="Times New Roman" w:hAnsi="Times New Roman" w:eastAsia="宋体" w:cs="Times New Roman"/>
                <w:snapToGrid w:val="0"/>
                <w:color w:val="auto"/>
                <w:sz w:val="24"/>
                <w:szCs w:val="24"/>
                <w:highlight w:val="none"/>
                <w:lang w:val="en-US" w:eastAsia="en-US" w:bidi="ar-SA"/>
              </w:rPr>
            </w:pP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B89AE5D">
            <w:pPr>
              <w:spacing w:line="0" w:lineRule="atLeast"/>
              <w:ind w:firstLine="0" w:firstLineChars="0"/>
              <w:jc w:val="center"/>
              <w:rPr>
                <w:rFonts w:hint="default" w:ascii="Times New Roman" w:hAnsi="Times New Roman" w:eastAsia="宋体" w:cs="Times New Roman"/>
                <w:snapToGrid w:val="0"/>
                <w:color w:val="auto"/>
                <w:sz w:val="24"/>
                <w:szCs w:val="24"/>
                <w:highlight w:val="none"/>
                <w:lang w:val="en-US" w:eastAsia="zh-CN" w:bidi="ar-SA"/>
              </w:rPr>
            </w:pPr>
            <w:r>
              <w:rPr>
                <w:rFonts w:hint="eastAsia"/>
                <w:color w:val="auto"/>
                <w:highlight w:val="none"/>
                <w:lang w:val="en-US" w:eastAsia="zh-CN"/>
              </w:rPr>
              <w:t>规自分局</w:t>
            </w:r>
          </w:p>
        </w:tc>
      </w:tr>
      <w:tr w14:paraId="32E6FBBD">
        <w:tblPrEx>
          <w:tblCellMar>
            <w:top w:w="0" w:type="dxa"/>
            <w:left w:w="0" w:type="dxa"/>
            <w:bottom w:w="0" w:type="dxa"/>
            <w:right w:w="0" w:type="dxa"/>
          </w:tblCellMar>
        </w:tblPrEx>
        <w:trPr>
          <w:trHeight w:val="444"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6537F8D6">
            <w:pPr>
              <w:spacing w:line="0" w:lineRule="atLeast"/>
              <w:ind w:firstLine="0" w:firstLineChars="0"/>
              <w:jc w:val="center"/>
              <w:rPr>
                <w:color w:val="auto"/>
                <w:highlight w:val="none"/>
              </w:rPr>
            </w:pPr>
            <w:r>
              <w:rPr>
                <w:color w:val="auto"/>
                <w:highlight w:val="none"/>
                <w:lang w:eastAsia="zh-CN"/>
              </w:rPr>
              <w:t>1.1</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60458DF">
            <w:pPr>
              <w:spacing w:line="0" w:lineRule="atLeast"/>
              <w:ind w:firstLine="0" w:firstLineChars="0"/>
              <w:rPr>
                <w:color w:val="auto"/>
                <w:highlight w:val="none"/>
              </w:rPr>
            </w:pPr>
            <w:r>
              <w:rPr>
                <w:color w:val="auto"/>
                <w:highlight w:val="none"/>
                <w:lang w:eastAsia="zh-CN"/>
              </w:rPr>
              <w:t>市政工程</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7B57F4">
            <w:pPr>
              <w:spacing w:line="0" w:lineRule="atLeast"/>
              <w:ind w:firstLine="0" w:firstLineChars="0"/>
              <w:rPr>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9575A5">
            <w:pPr>
              <w:spacing w:line="0" w:lineRule="atLeast"/>
              <w:ind w:firstLine="0" w:firstLineChars="0"/>
              <w:rPr>
                <w:color w:val="auto"/>
                <w:highlight w:val="none"/>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91B2EF">
            <w:pPr>
              <w:spacing w:line="0" w:lineRule="atLeast"/>
              <w:ind w:firstLine="0" w:firstLineChars="0"/>
              <w:rPr>
                <w:color w:val="auto"/>
                <w:highlight w:val="none"/>
              </w:rPr>
            </w:pP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577420">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89F7BA3">
            <w:pPr>
              <w:spacing w:line="0" w:lineRule="atLeast"/>
              <w:ind w:firstLine="0" w:firstLineChars="0"/>
              <w:jc w:val="center"/>
              <w:rPr>
                <w:color w:val="auto"/>
                <w:highlight w:val="none"/>
              </w:rPr>
            </w:pPr>
            <w:r>
              <w:rPr>
                <w:color w:val="auto"/>
                <w:highlight w:val="none"/>
                <w:lang w:eastAsia="zh-CN"/>
              </w:rPr>
              <w:t>/</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98D4D26">
            <w:pPr>
              <w:spacing w:line="0" w:lineRule="atLeast"/>
              <w:ind w:firstLine="0" w:firstLineChars="0"/>
              <w:jc w:val="center"/>
              <w:rPr>
                <w:color w:val="auto"/>
                <w:highlight w:val="none"/>
                <w:lang w:eastAsia="zh-CN"/>
              </w:rPr>
            </w:pPr>
          </w:p>
        </w:tc>
      </w:tr>
      <w:tr w14:paraId="3D48A565">
        <w:tblPrEx>
          <w:tblCellMar>
            <w:top w:w="0" w:type="dxa"/>
            <w:left w:w="0" w:type="dxa"/>
            <w:bottom w:w="0" w:type="dxa"/>
            <w:right w:w="0" w:type="dxa"/>
          </w:tblCellMar>
        </w:tblPrEx>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47C32E6B">
            <w:pPr>
              <w:spacing w:line="0" w:lineRule="atLeast"/>
              <w:ind w:firstLine="0" w:firstLineChars="0"/>
              <w:jc w:val="center"/>
              <w:rPr>
                <w:color w:val="auto"/>
                <w:highlight w:val="none"/>
              </w:rPr>
            </w:pPr>
            <w:r>
              <w:rPr>
                <w:color w:val="auto"/>
                <w:highlight w:val="none"/>
                <w:lang w:eastAsia="zh-CN"/>
              </w:rPr>
              <w:t>1</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428FED5">
            <w:pPr>
              <w:spacing w:line="0" w:lineRule="atLeast"/>
              <w:ind w:firstLine="0" w:firstLineChars="0"/>
              <w:rPr>
                <w:rFonts w:hint="default"/>
                <w:color w:val="auto"/>
                <w:highlight w:val="none"/>
                <w:lang w:val="en-US"/>
              </w:rPr>
            </w:pPr>
            <w:r>
              <w:rPr>
                <w:rFonts w:hint="eastAsia"/>
                <w:color w:val="auto"/>
                <w:highlight w:val="none"/>
                <w:lang w:val="en-US" w:eastAsia="zh-CN"/>
              </w:rPr>
              <w:t>管线综合及设计总图</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5E0D3A">
            <w:pPr>
              <w:spacing w:line="0" w:lineRule="atLeast"/>
              <w:ind w:firstLine="0" w:firstLineChars="0"/>
              <w:rPr>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82DBF4">
            <w:pPr>
              <w:spacing w:line="0" w:lineRule="atLeast"/>
              <w:ind w:firstLine="0" w:firstLineChars="0"/>
              <w:rPr>
                <w:color w:val="auto"/>
                <w:highlight w:val="none"/>
              </w:rPr>
            </w:pPr>
          </w:p>
        </w:tc>
        <w:tc>
          <w:tcPr>
            <w:tcW w:w="104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A95FFC6">
            <w:pPr>
              <w:spacing w:line="0" w:lineRule="atLeast"/>
              <w:ind w:firstLine="0" w:firstLineChars="0"/>
              <w:rPr>
                <w:color w:val="auto"/>
                <w:highlight w:val="none"/>
              </w:rPr>
            </w:pP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D4E0D7">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B15747E">
            <w:pPr>
              <w:spacing w:line="0" w:lineRule="atLeast"/>
              <w:ind w:firstLine="0" w:firstLineChars="0"/>
              <w:jc w:val="center"/>
              <w:rPr>
                <w:color w:val="auto"/>
                <w:highlight w:val="none"/>
              </w:rPr>
            </w:pPr>
            <w:r>
              <w:rPr>
                <w:color w:val="auto"/>
                <w:highlight w:val="none"/>
                <w:lang w:eastAsia="zh-CN"/>
              </w:rPr>
              <w:t>/</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74EA062">
            <w:pPr>
              <w:spacing w:line="0" w:lineRule="atLeast"/>
              <w:ind w:firstLine="0" w:firstLineChars="0"/>
              <w:jc w:val="center"/>
              <w:rPr>
                <w:color w:val="auto"/>
                <w:highlight w:val="none"/>
                <w:lang w:eastAsia="zh-CN"/>
              </w:rPr>
            </w:pPr>
          </w:p>
        </w:tc>
      </w:tr>
      <w:tr w14:paraId="1DA87940">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4DFBDD1D">
            <w:pPr>
              <w:spacing w:line="0" w:lineRule="atLeast"/>
              <w:ind w:firstLine="0" w:firstLineChars="0"/>
              <w:jc w:val="center"/>
              <w:rPr>
                <w:color w:val="auto"/>
                <w:highlight w:val="none"/>
              </w:rPr>
            </w:pPr>
            <w:r>
              <w:rPr>
                <w:color w:val="auto"/>
                <w:highlight w:val="none"/>
                <w:lang w:eastAsia="zh-CN"/>
              </w:rPr>
              <w:t>2</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F08FCF5">
            <w:pPr>
              <w:spacing w:line="0" w:lineRule="atLeast"/>
              <w:ind w:firstLine="0" w:firstLineChars="0"/>
              <w:rPr>
                <w:rFonts w:hint="default"/>
                <w:color w:val="auto"/>
                <w:highlight w:val="none"/>
                <w:lang w:val="en-US"/>
              </w:rPr>
            </w:pPr>
            <w:r>
              <w:rPr>
                <w:color w:val="auto"/>
                <w:highlight w:val="none"/>
                <w:lang w:eastAsia="zh-CN"/>
              </w:rPr>
              <w:t>“多规合一”初审</w:t>
            </w:r>
            <w:r>
              <w:rPr>
                <w:rFonts w:hint="eastAsia"/>
                <w:color w:val="auto"/>
                <w:highlight w:val="none"/>
                <w:lang w:val="en-US" w:eastAsia="zh-CN"/>
              </w:rPr>
              <w:t>请示</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C55FBD">
            <w:pPr>
              <w:spacing w:line="0" w:lineRule="atLeast"/>
              <w:ind w:firstLine="0" w:firstLineChars="0"/>
              <w:rPr>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05BB3A">
            <w:pPr>
              <w:spacing w:line="0" w:lineRule="atLeast"/>
              <w:ind w:firstLine="0" w:firstLineChars="0"/>
              <w:rPr>
                <w:color w:val="auto"/>
                <w:highlight w:val="none"/>
              </w:rPr>
            </w:pPr>
          </w:p>
        </w:tc>
        <w:tc>
          <w:tcPr>
            <w:tcW w:w="104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526A0A">
            <w:pPr>
              <w:spacing w:line="0" w:lineRule="atLeast"/>
              <w:ind w:firstLine="0" w:firstLineChars="0"/>
              <w:rPr>
                <w:color w:val="auto"/>
                <w:highlight w:val="none"/>
              </w:rPr>
            </w:pP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B247ED">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A128504">
            <w:pPr>
              <w:spacing w:line="0" w:lineRule="atLeast"/>
              <w:ind w:firstLine="0" w:firstLineChars="0"/>
              <w:jc w:val="center"/>
              <w:rPr>
                <w:color w:val="auto"/>
                <w:highlight w:val="none"/>
              </w:rPr>
            </w:pPr>
            <w:r>
              <w:rPr>
                <w:color w:val="auto"/>
                <w:highlight w:val="none"/>
                <w:lang w:eastAsia="zh-CN"/>
              </w:rPr>
              <w:t>/</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F23949C">
            <w:pPr>
              <w:spacing w:line="0" w:lineRule="atLeast"/>
              <w:ind w:firstLine="0" w:firstLineChars="0"/>
              <w:jc w:val="center"/>
              <w:rPr>
                <w:color w:val="auto"/>
                <w:highlight w:val="none"/>
                <w:lang w:eastAsia="zh-CN"/>
              </w:rPr>
            </w:pPr>
          </w:p>
        </w:tc>
      </w:tr>
      <w:tr w14:paraId="29081D06">
        <w:tblPrEx>
          <w:tblCellMar>
            <w:top w:w="0" w:type="dxa"/>
            <w:left w:w="0" w:type="dxa"/>
            <w:bottom w:w="0" w:type="dxa"/>
            <w:right w:w="0" w:type="dxa"/>
          </w:tblCellMar>
        </w:tblPrEx>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608E163E">
            <w:pPr>
              <w:spacing w:line="0" w:lineRule="atLeast"/>
              <w:ind w:firstLine="0" w:firstLineChars="0"/>
              <w:jc w:val="center"/>
              <w:rPr>
                <w:rFonts w:hint="default"/>
                <w:color w:val="auto"/>
                <w:highlight w:val="none"/>
                <w:lang w:val="en-US" w:eastAsia="zh-CN"/>
              </w:rPr>
            </w:pPr>
            <w:r>
              <w:rPr>
                <w:rFonts w:hint="eastAsia"/>
                <w:color w:val="auto"/>
                <w:highlight w:val="none"/>
                <w:lang w:val="en-US" w:eastAsia="zh-CN"/>
              </w:rPr>
              <w:t>3</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D9D07D1">
            <w:pPr>
              <w:spacing w:line="0" w:lineRule="atLeast"/>
              <w:ind w:firstLine="0" w:firstLineChars="0"/>
              <w:rPr>
                <w:color w:val="auto"/>
                <w:highlight w:val="none"/>
                <w:lang w:eastAsia="zh-CN"/>
              </w:rPr>
            </w:pPr>
            <w:r>
              <w:rPr>
                <w:color w:val="auto"/>
                <w:highlight w:val="none"/>
                <w:lang w:eastAsia="zh-CN"/>
              </w:rPr>
              <w:t>取得“多规合一”初审意见</w:t>
            </w:r>
            <w:r>
              <w:rPr>
                <w:color w:val="auto"/>
                <w:highlight w:val="none"/>
                <w:lang w:eastAsia="zh-CN"/>
              </w:rPr>
              <w:br w:type="textWrapping"/>
            </w:r>
            <w:r>
              <w:rPr>
                <w:color w:val="auto"/>
                <w:highlight w:val="none"/>
                <w:lang w:eastAsia="zh-CN"/>
              </w:rPr>
              <w:t>（主要涉及相关产权单位出具意见）</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25AFDC">
            <w:pPr>
              <w:spacing w:line="0" w:lineRule="atLeast"/>
              <w:ind w:firstLine="0" w:firstLineChars="0"/>
              <w:rPr>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864D0C">
            <w:pPr>
              <w:spacing w:line="0" w:lineRule="atLeast"/>
              <w:ind w:firstLine="0" w:firstLineChars="0"/>
              <w:rPr>
                <w:color w:val="auto"/>
                <w:highlight w:val="none"/>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E96334">
            <w:pPr>
              <w:spacing w:line="0" w:lineRule="atLeast"/>
              <w:ind w:firstLine="0" w:firstLineChars="0"/>
              <w:rPr>
                <w:color w:val="auto"/>
                <w:highlight w:val="none"/>
              </w:rPr>
            </w:pP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10FE61">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081D52F">
            <w:pPr>
              <w:spacing w:line="0" w:lineRule="atLeast"/>
              <w:ind w:firstLine="0" w:firstLineChars="0"/>
              <w:jc w:val="center"/>
              <w:rPr>
                <w:rFonts w:ascii="Times New Roman" w:hAnsi="Times New Roman" w:eastAsia="宋体" w:cs="Times New Roman"/>
                <w:snapToGrid w:val="0"/>
                <w:color w:val="auto"/>
                <w:sz w:val="24"/>
                <w:szCs w:val="24"/>
                <w:highlight w:val="none"/>
                <w:lang w:val="en-US" w:eastAsia="zh-CN" w:bidi="ar-SA"/>
              </w:rPr>
            </w:pPr>
            <w:r>
              <w:rPr>
                <w:color w:val="auto"/>
                <w:highlight w:val="none"/>
                <w:lang w:eastAsia="zh-CN"/>
              </w:rPr>
              <w:t>10个工作日</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4B4CDF9">
            <w:pPr>
              <w:spacing w:line="0" w:lineRule="atLeast"/>
              <w:ind w:firstLine="0" w:firstLineChars="0"/>
              <w:jc w:val="center"/>
              <w:rPr>
                <w:rFonts w:ascii="Times New Roman" w:hAnsi="Times New Roman" w:eastAsia="宋体" w:cs="Times New Roman"/>
                <w:snapToGrid w:val="0"/>
                <w:color w:val="auto"/>
                <w:sz w:val="24"/>
                <w:szCs w:val="24"/>
                <w:highlight w:val="none"/>
                <w:lang w:val="en-US" w:eastAsia="zh-CN" w:bidi="ar-SA"/>
              </w:rPr>
            </w:pPr>
            <w:r>
              <w:rPr>
                <w:rFonts w:hint="eastAsia"/>
                <w:color w:val="auto"/>
                <w:highlight w:val="none"/>
                <w:lang w:val="en-US" w:eastAsia="zh-CN"/>
              </w:rPr>
              <w:t>规自分局</w:t>
            </w:r>
          </w:p>
        </w:tc>
      </w:tr>
      <w:tr w14:paraId="7CFA0667">
        <w:tblPrEx>
          <w:tblCellMar>
            <w:top w:w="0" w:type="dxa"/>
            <w:left w:w="0" w:type="dxa"/>
            <w:bottom w:w="0" w:type="dxa"/>
            <w:right w:w="0" w:type="dxa"/>
          </w:tblCellMar>
        </w:tblPrEx>
        <w:trPr>
          <w:trHeight w:val="444"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59F1ABBF">
            <w:pPr>
              <w:spacing w:line="0" w:lineRule="atLeast"/>
              <w:ind w:firstLine="0" w:firstLineChars="0"/>
              <w:jc w:val="center"/>
              <w:rPr>
                <w:color w:val="auto"/>
                <w:highlight w:val="none"/>
              </w:rPr>
            </w:pPr>
            <w:r>
              <w:rPr>
                <w:color w:val="auto"/>
                <w:highlight w:val="none"/>
                <w:lang w:eastAsia="zh-CN"/>
              </w:rPr>
              <w:t>1.2</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C4213AB">
            <w:pPr>
              <w:spacing w:line="0" w:lineRule="atLeast"/>
              <w:ind w:firstLine="0" w:firstLineChars="0"/>
              <w:rPr>
                <w:color w:val="auto"/>
                <w:highlight w:val="none"/>
                <w:lang w:eastAsia="zh-CN"/>
              </w:rPr>
            </w:pPr>
            <w:r>
              <w:rPr>
                <w:color w:val="auto"/>
                <w:highlight w:val="none"/>
                <w:lang w:eastAsia="zh-CN"/>
              </w:rPr>
              <w:t>房屋建筑工程</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DB8EAC">
            <w:pPr>
              <w:spacing w:line="0" w:lineRule="atLeast"/>
              <w:ind w:firstLine="0" w:firstLineChars="0"/>
              <w:rPr>
                <w:color w:val="auto"/>
                <w:highlight w:val="none"/>
                <w:lang w:eastAsia="zh-CN"/>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6073FE">
            <w:pPr>
              <w:spacing w:line="0" w:lineRule="atLeast"/>
              <w:ind w:firstLine="0" w:firstLineChars="0"/>
              <w:rPr>
                <w:color w:val="auto"/>
                <w:highlight w:val="none"/>
                <w:lang w:eastAsia="zh-CN"/>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CA3783">
            <w:pPr>
              <w:spacing w:line="0" w:lineRule="atLeast"/>
              <w:ind w:firstLine="0" w:firstLineChars="0"/>
              <w:rPr>
                <w:color w:val="auto"/>
                <w:highlight w:val="none"/>
                <w:lang w:eastAsia="zh-CN"/>
              </w:rPr>
            </w:pP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92C7F0">
            <w:pPr>
              <w:spacing w:line="0" w:lineRule="atLeast"/>
              <w:ind w:firstLine="0" w:firstLineChars="0"/>
              <w:rPr>
                <w:color w:val="auto"/>
                <w:highlight w:val="none"/>
                <w:lang w:eastAsia="zh-CN"/>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E6D7115">
            <w:pPr>
              <w:spacing w:line="0" w:lineRule="atLeast"/>
              <w:ind w:firstLine="0" w:firstLineChars="0"/>
              <w:jc w:val="center"/>
              <w:rPr>
                <w:color w:val="auto"/>
                <w:highlight w:val="none"/>
              </w:rPr>
            </w:pPr>
            <w:r>
              <w:rPr>
                <w:color w:val="auto"/>
                <w:highlight w:val="none"/>
                <w:lang w:eastAsia="zh-CN"/>
              </w:rPr>
              <w:t>/</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A676895">
            <w:pPr>
              <w:spacing w:line="0" w:lineRule="atLeast"/>
              <w:ind w:firstLine="0" w:firstLineChars="0"/>
              <w:jc w:val="center"/>
              <w:rPr>
                <w:color w:val="auto"/>
                <w:highlight w:val="none"/>
                <w:lang w:eastAsia="zh-CN"/>
              </w:rPr>
            </w:pPr>
          </w:p>
        </w:tc>
      </w:tr>
      <w:tr w14:paraId="39EE32CB">
        <w:tblPrEx>
          <w:tblCellMar>
            <w:top w:w="0" w:type="dxa"/>
            <w:left w:w="0" w:type="dxa"/>
            <w:bottom w:w="0" w:type="dxa"/>
            <w:right w:w="0" w:type="dxa"/>
          </w:tblCellMar>
        </w:tblPrEx>
        <w:trPr>
          <w:trHeight w:val="90"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4FBC9F06">
            <w:pPr>
              <w:spacing w:line="0" w:lineRule="atLeast"/>
              <w:ind w:firstLine="0" w:firstLineChars="0"/>
              <w:jc w:val="center"/>
              <w:rPr>
                <w:color w:val="auto"/>
                <w:highlight w:val="none"/>
              </w:rPr>
            </w:pPr>
            <w:r>
              <w:rPr>
                <w:color w:val="auto"/>
                <w:highlight w:val="none"/>
                <w:lang w:eastAsia="zh-CN"/>
              </w:rPr>
              <w:t>1</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612313E">
            <w:pPr>
              <w:spacing w:line="0" w:lineRule="atLeast"/>
              <w:ind w:firstLine="0" w:firstLineChars="0"/>
              <w:rPr>
                <w:color w:val="auto"/>
                <w:highlight w:val="none"/>
              </w:rPr>
            </w:pPr>
            <w:r>
              <w:rPr>
                <w:rFonts w:hint="eastAsia"/>
                <w:color w:val="auto"/>
                <w:highlight w:val="none"/>
                <w:lang w:val="en-US" w:eastAsia="zh-CN"/>
              </w:rPr>
              <w:t>方案册及设计总图</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A0658C">
            <w:pPr>
              <w:spacing w:line="0" w:lineRule="atLeast"/>
              <w:ind w:firstLine="0" w:firstLineChars="0"/>
              <w:rPr>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F549F6">
            <w:pPr>
              <w:spacing w:line="0" w:lineRule="atLeast"/>
              <w:ind w:firstLine="0" w:firstLineChars="0"/>
              <w:rPr>
                <w:color w:val="auto"/>
                <w:highlight w:val="none"/>
              </w:rPr>
            </w:pPr>
          </w:p>
        </w:tc>
        <w:tc>
          <w:tcPr>
            <w:tcW w:w="104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A484D8E">
            <w:pPr>
              <w:spacing w:line="0" w:lineRule="atLeast"/>
              <w:ind w:firstLine="0" w:firstLineChars="0"/>
              <w:rPr>
                <w:color w:val="auto"/>
                <w:highlight w:val="none"/>
              </w:rPr>
            </w:pP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76580B">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E9DC41B">
            <w:pPr>
              <w:spacing w:line="0" w:lineRule="atLeast"/>
              <w:ind w:firstLine="0" w:firstLineChars="0"/>
              <w:jc w:val="center"/>
              <w:rPr>
                <w:color w:val="auto"/>
                <w:highlight w:val="none"/>
              </w:rPr>
            </w:pPr>
            <w:r>
              <w:rPr>
                <w:color w:val="auto"/>
                <w:highlight w:val="none"/>
                <w:lang w:eastAsia="zh-CN"/>
              </w:rPr>
              <w:t>/</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0A13848">
            <w:pPr>
              <w:spacing w:line="0" w:lineRule="atLeast"/>
              <w:ind w:firstLine="0" w:firstLineChars="0"/>
              <w:jc w:val="center"/>
              <w:rPr>
                <w:color w:val="auto"/>
                <w:highlight w:val="none"/>
                <w:lang w:eastAsia="zh-CN"/>
              </w:rPr>
            </w:pPr>
          </w:p>
        </w:tc>
      </w:tr>
      <w:tr w14:paraId="043F1DE2">
        <w:tblPrEx>
          <w:tblCellMar>
            <w:top w:w="0" w:type="dxa"/>
            <w:left w:w="0" w:type="dxa"/>
            <w:bottom w:w="0" w:type="dxa"/>
            <w:right w:w="0" w:type="dxa"/>
          </w:tblCellMar>
        </w:tblPrEx>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68477C4C">
            <w:pPr>
              <w:spacing w:line="0" w:lineRule="atLeast"/>
              <w:ind w:firstLine="0" w:firstLineChars="0"/>
              <w:jc w:val="center"/>
              <w:rPr>
                <w:color w:val="auto"/>
                <w:highlight w:val="none"/>
              </w:rPr>
            </w:pPr>
            <w:r>
              <w:rPr>
                <w:color w:val="auto"/>
                <w:highlight w:val="none"/>
                <w:lang w:eastAsia="zh-CN"/>
              </w:rPr>
              <w:t>2</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9BE077C">
            <w:pPr>
              <w:spacing w:line="0" w:lineRule="atLeast"/>
              <w:ind w:firstLine="0" w:firstLineChars="0"/>
              <w:rPr>
                <w:color w:val="auto"/>
                <w:highlight w:val="none"/>
                <w:lang w:eastAsia="zh-CN"/>
              </w:rPr>
            </w:pPr>
            <w:r>
              <w:rPr>
                <w:color w:val="auto"/>
                <w:highlight w:val="none"/>
                <w:lang w:eastAsia="zh-CN"/>
              </w:rPr>
              <w:t>“多规合一”初审</w:t>
            </w:r>
            <w:r>
              <w:rPr>
                <w:rFonts w:hint="eastAsia"/>
                <w:color w:val="auto"/>
                <w:highlight w:val="none"/>
                <w:lang w:val="en-US" w:eastAsia="zh-CN"/>
              </w:rPr>
              <w:t>请示</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334621">
            <w:pPr>
              <w:spacing w:line="0" w:lineRule="atLeast"/>
              <w:ind w:firstLine="0" w:firstLineChars="0"/>
              <w:rPr>
                <w:color w:val="auto"/>
                <w:highlight w:val="none"/>
                <w:lang w:eastAsia="zh-CN"/>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CC3940">
            <w:pPr>
              <w:spacing w:line="0" w:lineRule="atLeast"/>
              <w:ind w:firstLine="0" w:firstLineChars="0"/>
              <w:rPr>
                <w:color w:val="auto"/>
                <w:highlight w:val="none"/>
                <w:lang w:eastAsia="zh-CN"/>
              </w:rPr>
            </w:pPr>
          </w:p>
        </w:tc>
        <w:tc>
          <w:tcPr>
            <w:tcW w:w="104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E40060C">
            <w:pPr>
              <w:spacing w:line="0" w:lineRule="atLeast"/>
              <w:ind w:firstLine="0" w:firstLineChars="0"/>
              <w:rPr>
                <w:color w:val="auto"/>
                <w:highlight w:val="none"/>
                <w:lang w:eastAsia="zh-CN"/>
              </w:rPr>
            </w:pP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C2786B">
            <w:pPr>
              <w:spacing w:line="0" w:lineRule="atLeast"/>
              <w:ind w:firstLine="0" w:firstLineChars="0"/>
              <w:rPr>
                <w:color w:val="auto"/>
                <w:highlight w:val="none"/>
                <w:lang w:eastAsia="zh-CN"/>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7B4E74E">
            <w:pPr>
              <w:spacing w:line="0" w:lineRule="atLeast"/>
              <w:ind w:firstLine="0" w:firstLineChars="0"/>
              <w:jc w:val="center"/>
              <w:rPr>
                <w:color w:val="auto"/>
                <w:highlight w:val="none"/>
              </w:rPr>
            </w:pPr>
            <w:r>
              <w:rPr>
                <w:color w:val="auto"/>
                <w:highlight w:val="none"/>
                <w:lang w:eastAsia="zh-CN"/>
              </w:rPr>
              <w:t>/</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9577FAF">
            <w:pPr>
              <w:spacing w:line="0" w:lineRule="atLeast"/>
              <w:ind w:firstLine="0" w:firstLineChars="0"/>
              <w:jc w:val="center"/>
              <w:rPr>
                <w:color w:val="auto"/>
                <w:highlight w:val="none"/>
                <w:lang w:eastAsia="zh-CN"/>
              </w:rPr>
            </w:pPr>
          </w:p>
        </w:tc>
      </w:tr>
      <w:tr w14:paraId="7E6DB484">
        <w:tblPrEx>
          <w:tblCellMar>
            <w:top w:w="0" w:type="dxa"/>
            <w:left w:w="0" w:type="dxa"/>
            <w:bottom w:w="0" w:type="dxa"/>
            <w:right w:w="0" w:type="dxa"/>
          </w:tblCellMar>
        </w:tblPrEx>
        <w:trPr>
          <w:trHeight w:val="642"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24A4AEEC">
            <w:pPr>
              <w:spacing w:line="0" w:lineRule="atLeast"/>
              <w:ind w:firstLine="0" w:firstLineChars="0"/>
              <w:jc w:val="center"/>
              <w:rPr>
                <w:color w:val="auto"/>
                <w:highlight w:val="none"/>
              </w:rPr>
            </w:pPr>
            <w:r>
              <w:rPr>
                <w:rFonts w:hint="eastAsia"/>
                <w:color w:val="auto"/>
                <w:highlight w:val="none"/>
                <w:lang w:val="en-US" w:eastAsia="zh-CN"/>
              </w:rPr>
              <w:t>3</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D2B6937">
            <w:pPr>
              <w:spacing w:line="0" w:lineRule="atLeast"/>
              <w:ind w:firstLine="0" w:firstLineChars="0"/>
              <w:rPr>
                <w:color w:val="auto"/>
                <w:highlight w:val="none"/>
                <w:lang w:eastAsia="zh-CN"/>
              </w:rPr>
            </w:pPr>
            <w:r>
              <w:rPr>
                <w:color w:val="auto"/>
                <w:highlight w:val="none"/>
                <w:lang w:eastAsia="zh-CN"/>
              </w:rPr>
              <w:t>取得“多规合一”初审意见</w:t>
            </w:r>
            <w:r>
              <w:rPr>
                <w:color w:val="auto"/>
                <w:highlight w:val="none"/>
                <w:lang w:eastAsia="zh-CN"/>
              </w:rPr>
              <w:br w:type="textWrapping"/>
            </w:r>
            <w:r>
              <w:rPr>
                <w:color w:val="auto"/>
                <w:highlight w:val="none"/>
                <w:lang w:eastAsia="zh-CN"/>
              </w:rPr>
              <w:t>（主要涉及相关产权单位出具意见）</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D7BC38">
            <w:pPr>
              <w:spacing w:line="0" w:lineRule="atLeast"/>
              <w:ind w:firstLine="0" w:firstLineChars="0"/>
              <w:rPr>
                <w:color w:val="auto"/>
                <w:highlight w:val="none"/>
                <w:lang w:eastAsia="zh-CN"/>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E47182">
            <w:pPr>
              <w:spacing w:line="0" w:lineRule="atLeast"/>
              <w:ind w:firstLine="0" w:firstLineChars="0"/>
              <w:rPr>
                <w:color w:val="auto"/>
                <w:highlight w:val="none"/>
                <w:lang w:eastAsia="zh-CN"/>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893694">
            <w:pPr>
              <w:spacing w:line="0" w:lineRule="atLeast"/>
              <w:ind w:firstLine="0" w:firstLineChars="0"/>
              <w:rPr>
                <w:color w:val="auto"/>
                <w:highlight w:val="none"/>
                <w:lang w:eastAsia="zh-CN"/>
              </w:rPr>
            </w:pP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E0751F">
            <w:pPr>
              <w:spacing w:line="0" w:lineRule="atLeast"/>
              <w:ind w:firstLine="0" w:firstLineChars="0"/>
              <w:rPr>
                <w:color w:val="auto"/>
                <w:highlight w:val="none"/>
                <w:lang w:eastAsia="zh-CN"/>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E13B166">
            <w:pPr>
              <w:spacing w:line="0" w:lineRule="atLeast"/>
              <w:ind w:firstLine="0" w:firstLineChars="0"/>
              <w:jc w:val="center"/>
              <w:rPr>
                <w:color w:val="auto"/>
                <w:highlight w:val="none"/>
              </w:rPr>
            </w:pPr>
            <w:r>
              <w:rPr>
                <w:color w:val="auto"/>
                <w:highlight w:val="none"/>
                <w:lang w:eastAsia="zh-CN"/>
              </w:rPr>
              <w:t>10个工作日</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E5006DF">
            <w:pPr>
              <w:spacing w:line="0" w:lineRule="atLeast"/>
              <w:ind w:firstLine="0" w:firstLineChars="0"/>
              <w:jc w:val="center"/>
              <w:rPr>
                <w:color w:val="auto"/>
                <w:highlight w:val="none"/>
                <w:lang w:eastAsia="zh-CN"/>
              </w:rPr>
            </w:pPr>
            <w:r>
              <w:rPr>
                <w:rFonts w:hint="eastAsia"/>
                <w:color w:val="auto"/>
                <w:highlight w:val="none"/>
                <w:lang w:val="en-US" w:eastAsia="zh-CN"/>
              </w:rPr>
              <w:t>规自分局</w:t>
            </w:r>
          </w:p>
        </w:tc>
      </w:tr>
      <w:tr w14:paraId="48266CB2">
        <w:tblPrEx>
          <w:tblCellMar>
            <w:top w:w="0" w:type="dxa"/>
            <w:left w:w="0" w:type="dxa"/>
            <w:bottom w:w="0" w:type="dxa"/>
            <w:right w:w="0" w:type="dxa"/>
          </w:tblCellMar>
        </w:tblPrEx>
        <w:trPr>
          <w:trHeight w:val="444"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624301CF">
            <w:pPr>
              <w:spacing w:line="0" w:lineRule="atLeast"/>
              <w:ind w:firstLine="0" w:firstLineChars="0"/>
              <w:jc w:val="center"/>
              <w:rPr>
                <w:color w:val="auto"/>
                <w:highlight w:val="none"/>
              </w:rPr>
            </w:pPr>
            <w:r>
              <w:rPr>
                <w:color w:val="auto"/>
                <w:highlight w:val="none"/>
                <w:lang w:eastAsia="zh-CN"/>
              </w:rPr>
              <w:t>&lt;二&gt;</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29663C2">
            <w:pPr>
              <w:spacing w:line="0" w:lineRule="atLeast"/>
              <w:ind w:firstLine="0" w:firstLineChars="0"/>
              <w:rPr>
                <w:color w:val="auto"/>
                <w:highlight w:val="none"/>
              </w:rPr>
            </w:pPr>
            <w:r>
              <w:rPr>
                <w:color w:val="auto"/>
                <w:highlight w:val="none"/>
                <w:lang w:eastAsia="zh-CN"/>
              </w:rPr>
              <w:t>项目立项审批</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741977">
            <w:pPr>
              <w:spacing w:line="0" w:lineRule="atLeast"/>
              <w:ind w:firstLine="0" w:firstLineChars="0"/>
              <w:rPr>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430395">
            <w:pPr>
              <w:spacing w:line="0" w:lineRule="atLeast"/>
              <w:ind w:firstLine="0" w:firstLineChars="0"/>
              <w:rPr>
                <w:color w:val="auto"/>
                <w:highlight w:val="none"/>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B9A1BD">
            <w:pPr>
              <w:spacing w:line="0" w:lineRule="atLeast"/>
              <w:ind w:firstLine="0" w:firstLineChars="0"/>
              <w:rPr>
                <w:color w:val="auto"/>
                <w:highlight w:val="none"/>
                <w:lang w:eastAsia="zh-CN"/>
              </w:rPr>
            </w:pPr>
            <w:r>
              <w:rPr>
                <w:color w:val="auto"/>
                <w:highlight w:val="none"/>
                <w:lang w:eastAsia="zh-CN"/>
              </w:rPr>
              <w:t>项目取得“多规合一”初审意见</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F3696C">
            <w:pPr>
              <w:spacing w:line="0" w:lineRule="atLeast"/>
              <w:ind w:firstLine="0" w:firstLineChars="0"/>
              <w:rPr>
                <w:color w:val="auto"/>
                <w:highlight w:val="none"/>
                <w:lang w:eastAsia="zh-CN"/>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FD2B746">
            <w:pPr>
              <w:spacing w:line="0" w:lineRule="atLeast"/>
              <w:ind w:firstLine="0" w:firstLineChars="0"/>
              <w:jc w:val="center"/>
              <w:rPr>
                <w:color w:val="auto"/>
                <w:highlight w:val="none"/>
              </w:rPr>
            </w:pPr>
            <w:r>
              <w:rPr>
                <w:color w:val="auto"/>
                <w:highlight w:val="none"/>
                <w:lang w:eastAsia="zh-CN"/>
              </w:rPr>
              <w:t>15个工作日</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3ECFA21">
            <w:pPr>
              <w:spacing w:line="0" w:lineRule="atLeast"/>
              <w:ind w:firstLine="0" w:firstLineChars="0"/>
              <w:jc w:val="center"/>
              <w:rPr>
                <w:rFonts w:hint="default"/>
                <w:color w:val="auto"/>
                <w:highlight w:val="none"/>
                <w:lang w:val="en-US" w:eastAsia="zh-CN"/>
              </w:rPr>
            </w:pPr>
            <w:r>
              <w:rPr>
                <w:rFonts w:hint="eastAsia"/>
                <w:color w:val="auto"/>
                <w:highlight w:val="none"/>
                <w:lang w:val="en-US" w:eastAsia="zh-CN"/>
              </w:rPr>
              <w:t>经济发展局</w:t>
            </w:r>
          </w:p>
        </w:tc>
      </w:tr>
      <w:tr w14:paraId="7FBDB006">
        <w:tblPrEx>
          <w:tblCellMar>
            <w:top w:w="0" w:type="dxa"/>
            <w:left w:w="0" w:type="dxa"/>
            <w:bottom w:w="0" w:type="dxa"/>
            <w:right w:w="0" w:type="dxa"/>
          </w:tblCellMar>
        </w:tblPrEx>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44ABAC84">
            <w:pPr>
              <w:spacing w:line="0" w:lineRule="atLeast"/>
              <w:ind w:firstLine="0" w:firstLineChars="0"/>
              <w:jc w:val="center"/>
              <w:rPr>
                <w:color w:val="auto"/>
                <w:highlight w:val="none"/>
              </w:rPr>
            </w:pPr>
            <w:r>
              <w:rPr>
                <w:color w:val="auto"/>
                <w:highlight w:val="none"/>
                <w:lang w:eastAsia="zh-CN"/>
              </w:rPr>
              <w:t>1</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0082DA0">
            <w:pPr>
              <w:spacing w:line="0" w:lineRule="atLeast"/>
              <w:ind w:firstLine="0" w:firstLineChars="0"/>
              <w:rPr>
                <w:color w:val="auto"/>
                <w:highlight w:val="none"/>
                <w:lang w:eastAsia="zh-CN"/>
              </w:rPr>
            </w:pPr>
            <w:r>
              <w:rPr>
                <w:color w:val="auto"/>
                <w:highlight w:val="none"/>
                <w:lang w:eastAsia="zh-CN"/>
              </w:rPr>
              <w:t>项目建议书（代可研）编制、上报</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06E200">
            <w:pPr>
              <w:spacing w:line="0" w:lineRule="atLeast"/>
              <w:ind w:firstLine="0" w:firstLineChars="0"/>
              <w:rPr>
                <w:color w:val="auto"/>
                <w:highlight w:val="none"/>
                <w:lang w:eastAsia="zh-CN"/>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B39CFC">
            <w:pPr>
              <w:spacing w:line="0" w:lineRule="atLeast"/>
              <w:ind w:firstLine="0" w:firstLineChars="0"/>
              <w:rPr>
                <w:color w:val="auto"/>
                <w:highlight w:val="none"/>
                <w:lang w:eastAsia="zh-CN"/>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E05920">
            <w:pPr>
              <w:spacing w:line="0" w:lineRule="atLeast"/>
              <w:ind w:firstLine="0" w:firstLineChars="0"/>
              <w:rPr>
                <w:color w:val="auto"/>
                <w:highlight w:val="none"/>
              </w:rPr>
            </w:pPr>
            <w:r>
              <w:rPr>
                <w:color w:val="auto"/>
                <w:highlight w:val="none"/>
                <w:lang w:eastAsia="zh-CN"/>
              </w:rPr>
              <w:t>可提前规划</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07ECEB">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CCAB6D6">
            <w:pPr>
              <w:spacing w:line="0" w:lineRule="atLeast"/>
              <w:ind w:firstLine="0" w:firstLineChars="0"/>
              <w:jc w:val="center"/>
              <w:rPr>
                <w:color w:val="auto"/>
                <w:highlight w:val="none"/>
              </w:rPr>
            </w:pPr>
            <w:r>
              <w:rPr>
                <w:color w:val="auto"/>
                <w:highlight w:val="none"/>
                <w:lang w:eastAsia="zh-CN"/>
              </w:rPr>
              <w:t>/</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AD8BBFE">
            <w:pPr>
              <w:spacing w:line="0" w:lineRule="atLeast"/>
              <w:ind w:firstLine="0" w:firstLineChars="0"/>
              <w:jc w:val="center"/>
              <w:rPr>
                <w:color w:val="auto"/>
                <w:highlight w:val="none"/>
                <w:lang w:eastAsia="zh-CN"/>
              </w:rPr>
            </w:pPr>
          </w:p>
        </w:tc>
      </w:tr>
      <w:tr w14:paraId="48563B63">
        <w:tblPrEx>
          <w:tblCellMar>
            <w:top w:w="0" w:type="dxa"/>
            <w:left w:w="0" w:type="dxa"/>
            <w:bottom w:w="0" w:type="dxa"/>
            <w:right w:w="0" w:type="dxa"/>
          </w:tblCellMar>
        </w:tblPrEx>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09E5E1B5">
            <w:pPr>
              <w:spacing w:line="0" w:lineRule="atLeast"/>
              <w:ind w:firstLine="0" w:firstLineChars="0"/>
              <w:jc w:val="center"/>
              <w:rPr>
                <w:color w:val="auto"/>
                <w:highlight w:val="none"/>
              </w:rPr>
            </w:pPr>
            <w:r>
              <w:rPr>
                <w:color w:val="auto"/>
                <w:highlight w:val="none"/>
                <w:lang w:eastAsia="zh-CN"/>
              </w:rPr>
              <w:t>2</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93844D8">
            <w:pPr>
              <w:spacing w:line="0" w:lineRule="atLeast"/>
              <w:ind w:firstLine="0" w:firstLineChars="0"/>
              <w:rPr>
                <w:color w:val="auto"/>
                <w:highlight w:val="none"/>
                <w:lang w:eastAsia="zh-CN"/>
              </w:rPr>
            </w:pPr>
            <w:r>
              <w:rPr>
                <w:color w:val="auto"/>
                <w:highlight w:val="none"/>
                <w:lang w:eastAsia="zh-CN"/>
              </w:rPr>
              <w:t>项目建议书（代可行性研究报告）评审</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5A153B">
            <w:pPr>
              <w:spacing w:line="0" w:lineRule="atLeast"/>
              <w:ind w:firstLine="0" w:firstLineChars="0"/>
              <w:rPr>
                <w:color w:val="auto"/>
                <w:highlight w:val="none"/>
                <w:lang w:eastAsia="zh-CN"/>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631054">
            <w:pPr>
              <w:spacing w:line="0" w:lineRule="atLeast"/>
              <w:ind w:firstLine="0" w:firstLineChars="0"/>
              <w:rPr>
                <w:color w:val="auto"/>
                <w:highlight w:val="none"/>
                <w:lang w:eastAsia="zh-CN"/>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6D7730">
            <w:pPr>
              <w:spacing w:line="0" w:lineRule="atLeast"/>
              <w:ind w:firstLine="0" w:firstLineChars="0"/>
              <w:rPr>
                <w:color w:val="auto"/>
                <w:highlight w:val="none"/>
              </w:rPr>
            </w:pPr>
            <w:r>
              <w:rPr>
                <w:color w:val="auto"/>
                <w:highlight w:val="none"/>
                <w:lang w:eastAsia="zh-CN"/>
              </w:rPr>
              <w:t>/</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B703EC">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0F97D4F">
            <w:pPr>
              <w:spacing w:line="0" w:lineRule="atLeast"/>
              <w:ind w:firstLine="0" w:firstLineChars="0"/>
              <w:jc w:val="center"/>
              <w:rPr>
                <w:color w:val="auto"/>
                <w:highlight w:val="none"/>
              </w:rPr>
            </w:pPr>
            <w:r>
              <w:rPr>
                <w:color w:val="auto"/>
                <w:highlight w:val="none"/>
                <w:lang w:eastAsia="zh-CN"/>
              </w:rPr>
              <w:t>/</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FBE90A9">
            <w:pPr>
              <w:spacing w:line="0" w:lineRule="atLeast"/>
              <w:ind w:firstLine="0" w:firstLineChars="0"/>
              <w:jc w:val="center"/>
              <w:rPr>
                <w:color w:val="auto"/>
                <w:highlight w:val="none"/>
                <w:lang w:eastAsia="zh-CN"/>
              </w:rPr>
            </w:pPr>
          </w:p>
        </w:tc>
      </w:tr>
      <w:tr w14:paraId="4D9B9214">
        <w:tblPrEx>
          <w:tblCellMar>
            <w:top w:w="0" w:type="dxa"/>
            <w:left w:w="0" w:type="dxa"/>
            <w:bottom w:w="0" w:type="dxa"/>
            <w:right w:w="0" w:type="dxa"/>
          </w:tblCellMar>
        </w:tblPrEx>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3A37CC42">
            <w:pPr>
              <w:spacing w:line="0" w:lineRule="atLeast"/>
              <w:ind w:firstLine="0" w:firstLineChars="0"/>
              <w:jc w:val="center"/>
              <w:rPr>
                <w:color w:val="auto"/>
                <w:highlight w:val="none"/>
              </w:rPr>
            </w:pPr>
            <w:r>
              <w:rPr>
                <w:color w:val="auto"/>
                <w:highlight w:val="none"/>
                <w:lang w:eastAsia="zh-CN"/>
              </w:rPr>
              <w:t>3</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5080329">
            <w:pPr>
              <w:spacing w:line="0" w:lineRule="atLeast"/>
              <w:ind w:firstLine="0" w:firstLineChars="0"/>
              <w:rPr>
                <w:color w:val="auto"/>
                <w:highlight w:val="none"/>
                <w:lang w:eastAsia="zh-CN"/>
              </w:rPr>
            </w:pPr>
            <w:r>
              <w:rPr>
                <w:color w:val="auto"/>
                <w:highlight w:val="none"/>
                <w:lang w:eastAsia="zh-CN"/>
              </w:rPr>
              <w:t>项目建议书（代可行性研究报告）批复</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5EAD5C">
            <w:pPr>
              <w:spacing w:line="0" w:lineRule="atLeast"/>
              <w:ind w:firstLine="0" w:firstLineChars="0"/>
              <w:rPr>
                <w:color w:val="auto"/>
                <w:highlight w:val="none"/>
                <w:lang w:eastAsia="zh-CN"/>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6E1000">
            <w:pPr>
              <w:spacing w:line="0" w:lineRule="atLeast"/>
              <w:ind w:firstLine="0" w:firstLineChars="0"/>
              <w:rPr>
                <w:color w:val="auto"/>
                <w:highlight w:val="none"/>
                <w:lang w:eastAsia="zh-CN"/>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47AAF8">
            <w:pPr>
              <w:spacing w:line="0" w:lineRule="atLeast"/>
              <w:ind w:firstLine="0" w:firstLineChars="0"/>
              <w:rPr>
                <w:color w:val="auto"/>
                <w:highlight w:val="none"/>
              </w:rPr>
            </w:pPr>
            <w:r>
              <w:rPr>
                <w:color w:val="auto"/>
                <w:highlight w:val="none"/>
                <w:lang w:eastAsia="zh-CN"/>
              </w:rPr>
              <w:t>/</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F51584">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816A100">
            <w:pPr>
              <w:spacing w:line="0" w:lineRule="atLeast"/>
              <w:ind w:firstLine="0" w:firstLineChars="0"/>
              <w:jc w:val="center"/>
              <w:rPr>
                <w:color w:val="auto"/>
                <w:highlight w:val="none"/>
              </w:rPr>
            </w:pPr>
            <w:r>
              <w:rPr>
                <w:color w:val="auto"/>
                <w:highlight w:val="none"/>
                <w:lang w:eastAsia="zh-CN"/>
              </w:rPr>
              <w:t>/</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F37722D">
            <w:pPr>
              <w:spacing w:line="0" w:lineRule="atLeast"/>
              <w:ind w:firstLine="0" w:firstLineChars="0"/>
              <w:jc w:val="center"/>
              <w:rPr>
                <w:color w:val="auto"/>
                <w:highlight w:val="none"/>
                <w:lang w:eastAsia="zh-CN"/>
              </w:rPr>
            </w:pPr>
          </w:p>
        </w:tc>
      </w:tr>
      <w:tr w14:paraId="28C9A2E3">
        <w:tblPrEx>
          <w:tblCellMar>
            <w:top w:w="0" w:type="dxa"/>
            <w:left w:w="0" w:type="dxa"/>
            <w:bottom w:w="0" w:type="dxa"/>
            <w:right w:w="0" w:type="dxa"/>
          </w:tblCellMar>
        </w:tblPrEx>
        <w:trPr>
          <w:trHeight w:val="444"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1CDD382A">
            <w:pPr>
              <w:spacing w:line="0" w:lineRule="atLeast"/>
              <w:ind w:firstLine="0" w:firstLineChars="0"/>
              <w:jc w:val="center"/>
              <w:rPr>
                <w:color w:val="auto"/>
                <w:highlight w:val="none"/>
              </w:rPr>
            </w:pPr>
            <w:r>
              <w:rPr>
                <w:color w:val="auto"/>
                <w:highlight w:val="none"/>
                <w:lang w:eastAsia="zh-CN"/>
              </w:rPr>
              <w:t>&lt;三&gt;</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B86D8F4">
            <w:pPr>
              <w:spacing w:line="0" w:lineRule="atLeast"/>
              <w:ind w:firstLine="0" w:firstLineChars="0"/>
              <w:rPr>
                <w:color w:val="auto"/>
                <w:highlight w:val="none"/>
              </w:rPr>
            </w:pPr>
            <w:r>
              <w:rPr>
                <w:color w:val="auto"/>
                <w:highlight w:val="none"/>
                <w:lang w:eastAsia="zh-CN"/>
              </w:rPr>
              <w:t>其他同步办理事项</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6E3F65">
            <w:pPr>
              <w:spacing w:line="0" w:lineRule="atLeast"/>
              <w:ind w:firstLine="0" w:firstLineChars="0"/>
              <w:rPr>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939B18">
            <w:pPr>
              <w:spacing w:line="0" w:lineRule="atLeast"/>
              <w:ind w:firstLine="0" w:firstLineChars="0"/>
              <w:rPr>
                <w:color w:val="auto"/>
                <w:highlight w:val="none"/>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9EB2C3">
            <w:pPr>
              <w:spacing w:line="0" w:lineRule="atLeast"/>
              <w:ind w:firstLine="0" w:firstLineChars="0"/>
              <w:rPr>
                <w:color w:val="auto"/>
                <w:highlight w:val="none"/>
              </w:rPr>
            </w:pP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BAFE20">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7A09364">
            <w:pPr>
              <w:spacing w:line="0" w:lineRule="atLeast"/>
              <w:ind w:firstLine="0" w:firstLineChars="0"/>
              <w:jc w:val="center"/>
              <w:rPr>
                <w:color w:val="auto"/>
                <w:highlight w:val="none"/>
              </w:rPr>
            </w:pP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89B9918">
            <w:pPr>
              <w:spacing w:line="0" w:lineRule="atLeast"/>
              <w:ind w:firstLine="0" w:firstLineChars="0"/>
              <w:jc w:val="center"/>
              <w:rPr>
                <w:color w:val="auto"/>
                <w:highlight w:val="none"/>
              </w:rPr>
            </w:pPr>
          </w:p>
        </w:tc>
      </w:tr>
      <w:tr w14:paraId="38784E8B">
        <w:tblPrEx>
          <w:tblCellMar>
            <w:top w:w="0" w:type="dxa"/>
            <w:left w:w="0" w:type="dxa"/>
            <w:bottom w:w="0" w:type="dxa"/>
            <w:right w:w="0" w:type="dxa"/>
          </w:tblCellMar>
        </w:tblPrEx>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69284A4B">
            <w:pPr>
              <w:spacing w:line="0" w:lineRule="atLeast"/>
              <w:ind w:firstLine="0" w:firstLineChars="0"/>
              <w:jc w:val="center"/>
              <w:rPr>
                <w:color w:val="auto"/>
                <w:highlight w:val="none"/>
              </w:rPr>
            </w:pPr>
            <w:r>
              <w:rPr>
                <w:color w:val="auto"/>
                <w:highlight w:val="none"/>
                <w:lang w:eastAsia="zh-CN"/>
              </w:rPr>
              <w:t>1</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3A4A888">
            <w:pPr>
              <w:spacing w:line="0" w:lineRule="atLeast"/>
              <w:ind w:firstLine="0" w:firstLineChars="0"/>
              <w:rPr>
                <w:color w:val="auto"/>
                <w:highlight w:val="none"/>
                <w:lang w:eastAsia="zh-CN"/>
              </w:rPr>
            </w:pPr>
            <w:r>
              <w:rPr>
                <w:color w:val="auto"/>
                <w:highlight w:val="none"/>
                <w:lang w:eastAsia="zh-CN"/>
              </w:rPr>
              <w:t>用地预审和选址意见书合并办理</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D8927F">
            <w:pPr>
              <w:spacing w:line="0" w:lineRule="atLeast"/>
              <w:ind w:firstLine="0" w:firstLineChars="0"/>
              <w:rPr>
                <w:color w:val="auto"/>
                <w:highlight w:val="none"/>
                <w:lang w:eastAsia="zh-CN"/>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B2BBE4">
            <w:pPr>
              <w:spacing w:line="0" w:lineRule="atLeast"/>
              <w:ind w:firstLine="0" w:firstLineChars="0"/>
              <w:rPr>
                <w:color w:val="auto"/>
                <w:highlight w:val="none"/>
                <w:lang w:eastAsia="zh-CN"/>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C75BA0">
            <w:pPr>
              <w:spacing w:line="0" w:lineRule="atLeast"/>
              <w:ind w:firstLine="0" w:firstLineChars="0"/>
              <w:rPr>
                <w:color w:val="auto"/>
                <w:highlight w:val="none"/>
                <w:lang w:eastAsia="zh-CN"/>
              </w:rPr>
            </w:pPr>
            <w:r>
              <w:rPr>
                <w:color w:val="auto"/>
                <w:highlight w:val="none"/>
                <w:lang w:eastAsia="zh-CN"/>
              </w:rPr>
              <w:t>取得“多规合一”初审意见</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C129EE">
            <w:pPr>
              <w:spacing w:line="0" w:lineRule="atLeast"/>
              <w:ind w:firstLine="0" w:firstLineChars="0"/>
              <w:rPr>
                <w:color w:val="auto"/>
                <w:highlight w:val="none"/>
                <w:lang w:eastAsia="zh-CN"/>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4E641F6">
            <w:pPr>
              <w:spacing w:line="0" w:lineRule="atLeast"/>
              <w:ind w:firstLine="0" w:firstLineChars="0"/>
              <w:jc w:val="center"/>
              <w:rPr>
                <w:color w:val="auto"/>
                <w:highlight w:val="none"/>
              </w:rPr>
            </w:pPr>
            <w:r>
              <w:rPr>
                <w:color w:val="auto"/>
                <w:highlight w:val="none"/>
                <w:lang w:eastAsia="zh-CN"/>
              </w:rPr>
              <w:t>20个工作日</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9087F48">
            <w:pPr>
              <w:spacing w:line="0" w:lineRule="atLeast"/>
              <w:ind w:firstLine="0" w:firstLineChars="0"/>
              <w:jc w:val="center"/>
              <w:rPr>
                <w:rFonts w:hint="default"/>
                <w:color w:val="auto"/>
                <w:highlight w:val="none"/>
                <w:lang w:val="en-US" w:eastAsia="zh-CN"/>
              </w:rPr>
            </w:pPr>
            <w:r>
              <w:rPr>
                <w:rFonts w:hint="eastAsia"/>
                <w:color w:val="auto"/>
                <w:highlight w:val="none"/>
                <w:lang w:val="en-US" w:eastAsia="zh-CN"/>
              </w:rPr>
              <w:t>规自、开建局</w:t>
            </w:r>
          </w:p>
        </w:tc>
      </w:tr>
      <w:tr w14:paraId="6E0AD192">
        <w:tblPrEx>
          <w:tblCellMar>
            <w:top w:w="0" w:type="dxa"/>
            <w:left w:w="0" w:type="dxa"/>
            <w:bottom w:w="0" w:type="dxa"/>
            <w:right w:w="0" w:type="dxa"/>
          </w:tblCellMar>
        </w:tblPrEx>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1B316B5D">
            <w:pPr>
              <w:spacing w:line="0" w:lineRule="atLeast"/>
              <w:ind w:firstLine="0" w:firstLineChars="0"/>
              <w:jc w:val="center"/>
              <w:rPr>
                <w:color w:val="auto"/>
                <w:highlight w:val="none"/>
              </w:rPr>
            </w:pPr>
            <w:r>
              <w:rPr>
                <w:color w:val="auto"/>
                <w:highlight w:val="none"/>
                <w:lang w:eastAsia="zh-CN"/>
              </w:rPr>
              <w:t>2</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859C3AF">
            <w:pPr>
              <w:spacing w:line="0" w:lineRule="atLeast"/>
              <w:ind w:firstLine="0" w:firstLineChars="0"/>
              <w:rPr>
                <w:color w:val="auto"/>
                <w:highlight w:val="none"/>
              </w:rPr>
            </w:pPr>
            <w:r>
              <w:rPr>
                <w:color w:val="auto"/>
                <w:highlight w:val="none"/>
                <w:lang w:eastAsia="zh-CN"/>
              </w:rPr>
              <w:t>社会稳定风险评估</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BE5A4C">
            <w:pPr>
              <w:spacing w:line="0" w:lineRule="atLeast"/>
              <w:ind w:firstLine="0" w:firstLineChars="0"/>
              <w:rPr>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E3BAC1">
            <w:pPr>
              <w:spacing w:line="0" w:lineRule="atLeast"/>
              <w:ind w:firstLine="0" w:firstLineChars="0"/>
              <w:rPr>
                <w:color w:val="auto"/>
                <w:highlight w:val="none"/>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ADDB98">
            <w:pPr>
              <w:spacing w:line="0" w:lineRule="atLeast"/>
              <w:ind w:firstLine="0" w:firstLineChars="0"/>
              <w:rPr>
                <w:color w:val="auto"/>
                <w:highlight w:val="none"/>
              </w:rPr>
            </w:pPr>
            <w:r>
              <w:rPr>
                <w:color w:val="auto"/>
                <w:highlight w:val="none"/>
                <w:lang w:eastAsia="zh-CN"/>
              </w:rPr>
              <w:t>立项批复前办理完成</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23CB49">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06C0F49">
            <w:pPr>
              <w:spacing w:line="0" w:lineRule="atLeast"/>
              <w:ind w:firstLine="0" w:firstLineChars="0"/>
              <w:jc w:val="center"/>
              <w:rPr>
                <w:rFonts w:hint="eastAsia" w:eastAsia="宋体"/>
                <w:color w:val="auto"/>
                <w:highlight w:val="none"/>
                <w:lang w:val="en-US" w:eastAsia="zh-CN"/>
              </w:rPr>
            </w:pPr>
            <w:r>
              <w:rPr>
                <w:rFonts w:hint="eastAsia"/>
                <w:color w:val="auto"/>
                <w:highlight w:val="none"/>
                <w:lang w:val="en-US" w:eastAsia="zh-CN"/>
              </w:rPr>
              <w:t>/</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6CEF8F7">
            <w:pPr>
              <w:spacing w:line="0" w:lineRule="atLeast"/>
              <w:ind w:firstLine="0" w:firstLineChars="0"/>
              <w:jc w:val="center"/>
              <w:rPr>
                <w:rFonts w:hint="eastAsia" w:eastAsia="宋体"/>
                <w:color w:val="auto"/>
                <w:highlight w:val="none"/>
                <w:lang w:val="en-US" w:eastAsia="zh-CN"/>
              </w:rPr>
            </w:pPr>
            <w:r>
              <w:rPr>
                <w:rFonts w:hint="eastAsia"/>
                <w:color w:val="auto"/>
                <w:highlight w:val="none"/>
                <w:lang w:val="en-US" w:eastAsia="zh-CN"/>
              </w:rPr>
              <w:t>经开区社会工作部（政法工作部）</w:t>
            </w:r>
          </w:p>
        </w:tc>
      </w:tr>
      <w:tr w14:paraId="52DD68EB">
        <w:tblPrEx>
          <w:tblCellMar>
            <w:top w:w="0" w:type="dxa"/>
            <w:left w:w="0" w:type="dxa"/>
            <w:bottom w:w="0" w:type="dxa"/>
            <w:right w:w="0" w:type="dxa"/>
          </w:tblCellMar>
        </w:tblPrEx>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0DD10D81">
            <w:pPr>
              <w:spacing w:line="0" w:lineRule="atLeast"/>
              <w:ind w:firstLine="0" w:firstLineChars="0"/>
              <w:jc w:val="center"/>
              <w:rPr>
                <w:rFonts w:hint="default" w:ascii="Times New Roman" w:hAnsi="Times New Roman" w:eastAsia="宋体" w:cs="Times New Roman"/>
                <w:snapToGrid w:val="0"/>
                <w:color w:val="auto"/>
                <w:sz w:val="24"/>
                <w:szCs w:val="24"/>
                <w:highlight w:val="none"/>
                <w:lang w:val="en-US" w:eastAsia="zh-CN" w:bidi="ar-SA"/>
              </w:rPr>
            </w:pPr>
            <w:r>
              <w:rPr>
                <w:rFonts w:hint="eastAsia"/>
                <w:color w:val="auto"/>
                <w:highlight w:val="none"/>
                <w:lang w:val="en-US" w:eastAsia="zh-CN"/>
              </w:rPr>
              <w:t>3</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A512EA6">
            <w:pPr>
              <w:spacing w:line="0" w:lineRule="atLeast"/>
              <w:ind w:firstLine="0" w:firstLineChars="0"/>
              <w:rPr>
                <w:rFonts w:ascii="Times New Roman" w:hAnsi="Times New Roman" w:eastAsia="宋体" w:cs="Times New Roman"/>
                <w:snapToGrid w:val="0"/>
                <w:color w:val="auto"/>
                <w:sz w:val="24"/>
                <w:szCs w:val="24"/>
                <w:highlight w:val="none"/>
                <w:lang w:val="en-US" w:eastAsia="zh-CN" w:bidi="ar-SA"/>
              </w:rPr>
            </w:pPr>
            <w:r>
              <w:rPr>
                <w:rFonts w:hint="eastAsia"/>
              </w:rPr>
              <w:t>基准坐标</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C16B5A">
            <w:pPr>
              <w:spacing w:line="0" w:lineRule="atLeast"/>
              <w:ind w:firstLine="0" w:firstLineChars="0"/>
              <w:rPr>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11C4A4">
            <w:pPr>
              <w:spacing w:line="0" w:lineRule="atLeast"/>
              <w:ind w:firstLine="0" w:firstLineChars="0"/>
              <w:rPr>
                <w:color w:val="auto"/>
                <w:highlight w:val="none"/>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1B3239">
            <w:pPr>
              <w:spacing w:line="0" w:lineRule="atLeast"/>
              <w:ind w:firstLine="0" w:firstLineChars="0"/>
              <w:rPr>
                <w:rFonts w:hint="default" w:eastAsia="宋体"/>
                <w:color w:val="auto"/>
                <w:highlight w:val="none"/>
                <w:lang w:val="en-US" w:eastAsia="zh-CN"/>
              </w:rPr>
            </w:pPr>
            <w:r>
              <w:rPr>
                <w:rFonts w:hint="eastAsia"/>
                <w:color w:val="auto"/>
                <w:highlight w:val="none"/>
                <w:lang w:val="en-US" w:eastAsia="zh-CN"/>
              </w:rPr>
              <w:t>开工前完成</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EF7B74">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0214DA1">
            <w:pPr>
              <w:spacing w:line="0" w:lineRule="atLeast"/>
              <w:ind w:firstLine="0" w:firstLineChars="0"/>
              <w:jc w:val="center"/>
              <w:rPr>
                <w:color w:val="auto"/>
                <w:highlight w:val="none"/>
                <w:lang w:eastAsia="zh-CN"/>
              </w:rPr>
            </w:pP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35BA82C">
            <w:pPr>
              <w:spacing w:line="0" w:lineRule="atLeast"/>
              <w:ind w:firstLine="0" w:firstLineChars="0"/>
              <w:jc w:val="center"/>
              <w:rPr>
                <w:rFonts w:hint="eastAsia"/>
                <w:color w:val="auto"/>
                <w:highlight w:val="none"/>
                <w:lang w:val="en-US" w:eastAsia="zh-CN"/>
              </w:rPr>
            </w:pPr>
          </w:p>
        </w:tc>
      </w:tr>
      <w:tr w14:paraId="77D3C26A">
        <w:tblPrEx>
          <w:tblCellMar>
            <w:top w:w="0" w:type="dxa"/>
            <w:left w:w="0" w:type="dxa"/>
            <w:bottom w:w="0" w:type="dxa"/>
            <w:right w:w="0" w:type="dxa"/>
          </w:tblCellMar>
        </w:tblPrEx>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7F4FF13E">
            <w:pPr>
              <w:spacing w:line="0" w:lineRule="atLeast"/>
              <w:ind w:firstLine="0" w:firstLineChars="0"/>
              <w:jc w:val="center"/>
              <w:rPr>
                <w:rFonts w:ascii="Times New Roman" w:hAnsi="Times New Roman" w:eastAsia="宋体" w:cs="Times New Roman"/>
                <w:snapToGrid w:val="0"/>
                <w:color w:val="auto"/>
                <w:sz w:val="24"/>
                <w:szCs w:val="24"/>
                <w:highlight w:val="none"/>
                <w:lang w:val="en-US" w:eastAsia="zh-CN" w:bidi="ar-SA"/>
              </w:rPr>
            </w:pPr>
            <w:r>
              <w:rPr>
                <w:color w:val="auto"/>
                <w:highlight w:val="none"/>
                <w:lang w:eastAsia="zh-CN"/>
              </w:rPr>
              <w:t>4</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CEE591B">
            <w:pPr>
              <w:spacing w:line="0" w:lineRule="atLeast"/>
              <w:ind w:firstLine="0" w:firstLineChars="0"/>
              <w:rPr>
                <w:rFonts w:ascii="Times New Roman" w:hAnsi="Times New Roman" w:eastAsia="宋体" w:cs="Times New Roman"/>
                <w:snapToGrid w:val="0"/>
                <w:color w:val="auto"/>
                <w:sz w:val="24"/>
                <w:szCs w:val="24"/>
                <w:highlight w:val="none"/>
                <w:lang w:val="en-US" w:eastAsia="zh-CN" w:bidi="ar-SA"/>
              </w:rPr>
            </w:pPr>
            <w:r>
              <w:rPr>
                <w:color w:val="auto"/>
                <w:highlight w:val="none"/>
                <w:lang w:eastAsia="zh-CN"/>
              </w:rPr>
              <w:t>环境影响评价</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D58CF8">
            <w:pPr>
              <w:spacing w:line="0" w:lineRule="atLeast"/>
              <w:ind w:firstLine="0" w:firstLineChars="0"/>
              <w:rPr>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1A6F26">
            <w:pPr>
              <w:spacing w:line="0" w:lineRule="atLeast"/>
              <w:ind w:firstLine="0" w:firstLineChars="0"/>
              <w:rPr>
                <w:color w:val="auto"/>
                <w:highlight w:val="none"/>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C0EAA4">
            <w:pPr>
              <w:spacing w:line="0" w:lineRule="atLeast"/>
              <w:ind w:firstLine="0" w:firstLineChars="0"/>
              <w:rPr>
                <w:color w:val="auto"/>
                <w:highlight w:val="none"/>
              </w:rPr>
            </w:pPr>
            <w:r>
              <w:rPr>
                <w:rFonts w:hint="eastAsia"/>
                <w:color w:val="auto"/>
                <w:highlight w:val="none"/>
                <w:lang w:val="en-US" w:eastAsia="zh-CN"/>
              </w:rPr>
              <w:t>开工前完成</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6ACCA3">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CC032CD">
            <w:pPr>
              <w:spacing w:line="0" w:lineRule="atLeast"/>
              <w:ind w:firstLine="0" w:firstLineChars="0"/>
              <w:jc w:val="center"/>
              <w:rPr>
                <w:color w:val="auto"/>
                <w:highlight w:val="none"/>
                <w:lang w:eastAsia="zh-CN"/>
              </w:rPr>
            </w:pPr>
            <w:r>
              <w:rPr>
                <w:color w:val="auto"/>
                <w:highlight w:val="none"/>
                <w:lang w:eastAsia="zh-CN"/>
              </w:rPr>
              <w:t>2</w:t>
            </w:r>
            <w:r>
              <w:rPr>
                <w:rFonts w:hint="eastAsia"/>
                <w:color w:val="auto"/>
                <w:highlight w:val="none"/>
                <w:lang w:val="en-US" w:eastAsia="zh-CN"/>
              </w:rPr>
              <w:t>9</w:t>
            </w:r>
            <w:r>
              <w:rPr>
                <w:color w:val="auto"/>
                <w:highlight w:val="none"/>
                <w:lang w:eastAsia="zh-CN"/>
              </w:rPr>
              <w:t>个工作日</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8E2A68B">
            <w:pPr>
              <w:spacing w:line="0" w:lineRule="atLeast"/>
              <w:ind w:firstLine="0" w:firstLineChars="0"/>
              <w:jc w:val="center"/>
              <w:rPr>
                <w:rFonts w:hint="eastAsia" w:ascii="Times New Roman" w:hAnsi="Times New Roman" w:eastAsia="宋体" w:cs="Times New Roman"/>
                <w:snapToGrid w:val="0"/>
                <w:color w:val="auto"/>
                <w:sz w:val="24"/>
                <w:szCs w:val="24"/>
                <w:highlight w:val="none"/>
                <w:lang w:val="en-US" w:eastAsia="zh-CN" w:bidi="ar-SA"/>
              </w:rPr>
            </w:pPr>
            <w:r>
              <w:rPr>
                <w:rFonts w:hint="eastAsia"/>
                <w:color w:val="auto"/>
                <w:highlight w:val="none"/>
                <w:lang w:val="en-US" w:eastAsia="zh-CN"/>
              </w:rPr>
              <w:t>行政审批局</w:t>
            </w:r>
          </w:p>
        </w:tc>
      </w:tr>
      <w:tr w14:paraId="4AD31B7B">
        <w:tblPrEx>
          <w:tblCellMar>
            <w:top w:w="0" w:type="dxa"/>
            <w:left w:w="0" w:type="dxa"/>
            <w:bottom w:w="0" w:type="dxa"/>
            <w:right w:w="0" w:type="dxa"/>
          </w:tblCellMar>
        </w:tblPrEx>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09317BE4">
            <w:pPr>
              <w:spacing w:line="0" w:lineRule="atLeast"/>
              <w:ind w:firstLine="0" w:firstLineChars="0"/>
              <w:jc w:val="center"/>
              <w:rPr>
                <w:rFonts w:ascii="Times New Roman" w:hAnsi="Times New Roman" w:eastAsia="宋体" w:cs="Times New Roman"/>
                <w:snapToGrid w:val="0"/>
                <w:color w:val="auto"/>
                <w:sz w:val="24"/>
                <w:szCs w:val="24"/>
                <w:highlight w:val="none"/>
                <w:lang w:val="en-US" w:eastAsia="zh-CN" w:bidi="ar-SA"/>
              </w:rPr>
            </w:pPr>
            <w:r>
              <w:rPr>
                <w:color w:val="auto"/>
                <w:highlight w:val="none"/>
                <w:lang w:eastAsia="zh-CN"/>
              </w:rPr>
              <w:t>5</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B4870EA">
            <w:pPr>
              <w:spacing w:line="0" w:lineRule="atLeast"/>
              <w:ind w:firstLine="0" w:firstLineChars="0"/>
              <w:rPr>
                <w:rFonts w:ascii="Times New Roman" w:hAnsi="Times New Roman" w:eastAsia="宋体" w:cs="Times New Roman"/>
                <w:snapToGrid w:val="0"/>
                <w:color w:val="auto"/>
                <w:sz w:val="24"/>
                <w:szCs w:val="24"/>
                <w:highlight w:val="none"/>
                <w:lang w:val="en-US" w:eastAsia="zh-CN" w:bidi="ar-SA"/>
              </w:rPr>
            </w:pPr>
            <w:r>
              <w:rPr>
                <w:color w:val="auto"/>
                <w:highlight w:val="none"/>
                <w:lang w:eastAsia="zh-CN"/>
              </w:rPr>
              <w:t>交通影响评价</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E75D0E">
            <w:pPr>
              <w:spacing w:line="0" w:lineRule="atLeast"/>
              <w:ind w:firstLine="0" w:firstLineChars="0"/>
              <w:rPr>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AA830E">
            <w:pPr>
              <w:spacing w:line="0" w:lineRule="atLeast"/>
              <w:ind w:firstLine="0" w:firstLineChars="0"/>
              <w:rPr>
                <w:color w:val="auto"/>
                <w:highlight w:val="none"/>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5D3A51">
            <w:pPr>
              <w:spacing w:line="0" w:lineRule="atLeast"/>
              <w:ind w:firstLine="0" w:firstLineChars="0"/>
              <w:rPr>
                <w:rFonts w:hint="default" w:eastAsia="宋体"/>
                <w:color w:val="auto"/>
                <w:highlight w:val="none"/>
                <w:lang w:val="en-US" w:eastAsia="zh-CN"/>
              </w:rPr>
            </w:pPr>
            <w:r>
              <w:rPr>
                <w:rFonts w:hint="eastAsia"/>
                <w:color w:val="auto"/>
                <w:highlight w:val="none"/>
                <w:lang w:val="en-US" w:eastAsia="zh-CN"/>
              </w:rPr>
              <w:t>规证之前</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B0D9FE">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34F1C83">
            <w:pPr>
              <w:spacing w:line="0" w:lineRule="atLeast"/>
              <w:ind w:firstLine="0" w:firstLineChars="0"/>
              <w:jc w:val="center"/>
              <w:rPr>
                <w:color w:val="auto"/>
                <w:highlight w:val="none"/>
                <w:lang w:eastAsia="zh-CN"/>
              </w:rPr>
            </w:pPr>
            <w:r>
              <w:rPr>
                <w:rFonts w:hint="eastAsia"/>
                <w:color w:val="auto"/>
                <w:highlight w:val="none"/>
                <w:lang w:val="en-US" w:eastAsia="zh-CN"/>
              </w:rPr>
              <w:t>11</w:t>
            </w:r>
            <w:r>
              <w:rPr>
                <w:color w:val="auto"/>
                <w:highlight w:val="none"/>
                <w:lang w:eastAsia="zh-CN"/>
              </w:rPr>
              <w:t>个工作日</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8B3E1A1">
            <w:pPr>
              <w:spacing w:line="0" w:lineRule="atLeast"/>
              <w:ind w:firstLine="0" w:firstLineChars="0"/>
              <w:jc w:val="center"/>
              <w:rPr>
                <w:rFonts w:hint="eastAsia" w:ascii="Times New Roman" w:hAnsi="Times New Roman" w:eastAsia="宋体" w:cs="Times New Roman"/>
                <w:snapToGrid w:val="0"/>
                <w:color w:val="auto"/>
                <w:sz w:val="24"/>
                <w:szCs w:val="24"/>
                <w:highlight w:val="none"/>
                <w:lang w:val="en-US" w:eastAsia="zh-CN" w:bidi="ar-SA"/>
              </w:rPr>
            </w:pPr>
            <w:r>
              <w:rPr>
                <w:rFonts w:hint="eastAsia"/>
                <w:color w:val="auto"/>
                <w:highlight w:val="none"/>
                <w:lang w:val="en-US" w:eastAsia="zh-CN"/>
              </w:rPr>
              <w:t>行政审批局</w:t>
            </w:r>
          </w:p>
        </w:tc>
      </w:tr>
      <w:tr w14:paraId="6440B7F8">
        <w:tblPrEx>
          <w:tblCellMar>
            <w:top w:w="0" w:type="dxa"/>
            <w:left w:w="0" w:type="dxa"/>
            <w:bottom w:w="0" w:type="dxa"/>
            <w:right w:w="0" w:type="dxa"/>
          </w:tblCellMar>
        </w:tblPrEx>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2D345AC6">
            <w:pPr>
              <w:spacing w:line="0" w:lineRule="atLeast"/>
              <w:ind w:firstLine="0" w:firstLineChars="0"/>
              <w:jc w:val="center"/>
              <w:rPr>
                <w:rFonts w:ascii="Times New Roman" w:hAnsi="Times New Roman" w:eastAsia="宋体" w:cs="Times New Roman"/>
                <w:snapToGrid w:val="0"/>
                <w:color w:val="auto"/>
                <w:sz w:val="24"/>
                <w:szCs w:val="24"/>
                <w:highlight w:val="none"/>
                <w:lang w:val="en-US" w:eastAsia="zh-CN" w:bidi="ar-SA"/>
              </w:rPr>
            </w:pPr>
            <w:r>
              <w:rPr>
                <w:color w:val="auto"/>
                <w:highlight w:val="none"/>
                <w:lang w:eastAsia="zh-CN"/>
              </w:rPr>
              <w:t>6</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660390F">
            <w:pPr>
              <w:spacing w:line="0" w:lineRule="atLeast"/>
              <w:ind w:firstLine="0" w:firstLineChars="0"/>
              <w:rPr>
                <w:rFonts w:ascii="Times New Roman" w:hAnsi="Times New Roman" w:eastAsia="宋体" w:cs="Times New Roman"/>
                <w:snapToGrid w:val="0"/>
                <w:color w:val="auto"/>
                <w:sz w:val="24"/>
                <w:szCs w:val="24"/>
                <w:highlight w:val="none"/>
                <w:lang w:val="en-US" w:eastAsia="zh-CN" w:bidi="ar-SA"/>
              </w:rPr>
            </w:pPr>
            <w:r>
              <w:rPr>
                <w:color w:val="auto"/>
                <w:highlight w:val="none"/>
                <w:lang w:eastAsia="zh-CN"/>
              </w:rPr>
              <w:t>文物勘探</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D7D8F1">
            <w:pPr>
              <w:spacing w:line="0" w:lineRule="atLeast"/>
              <w:ind w:firstLine="0" w:firstLineChars="0"/>
              <w:rPr>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20FEA1">
            <w:pPr>
              <w:spacing w:line="0" w:lineRule="atLeast"/>
              <w:ind w:firstLine="0" w:firstLineChars="0"/>
              <w:rPr>
                <w:color w:val="auto"/>
                <w:highlight w:val="none"/>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9CAA08">
            <w:pPr>
              <w:spacing w:line="0" w:lineRule="atLeast"/>
              <w:ind w:firstLine="0" w:firstLineChars="0"/>
              <w:rPr>
                <w:color w:val="auto"/>
                <w:highlight w:val="none"/>
              </w:rPr>
            </w:pP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69F30B">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7EFF7C4">
            <w:pPr>
              <w:spacing w:line="0" w:lineRule="atLeast"/>
              <w:ind w:firstLine="0" w:firstLineChars="0"/>
              <w:jc w:val="center"/>
              <w:rPr>
                <w:color w:val="auto"/>
                <w:highlight w:val="none"/>
                <w:lang w:eastAsia="zh-CN"/>
              </w:rPr>
            </w:pP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579B580">
            <w:pPr>
              <w:spacing w:line="0" w:lineRule="atLeast"/>
              <w:ind w:firstLine="0" w:firstLineChars="0"/>
              <w:jc w:val="center"/>
              <w:rPr>
                <w:rFonts w:hint="eastAsia" w:ascii="Times New Roman" w:hAnsi="Times New Roman" w:eastAsia="宋体" w:cs="Times New Roman"/>
                <w:snapToGrid w:val="0"/>
                <w:color w:val="auto"/>
                <w:sz w:val="24"/>
                <w:szCs w:val="24"/>
                <w:highlight w:val="none"/>
                <w:lang w:val="en-US" w:eastAsia="zh-CN" w:bidi="ar-SA"/>
              </w:rPr>
            </w:pPr>
            <w:r>
              <w:rPr>
                <w:rFonts w:hint="eastAsia"/>
                <w:color w:val="auto"/>
                <w:highlight w:val="none"/>
                <w:lang w:val="en-US" w:eastAsia="zh-CN"/>
              </w:rPr>
              <w:t>文物局</w:t>
            </w:r>
          </w:p>
        </w:tc>
      </w:tr>
      <w:tr w14:paraId="427E4CD2">
        <w:tblPrEx>
          <w:tblCellMar>
            <w:top w:w="0" w:type="dxa"/>
            <w:left w:w="0" w:type="dxa"/>
            <w:bottom w:w="0" w:type="dxa"/>
            <w:right w:w="0" w:type="dxa"/>
          </w:tblCellMar>
        </w:tblPrEx>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0D93E3FA">
            <w:pPr>
              <w:spacing w:line="0" w:lineRule="atLeast"/>
              <w:ind w:firstLine="0" w:firstLineChars="0"/>
              <w:jc w:val="center"/>
              <w:rPr>
                <w:color w:val="auto"/>
                <w:highlight w:val="none"/>
              </w:rPr>
            </w:pPr>
            <w:r>
              <w:rPr>
                <w:color w:val="auto"/>
                <w:highlight w:val="none"/>
                <w:lang w:eastAsia="zh-CN"/>
              </w:rPr>
              <w:t>7</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D5FD8BB">
            <w:pPr>
              <w:spacing w:line="0" w:lineRule="atLeast"/>
              <w:ind w:firstLine="0" w:firstLineChars="0"/>
              <w:rPr>
                <w:rFonts w:hint="default"/>
                <w:color w:val="auto"/>
                <w:highlight w:val="none"/>
                <w:lang w:val="en-US"/>
              </w:rPr>
            </w:pPr>
            <w:r>
              <w:rPr>
                <w:color w:val="auto"/>
                <w:highlight w:val="none"/>
                <w:lang w:eastAsia="zh-CN"/>
              </w:rPr>
              <w:t>洪水影响评价报告</w:t>
            </w:r>
            <w:r>
              <w:rPr>
                <w:rFonts w:hint="eastAsia"/>
                <w:color w:val="auto"/>
                <w:highlight w:val="none"/>
                <w:lang w:val="en-US" w:eastAsia="zh-CN"/>
              </w:rPr>
              <w:t>及</w:t>
            </w:r>
            <w:r>
              <w:rPr>
                <w:color w:val="auto"/>
                <w:highlight w:val="none"/>
                <w:lang w:eastAsia="zh-CN"/>
              </w:rPr>
              <w:t>水防补</w:t>
            </w:r>
            <w:r>
              <w:rPr>
                <w:rFonts w:hint="eastAsia"/>
                <w:color w:val="auto"/>
                <w:highlight w:val="none"/>
                <w:lang w:val="en-US" w:eastAsia="zh-CN"/>
              </w:rPr>
              <w:t>实施</w:t>
            </w:r>
            <w:r>
              <w:rPr>
                <w:color w:val="auto"/>
                <w:highlight w:val="none"/>
                <w:lang w:eastAsia="zh-CN"/>
              </w:rPr>
              <w:t>方案</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00FC72">
            <w:pPr>
              <w:spacing w:line="0" w:lineRule="atLeast"/>
              <w:ind w:firstLine="0" w:firstLineChars="0"/>
              <w:rPr>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D9FB35">
            <w:pPr>
              <w:spacing w:line="0" w:lineRule="atLeast"/>
              <w:ind w:firstLine="0" w:firstLineChars="0"/>
              <w:rPr>
                <w:color w:val="auto"/>
                <w:highlight w:val="none"/>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8A0C43">
            <w:pPr>
              <w:spacing w:line="0" w:lineRule="atLeast"/>
              <w:ind w:firstLine="0" w:firstLineChars="0"/>
              <w:rPr>
                <w:color w:val="auto"/>
                <w:highlight w:val="none"/>
                <w:lang w:eastAsia="zh-CN"/>
              </w:rPr>
            </w:pPr>
            <w:r>
              <w:rPr>
                <w:color w:val="auto"/>
                <w:highlight w:val="none"/>
                <w:lang w:eastAsia="zh-CN"/>
              </w:rPr>
              <w:t>项目取得立项批复</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5F8C14">
            <w:pPr>
              <w:spacing w:line="0" w:lineRule="atLeast"/>
              <w:ind w:firstLine="0" w:firstLineChars="0"/>
              <w:rPr>
                <w:color w:val="auto"/>
                <w:highlight w:val="none"/>
                <w:lang w:eastAsia="zh-CN"/>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7A5AAFB">
            <w:pPr>
              <w:spacing w:line="0" w:lineRule="atLeast"/>
              <w:ind w:firstLine="0" w:firstLineChars="0"/>
              <w:jc w:val="center"/>
              <w:rPr>
                <w:color w:val="auto"/>
                <w:highlight w:val="none"/>
              </w:rPr>
            </w:pPr>
            <w:del w:id="158" w:author="李国奇" w:date="2025-11-29T17:58:12Z">
              <w:r>
                <w:rPr>
                  <w:color w:val="auto"/>
                  <w:highlight w:val="none"/>
                  <w:lang w:eastAsia="zh-CN"/>
                </w:rPr>
                <w:delText>20</w:delText>
              </w:r>
            </w:del>
            <w:ins w:id="159" w:author="李国奇" w:date="2025-11-29T17:58:12Z">
              <w:r>
                <w:rPr>
                  <w:rFonts w:hint="eastAsia"/>
                  <w:color w:val="auto"/>
                  <w:highlight w:val="none"/>
                  <w:lang w:val="en-US" w:eastAsia="zh-CN"/>
                </w:rPr>
                <w:t>40</w:t>
              </w:r>
            </w:ins>
            <w:r>
              <w:rPr>
                <w:color w:val="auto"/>
                <w:highlight w:val="none"/>
                <w:lang w:eastAsia="zh-CN"/>
              </w:rPr>
              <w:t>个工作日</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FB77680">
            <w:pPr>
              <w:spacing w:line="0" w:lineRule="atLeast"/>
              <w:ind w:firstLine="0" w:firstLineChars="0"/>
              <w:jc w:val="center"/>
              <w:rPr>
                <w:color w:val="auto"/>
                <w:highlight w:val="none"/>
                <w:lang w:eastAsia="zh-CN"/>
              </w:rPr>
            </w:pPr>
            <w:r>
              <w:rPr>
                <w:color w:val="auto"/>
                <w:highlight w:val="none"/>
                <w:lang w:eastAsia="zh-CN"/>
              </w:rPr>
              <w:t>北京市水务局</w:t>
            </w:r>
          </w:p>
        </w:tc>
      </w:tr>
      <w:tr w14:paraId="4B75948A">
        <w:tblPrEx>
          <w:tblCellMar>
            <w:top w:w="0" w:type="dxa"/>
            <w:left w:w="0" w:type="dxa"/>
            <w:bottom w:w="0" w:type="dxa"/>
            <w:right w:w="0" w:type="dxa"/>
          </w:tblCellMar>
        </w:tblPrEx>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1A531E39">
            <w:pPr>
              <w:spacing w:line="0" w:lineRule="atLeast"/>
              <w:ind w:firstLine="0" w:firstLineChars="0"/>
              <w:jc w:val="center"/>
              <w:rPr>
                <w:color w:val="auto"/>
                <w:highlight w:val="none"/>
              </w:rPr>
            </w:pPr>
            <w:r>
              <w:rPr>
                <w:rFonts w:hint="eastAsia"/>
                <w:color w:val="auto"/>
                <w:highlight w:val="none"/>
                <w:lang w:val="en-US" w:eastAsia="zh-CN"/>
              </w:rPr>
              <w:t>8</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CFFBB56">
            <w:pPr>
              <w:spacing w:line="0" w:lineRule="atLeast"/>
              <w:ind w:firstLine="0" w:firstLineChars="0"/>
              <w:rPr>
                <w:rFonts w:hint="default"/>
                <w:color w:val="auto"/>
                <w:highlight w:val="none"/>
                <w:lang w:val="en-US"/>
              </w:rPr>
            </w:pPr>
            <w:r>
              <w:rPr>
                <w:rFonts w:hint="eastAsia"/>
                <w:color w:val="auto"/>
                <w:highlight w:val="none"/>
                <w:lang w:val="en-US" w:eastAsia="zh-CN"/>
              </w:rPr>
              <w:t>工前</w:t>
            </w:r>
            <w:ins w:id="160" w:author="李国奇" w:date="2025-11-29T17:58:12Z">
              <w:r>
                <w:rPr>
                  <w:rFonts w:hint="eastAsia"/>
                  <w:color w:val="auto"/>
                  <w:highlight w:val="none"/>
                  <w:lang w:val="en-US" w:eastAsia="zh-CN"/>
                </w:rPr>
                <w:t>、</w:t>
              </w:r>
            </w:ins>
            <w:r>
              <w:rPr>
                <w:rFonts w:hint="eastAsia"/>
                <w:color w:val="auto"/>
                <w:highlight w:val="none"/>
                <w:lang w:val="en-US" w:eastAsia="zh-CN"/>
              </w:rPr>
              <w:t>工后检测及</w:t>
            </w:r>
            <w:r>
              <w:rPr>
                <w:color w:val="auto"/>
                <w:highlight w:val="none"/>
                <w:lang w:eastAsia="zh-CN"/>
              </w:rPr>
              <w:t>安全评估</w:t>
            </w:r>
            <w:ins w:id="161" w:author="李国奇" w:date="2025-11-29T17:58:12Z">
              <w:r>
                <w:rPr>
                  <w:rFonts w:hint="eastAsia"/>
                  <w:color w:val="auto"/>
                  <w:highlight w:val="none"/>
                  <w:lang w:eastAsia="zh-CN"/>
                </w:rPr>
                <w:t>、</w:t>
              </w:r>
            </w:ins>
            <w:ins w:id="162" w:author="李国奇" w:date="2025-11-29T17:58:12Z">
              <w:r>
                <w:rPr>
                  <w:rFonts w:hint="eastAsia"/>
                  <w:color w:val="auto"/>
                  <w:highlight w:val="none"/>
                  <w:lang w:val="en-US" w:eastAsia="zh-CN"/>
                </w:rPr>
                <w:t>第三方监测</w:t>
              </w:r>
            </w:ins>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EE861D">
            <w:pPr>
              <w:spacing w:line="0" w:lineRule="atLeast"/>
              <w:ind w:firstLine="0" w:firstLineChars="0"/>
              <w:rPr>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44E65B">
            <w:pPr>
              <w:spacing w:line="0" w:lineRule="atLeast"/>
              <w:ind w:firstLine="0" w:firstLineChars="0"/>
              <w:rPr>
                <w:color w:val="auto"/>
                <w:highlight w:val="none"/>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D60F06">
            <w:pPr>
              <w:spacing w:line="0" w:lineRule="atLeast"/>
              <w:ind w:firstLine="0" w:firstLineChars="0"/>
              <w:rPr>
                <w:color w:val="auto"/>
                <w:highlight w:val="none"/>
              </w:rPr>
            </w:pP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48BF14">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E52ACF8">
            <w:pPr>
              <w:spacing w:line="0" w:lineRule="atLeast"/>
              <w:ind w:firstLine="0" w:firstLineChars="0"/>
              <w:jc w:val="center"/>
              <w:rPr>
                <w:color w:val="auto"/>
                <w:highlight w:val="none"/>
              </w:rPr>
            </w:pP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6074D1A">
            <w:pPr>
              <w:spacing w:line="0" w:lineRule="atLeast"/>
              <w:ind w:firstLine="0" w:firstLineChars="0"/>
              <w:jc w:val="center"/>
              <w:rPr>
                <w:rFonts w:hint="default" w:eastAsia="宋体"/>
                <w:color w:val="auto"/>
                <w:highlight w:val="none"/>
                <w:lang w:val="en-US" w:eastAsia="zh-CN"/>
              </w:rPr>
            </w:pPr>
            <w:r>
              <w:rPr>
                <w:rFonts w:hint="eastAsia"/>
                <w:color w:val="auto"/>
                <w:highlight w:val="none"/>
                <w:lang w:val="en-US" w:eastAsia="zh-CN"/>
              </w:rPr>
              <w:t>行业主管部门</w:t>
            </w:r>
          </w:p>
        </w:tc>
      </w:tr>
      <w:tr w14:paraId="544743AE">
        <w:tblPrEx>
          <w:tblCellMar>
            <w:top w:w="0" w:type="dxa"/>
            <w:left w:w="0" w:type="dxa"/>
            <w:bottom w:w="0" w:type="dxa"/>
            <w:right w:w="0" w:type="dxa"/>
          </w:tblCellMar>
        </w:tblPrEx>
        <w:trPr>
          <w:trHeight w:val="444"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4F332306">
            <w:pPr>
              <w:spacing w:line="0" w:lineRule="atLeast"/>
              <w:ind w:firstLine="0" w:firstLineChars="0"/>
              <w:jc w:val="center"/>
              <w:rPr>
                <w:rFonts w:ascii="Times New Roman" w:hAnsi="Times New Roman" w:eastAsia="宋体" w:cs="Times New Roman"/>
                <w:snapToGrid w:val="0"/>
                <w:color w:val="auto"/>
                <w:sz w:val="24"/>
                <w:szCs w:val="24"/>
                <w:highlight w:val="none"/>
                <w:lang w:val="en-US" w:eastAsia="en-US" w:bidi="ar-SA"/>
              </w:rPr>
            </w:pPr>
            <w:del w:id="163" w:author="万树之王" w:date="2025-11-30T21:50:57Z">
              <w:r>
                <w:rPr>
                  <w:rFonts w:hint="default"/>
                  <w:color w:val="auto"/>
                  <w:highlight w:val="none"/>
                  <w:lang w:val="en-US" w:eastAsia="zh-CN"/>
                </w:rPr>
                <w:delText>11</w:delText>
              </w:r>
            </w:del>
            <w:ins w:id="164" w:author="万树之王" w:date="2025-11-30T21:50:57Z">
              <w:r>
                <w:rPr>
                  <w:rFonts w:hint="eastAsia"/>
                  <w:color w:val="auto"/>
                  <w:highlight w:val="none"/>
                  <w:lang w:val="en-US" w:eastAsia="zh-CN"/>
                </w:rPr>
                <w:t>9</w:t>
              </w:r>
            </w:ins>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2404269">
            <w:pPr>
              <w:spacing w:line="0" w:lineRule="atLeast"/>
              <w:ind w:firstLine="0" w:firstLineChars="0"/>
              <w:rPr>
                <w:color w:val="auto"/>
                <w:highlight w:val="none"/>
              </w:rPr>
            </w:pPr>
            <w:r>
              <w:rPr>
                <w:color w:val="auto"/>
                <w:highlight w:val="none"/>
                <w:lang w:eastAsia="zh-CN"/>
              </w:rPr>
              <w:t>土地权属审查</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4803F5">
            <w:pPr>
              <w:spacing w:line="0" w:lineRule="atLeast"/>
              <w:ind w:firstLine="0" w:firstLineChars="0"/>
              <w:rPr>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C389CE">
            <w:pPr>
              <w:spacing w:line="0" w:lineRule="atLeast"/>
              <w:ind w:firstLine="0" w:firstLineChars="0"/>
              <w:rPr>
                <w:color w:val="auto"/>
                <w:highlight w:val="none"/>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8ED121">
            <w:pPr>
              <w:spacing w:line="0" w:lineRule="atLeast"/>
              <w:ind w:firstLine="0" w:firstLineChars="0"/>
              <w:rPr>
                <w:color w:val="auto"/>
                <w:highlight w:val="none"/>
                <w:lang w:eastAsia="zh-CN"/>
              </w:rPr>
            </w:pPr>
            <w:r>
              <w:rPr>
                <w:color w:val="auto"/>
                <w:highlight w:val="none"/>
                <w:lang w:eastAsia="zh-CN"/>
              </w:rPr>
              <w:t>取得选址意见及用地预审</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582AE0">
            <w:pPr>
              <w:spacing w:line="0" w:lineRule="atLeast"/>
              <w:ind w:firstLine="0" w:firstLineChars="0"/>
              <w:rPr>
                <w:color w:val="auto"/>
                <w:highlight w:val="none"/>
                <w:lang w:eastAsia="zh-CN"/>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7958C82">
            <w:pPr>
              <w:spacing w:line="0" w:lineRule="atLeast"/>
              <w:ind w:firstLine="0" w:firstLineChars="0"/>
              <w:jc w:val="center"/>
              <w:rPr>
                <w:color w:val="auto"/>
                <w:highlight w:val="none"/>
                <w:lang w:eastAsia="zh-CN"/>
              </w:rPr>
            </w:pP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418D01D">
            <w:pPr>
              <w:spacing w:line="0" w:lineRule="atLeast"/>
              <w:ind w:firstLine="0" w:firstLineChars="0"/>
              <w:jc w:val="center"/>
              <w:rPr>
                <w:rFonts w:hint="default"/>
                <w:color w:val="auto"/>
                <w:highlight w:val="none"/>
                <w:lang w:val="en-US" w:eastAsia="zh-CN"/>
              </w:rPr>
            </w:pPr>
            <w:r>
              <w:rPr>
                <w:rFonts w:hint="eastAsia"/>
                <w:color w:val="auto"/>
                <w:highlight w:val="none"/>
                <w:lang w:val="en-US" w:eastAsia="zh-CN"/>
              </w:rPr>
              <w:t>开建局</w:t>
            </w:r>
          </w:p>
        </w:tc>
      </w:tr>
      <w:tr w14:paraId="3BE1BB32">
        <w:tblPrEx>
          <w:tblCellMar>
            <w:top w:w="0" w:type="dxa"/>
            <w:left w:w="0" w:type="dxa"/>
            <w:bottom w:w="0" w:type="dxa"/>
            <w:right w:w="0" w:type="dxa"/>
          </w:tblCellMar>
        </w:tblPrEx>
        <w:trPr>
          <w:trHeight w:val="444"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615CF6C3">
            <w:pPr>
              <w:spacing w:line="0" w:lineRule="atLeast"/>
              <w:ind w:firstLine="0" w:firstLineChars="0"/>
              <w:jc w:val="center"/>
              <w:rPr>
                <w:rFonts w:ascii="Times New Roman" w:hAnsi="Times New Roman" w:eastAsia="宋体" w:cs="Times New Roman"/>
                <w:snapToGrid w:val="0"/>
                <w:color w:val="auto"/>
                <w:sz w:val="24"/>
                <w:szCs w:val="24"/>
                <w:highlight w:val="none"/>
                <w:lang w:val="en-US" w:eastAsia="en-US" w:bidi="ar-SA"/>
              </w:rPr>
            </w:pPr>
            <w:r>
              <w:rPr>
                <w:color w:val="auto"/>
                <w:highlight w:val="none"/>
                <w:lang w:eastAsia="zh-CN"/>
              </w:rPr>
              <w:t>1</w:t>
            </w:r>
            <w:del w:id="165" w:author="万树之王" w:date="2025-11-30T21:51:00Z">
              <w:r>
                <w:rPr>
                  <w:rFonts w:hint="default"/>
                  <w:color w:val="auto"/>
                  <w:highlight w:val="none"/>
                  <w:lang w:val="en-US" w:eastAsia="zh-CN"/>
                </w:rPr>
                <w:delText>2</w:delText>
              </w:r>
            </w:del>
            <w:ins w:id="166" w:author="万树之王" w:date="2025-11-30T21:51:00Z">
              <w:r>
                <w:rPr>
                  <w:rFonts w:hint="eastAsia"/>
                  <w:color w:val="auto"/>
                  <w:highlight w:val="none"/>
                  <w:lang w:val="en-US" w:eastAsia="zh-CN"/>
                </w:rPr>
                <w:t>0</w:t>
              </w:r>
            </w:ins>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0976878">
            <w:pPr>
              <w:spacing w:line="0" w:lineRule="atLeast"/>
              <w:ind w:firstLine="0" w:firstLineChars="0"/>
              <w:rPr>
                <w:color w:val="auto"/>
                <w:highlight w:val="none"/>
              </w:rPr>
            </w:pPr>
            <w:r>
              <w:rPr>
                <w:color w:val="auto"/>
                <w:highlight w:val="none"/>
                <w:lang w:eastAsia="zh-CN"/>
              </w:rPr>
              <w:t>土地划拨许可</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202586">
            <w:pPr>
              <w:spacing w:line="0" w:lineRule="atLeast"/>
              <w:ind w:firstLine="0" w:firstLineChars="0"/>
              <w:rPr>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CD36AC">
            <w:pPr>
              <w:spacing w:line="0" w:lineRule="atLeast"/>
              <w:ind w:firstLine="0" w:firstLineChars="0"/>
              <w:rPr>
                <w:color w:val="auto"/>
                <w:highlight w:val="none"/>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9DFB58">
            <w:pPr>
              <w:spacing w:line="0" w:lineRule="atLeast"/>
              <w:ind w:firstLine="0" w:firstLineChars="0"/>
              <w:rPr>
                <w:rFonts w:hint="default"/>
                <w:color w:val="auto"/>
                <w:highlight w:val="none"/>
                <w:lang w:val="en-US"/>
              </w:rPr>
            </w:pPr>
            <w:del w:id="167" w:author="万树之王" w:date="2025-11-30T21:51:34Z">
              <w:r>
                <w:rPr>
                  <w:color w:val="auto"/>
                  <w:highlight w:val="none"/>
                  <w:lang w:eastAsia="zh-CN"/>
                </w:rPr>
                <w:delText>土地权属审查完成</w:delText>
              </w:r>
            </w:del>
            <w:ins w:id="168" w:author="万树之王" w:date="2025-11-30T21:51:26Z">
              <w:r>
                <w:rPr>
                  <w:rFonts w:hint="eastAsia"/>
                  <w:color w:val="auto"/>
                  <w:highlight w:val="none"/>
                  <w:lang w:val="en-US" w:eastAsia="zh-CN"/>
                </w:rPr>
                <w:t>取得</w:t>
              </w:r>
            </w:ins>
            <w:ins w:id="169" w:author="万树之王" w:date="2025-11-30T21:51:27Z">
              <w:r>
                <w:rPr>
                  <w:rFonts w:hint="eastAsia"/>
                  <w:color w:val="auto"/>
                  <w:highlight w:val="none"/>
                  <w:lang w:val="en-US" w:eastAsia="zh-CN"/>
                </w:rPr>
                <w:t>土地</w:t>
              </w:r>
            </w:ins>
            <w:ins w:id="170" w:author="万树之王" w:date="2025-11-30T21:51:29Z">
              <w:r>
                <w:rPr>
                  <w:rFonts w:hint="eastAsia"/>
                  <w:color w:val="auto"/>
                  <w:highlight w:val="none"/>
                  <w:lang w:val="en-US" w:eastAsia="zh-CN"/>
                </w:rPr>
                <w:t>权属</w:t>
              </w:r>
            </w:ins>
            <w:ins w:id="171" w:author="万树之王" w:date="2025-11-30T21:51:31Z">
              <w:r>
                <w:rPr>
                  <w:rFonts w:hint="eastAsia"/>
                  <w:color w:val="auto"/>
                  <w:highlight w:val="none"/>
                  <w:lang w:val="en-US" w:eastAsia="zh-CN"/>
                </w:rPr>
                <w:t>告知书</w:t>
              </w:r>
            </w:ins>
            <w:ins w:id="172" w:author="万树之王" w:date="2025-11-30T21:51:38Z">
              <w:r>
                <w:rPr>
                  <w:rFonts w:hint="eastAsia"/>
                  <w:color w:val="auto"/>
                  <w:highlight w:val="none"/>
                  <w:lang w:val="en-US" w:eastAsia="zh-CN"/>
                </w:rPr>
                <w:t>、</w:t>
              </w:r>
            </w:ins>
            <w:ins w:id="173" w:author="万树之王" w:date="2025-11-30T21:51:44Z">
              <w:r>
                <w:rPr>
                  <w:rFonts w:hint="eastAsia"/>
                  <w:color w:val="auto"/>
                  <w:highlight w:val="none"/>
                  <w:lang w:val="en-US" w:eastAsia="zh-CN"/>
                </w:rPr>
                <w:t>预出库单号</w:t>
              </w:r>
            </w:ins>
            <w:ins w:id="174" w:author="万树之王" w:date="2025-11-30T21:51:45Z">
              <w:r>
                <w:rPr>
                  <w:rFonts w:hint="eastAsia"/>
                  <w:color w:val="auto"/>
                  <w:highlight w:val="none"/>
                  <w:lang w:val="en-US" w:eastAsia="zh-CN"/>
                </w:rPr>
                <w:t>等</w:t>
              </w:r>
            </w:ins>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4AEF67">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DABB69C">
            <w:pPr>
              <w:spacing w:line="0" w:lineRule="atLeast"/>
              <w:ind w:firstLine="0" w:firstLineChars="0"/>
              <w:jc w:val="center"/>
              <w:rPr>
                <w:color w:val="auto"/>
                <w:highlight w:val="none"/>
              </w:rPr>
            </w:pP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793F2A0">
            <w:pPr>
              <w:spacing w:line="0" w:lineRule="atLeast"/>
              <w:ind w:firstLine="0" w:firstLineChars="0"/>
              <w:jc w:val="center"/>
              <w:rPr>
                <w:rFonts w:hint="eastAsia" w:eastAsia="宋体"/>
                <w:color w:val="auto"/>
                <w:highlight w:val="none"/>
                <w:lang w:val="en-US" w:eastAsia="zh-CN"/>
              </w:rPr>
            </w:pPr>
            <w:r>
              <w:rPr>
                <w:rFonts w:hint="eastAsia"/>
                <w:color w:val="auto"/>
                <w:highlight w:val="none"/>
                <w:lang w:val="en-US" w:eastAsia="zh-CN"/>
              </w:rPr>
              <w:t>开建局</w:t>
            </w:r>
          </w:p>
        </w:tc>
      </w:tr>
      <w:tr w14:paraId="2BB2F4BF">
        <w:tblPrEx>
          <w:tblCellMar>
            <w:top w:w="0" w:type="dxa"/>
            <w:left w:w="0" w:type="dxa"/>
            <w:bottom w:w="0" w:type="dxa"/>
            <w:right w:w="0" w:type="dxa"/>
          </w:tblCellMar>
        </w:tblPrEx>
        <w:trPr>
          <w:trHeight w:val="444"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16F71133">
            <w:pPr>
              <w:spacing w:line="0" w:lineRule="atLeast"/>
              <w:ind w:firstLine="0" w:firstLineChars="0"/>
              <w:jc w:val="center"/>
              <w:rPr>
                <w:color w:val="auto"/>
                <w:highlight w:val="none"/>
              </w:rPr>
            </w:pPr>
            <w:r>
              <w:rPr>
                <w:color w:val="auto"/>
                <w:highlight w:val="none"/>
                <w:lang w:eastAsia="zh-CN"/>
              </w:rPr>
              <w:t>三</w:t>
            </w:r>
          </w:p>
        </w:tc>
        <w:tc>
          <w:tcPr>
            <w:tcW w:w="4047" w:type="pct"/>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65E3F676">
            <w:pPr>
              <w:spacing w:line="0" w:lineRule="atLeast"/>
              <w:ind w:firstLine="0" w:firstLineChars="0"/>
              <w:jc w:val="center"/>
              <w:rPr>
                <w:color w:val="auto"/>
                <w:highlight w:val="none"/>
                <w:lang w:eastAsia="zh-CN"/>
              </w:rPr>
            </w:pPr>
            <w:r>
              <w:rPr>
                <w:color w:val="auto"/>
                <w:highlight w:val="none"/>
                <w:lang w:eastAsia="zh-CN"/>
              </w:rPr>
              <w:t>规划许可及工程招标阶段</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484260F">
            <w:pPr>
              <w:spacing w:line="0" w:lineRule="atLeast"/>
              <w:ind w:firstLine="0" w:firstLineChars="0"/>
              <w:jc w:val="center"/>
              <w:rPr>
                <w:color w:val="auto"/>
                <w:highlight w:val="none"/>
                <w:lang w:eastAsia="zh-CN"/>
              </w:rPr>
            </w:pPr>
          </w:p>
        </w:tc>
      </w:tr>
      <w:tr w14:paraId="7B3090E9">
        <w:tblPrEx>
          <w:tblCellMar>
            <w:top w:w="0" w:type="dxa"/>
            <w:left w:w="0" w:type="dxa"/>
            <w:bottom w:w="0" w:type="dxa"/>
            <w:right w:w="0" w:type="dxa"/>
          </w:tblCellMar>
        </w:tblPrEx>
        <w:trPr>
          <w:trHeight w:val="444"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5CF6C111">
            <w:pPr>
              <w:spacing w:line="0" w:lineRule="atLeast"/>
              <w:ind w:firstLine="0" w:firstLineChars="0"/>
              <w:jc w:val="center"/>
              <w:rPr>
                <w:color w:val="auto"/>
                <w:highlight w:val="none"/>
              </w:rPr>
            </w:pPr>
            <w:r>
              <w:rPr>
                <w:color w:val="auto"/>
                <w:highlight w:val="none"/>
                <w:lang w:eastAsia="zh-CN"/>
              </w:rPr>
              <w:t>&lt;一&gt;</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3CDBB60">
            <w:pPr>
              <w:spacing w:line="0" w:lineRule="atLeast"/>
              <w:ind w:firstLine="0" w:firstLineChars="0"/>
              <w:rPr>
                <w:color w:val="auto"/>
                <w:highlight w:val="none"/>
                <w:lang w:eastAsia="zh-CN"/>
              </w:rPr>
            </w:pPr>
            <w:r>
              <w:rPr>
                <w:color w:val="auto"/>
                <w:highlight w:val="none"/>
                <w:lang w:eastAsia="zh-CN"/>
              </w:rPr>
              <w:t>“多规合一”会商意见</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7FB719">
            <w:pPr>
              <w:spacing w:line="0" w:lineRule="atLeast"/>
              <w:ind w:firstLine="0" w:firstLineChars="0"/>
              <w:rPr>
                <w:color w:val="auto"/>
                <w:highlight w:val="none"/>
                <w:lang w:eastAsia="zh-CN"/>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8FDA67">
            <w:pPr>
              <w:spacing w:line="0" w:lineRule="atLeast"/>
              <w:ind w:firstLine="0" w:firstLineChars="0"/>
              <w:rPr>
                <w:color w:val="auto"/>
                <w:highlight w:val="none"/>
                <w:lang w:eastAsia="zh-CN"/>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8C40E3">
            <w:pPr>
              <w:spacing w:line="0" w:lineRule="atLeast"/>
              <w:ind w:firstLine="0" w:firstLineChars="0"/>
              <w:rPr>
                <w:color w:val="auto"/>
                <w:highlight w:val="none"/>
              </w:rPr>
            </w:pPr>
            <w:r>
              <w:rPr>
                <w:color w:val="auto"/>
                <w:highlight w:val="none"/>
                <w:lang w:eastAsia="zh-CN"/>
              </w:rPr>
              <w:t>项目取得立项批复</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811C18">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B08E745">
            <w:pPr>
              <w:spacing w:line="0" w:lineRule="atLeast"/>
              <w:ind w:firstLine="0" w:firstLineChars="0"/>
              <w:jc w:val="center"/>
              <w:rPr>
                <w:color w:val="auto"/>
                <w:highlight w:val="none"/>
              </w:rPr>
            </w:pPr>
            <w:r>
              <w:rPr>
                <w:color w:val="auto"/>
                <w:highlight w:val="none"/>
                <w:lang w:eastAsia="zh-CN"/>
              </w:rPr>
              <w:t>15个工作日</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9A845FD">
            <w:pPr>
              <w:spacing w:line="0" w:lineRule="atLeast"/>
              <w:ind w:firstLine="0" w:firstLineChars="0"/>
              <w:jc w:val="center"/>
              <w:rPr>
                <w:rFonts w:hint="default"/>
                <w:color w:val="auto"/>
                <w:highlight w:val="none"/>
                <w:lang w:val="en-US" w:eastAsia="zh-CN"/>
              </w:rPr>
            </w:pPr>
            <w:r>
              <w:rPr>
                <w:rFonts w:hint="eastAsia"/>
                <w:color w:val="auto"/>
                <w:highlight w:val="none"/>
                <w:lang w:val="en-US" w:eastAsia="zh-CN"/>
              </w:rPr>
              <w:t>规自分局</w:t>
            </w:r>
          </w:p>
        </w:tc>
      </w:tr>
      <w:tr w14:paraId="2845E147">
        <w:tblPrEx>
          <w:tblCellMar>
            <w:top w:w="0" w:type="dxa"/>
            <w:left w:w="0" w:type="dxa"/>
            <w:bottom w:w="0" w:type="dxa"/>
            <w:right w:w="0" w:type="dxa"/>
          </w:tblCellMar>
        </w:tblPrEx>
        <w:trPr>
          <w:trHeight w:val="444"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0613C06A">
            <w:pPr>
              <w:spacing w:line="0" w:lineRule="atLeast"/>
              <w:ind w:firstLine="0" w:firstLineChars="0"/>
              <w:jc w:val="center"/>
              <w:rPr>
                <w:color w:val="auto"/>
                <w:highlight w:val="none"/>
              </w:rPr>
            </w:pPr>
            <w:r>
              <w:rPr>
                <w:color w:val="auto"/>
                <w:highlight w:val="none"/>
                <w:lang w:eastAsia="zh-CN"/>
              </w:rPr>
              <w:t>&lt;二&gt;</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0750124">
            <w:pPr>
              <w:spacing w:line="0" w:lineRule="atLeast"/>
              <w:ind w:firstLine="0" w:firstLineChars="0"/>
              <w:rPr>
                <w:color w:val="auto"/>
                <w:highlight w:val="none"/>
              </w:rPr>
            </w:pPr>
            <w:r>
              <w:rPr>
                <w:color w:val="auto"/>
                <w:highlight w:val="none"/>
                <w:lang w:eastAsia="zh-CN"/>
              </w:rPr>
              <w:t>建设工程规划许可证</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121234">
            <w:pPr>
              <w:spacing w:line="0" w:lineRule="atLeast"/>
              <w:ind w:firstLine="0" w:firstLineChars="0"/>
              <w:rPr>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96EFCF">
            <w:pPr>
              <w:spacing w:line="0" w:lineRule="atLeast"/>
              <w:ind w:firstLine="0" w:firstLineChars="0"/>
              <w:rPr>
                <w:color w:val="auto"/>
                <w:highlight w:val="none"/>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41D23C">
            <w:pPr>
              <w:spacing w:line="0" w:lineRule="atLeast"/>
              <w:ind w:firstLine="0" w:firstLineChars="0"/>
              <w:rPr>
                <w:color w:val="auto"/>
                <w:highlight w:val="none"/>
                <w:lang w:eastAsia="zh-CN"/>
              </w:rPr>
            </w:pPr>
            <w:r>
              <w:rPr>
                <w:rFonts w:hint="eastAsia"/>
                <w:color w:val="auto"/>
                <w:highlight w:val="none"/>
                <w:lang w:val="en-US" w:eastAsia="zh-CN"/>
              </w:rPr>
              <w:t>落实</w:t>
            </w:r>
            <w:r>
              <w:rPr>
                <w:color w:val="auto"/>
                <w:highlight w:val="none"/>
                <w:lang w:eastAsia="zh-CN"/>
              </w:rPr>
              <w:t>“多规合一”会商意见</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FACA10">
            <w:pPr>
              <w:spacing w:line="0" w:lineRule="atLeast"/>
              <w:ind w:firstLine="0" w:firstLineChars="0"/>
              <w:rPr>
                <w:color w:val="auto"/>
                <w:highlight w:val="none"/>
                <w:lang w:eastAsia="zh-CN"/>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84CF8A3">
            <w:pPr>
              <w:spacing w:line="0" w:lineRule="atLeast"/>
              <w:ind w:firstLine="0" w:firstLineChars="0"/>
              <w:jc w:val="center"/>
              <w:rPr>
                <w:color w:val="auto"/>
                <w:highlight w:val="none"/>
              </w:rPr>
            </w:pPr>
            <w:r>
              <w:rPr>
                <w:color w:val="auto"/>
                <w:highlight w:val="none"/>
                <w:lang w:eastAsia="zh-CN"/>
              </w:rPr>
              <w:t>5个工作日</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9B775B0">
            <w:pPr>
              <w:spacing w:line="0" w:lineRule="atLeast"/>
              <w:ind w:firstLine="0" w:firstLineChars="0"/>
              <w:jc w:val="center"/>
              <w:rPr>
                <w:color w:val="auto"/>
                <w:highlight w:val="none"/>
                <w:lang w:eastAsia="zh-CN"/>
              </w:rPr>
            </w:pPr>
            <w:r>
              <w:rPr>
                <w:rFonts w:hint="eastAsia"/>
                <w:color w:val="auto"/>
                <w:highlight w:val="none"/>
                <w:lang w:val="en-US" w:eastAsia="zh-CN"/>
              </w:rPr>
              <w:t>规自分局</w:t>
            </w:r>
          </w:p>
        </w:tc>
      </w:tr>
      <w:tr w14:paraId="0EB66011">
        <w:tblPrEx>
          <w:tblCellMar>
            <w:top w:w="0" w:type="dxa"/>
            <w:left w:w="0" w:type="dxa"/>
            <w:bottom w:w="0" w:type="dxa"/>
            <w:right w:w="0" w:type="dxa"/>
          </w:tblCellMar>
        </w:tblPrEx>
        <w:trPr>
          <w:trHeight w:val="709"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4A6D343C">
            <w:pPr>
              <w:spacing w:line="0" w:lineRule="atLeast"/>
              <w:ind w:firstLine="0" w:firstLineChars="0"/>
              <w:jc w:val="center"/>
              <w:rPr>
                <w:color w:val="auto"/>
                <w:highlight w:val="none"/>
              </w:rPr>
            </w:pPr>
            <w:r>
              <w:rPr>
                <w:color w:val="auto"/>
                <w:highlight w:val="none"/>
                <w:lang w:eastAsia="zh-CN"/>
              </w:rPr>
              <w:t>&lt;三&gt;</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7D0AE68">
            <w:pPr>
              <w:spacing w:line="0" w:lineRule="atLeast"/>
              <w:ind w:firstLine="0" w:firstLineChars="0"/>
              <w:rPr>
                <w:color w:val="auto"/>
                <w:highlight w:val="none"/>
              </w:rPr>
            </w:pPr>
            <w:r>
              <w:rPr>
                <w:color w:val="auto"/>
                <w:highlight w:val="none"/>
                <w:lang w:eastAsia="zh-CN"/>
              </w:rPr>
              <w:t>初步设计概算审批</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B7B254">
            <w:pPr>
              <w:spacing w:line="0" w:lineRule="atLeast"/>
              <w:ind w:firstLine="0" w:firstLineChars="0"/>
              <w:rPr>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78C58D">
            <w:pPr>
              <w:spacing w:line="0" w:lineRule="atLeast"/>
              <w:ind w:firstLine="0" w:firstLineChars="0"/>
              <w:rPr>
                <w:color w:val="auto"/>
                <w:highlight w:val="none"/>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CAF753">
            <w:pPr>
              <w:spacing w:line="0" w:lineRule="atLeast"/>
              <w:ind w:firstLine="0" w:firstLineChars="0"/>
              <w:rPr>
                <w:color w:val="auto"/>
                <w:highlight w:val="none"/>
                <w:lang w:eastAsia="zh-CN"/>
              </w:rPr>
            </w:pPr>
            <w:r>
              <w:rPr>
                <w:color w:val="auto"/>
                <w:highlight w:val="none"/>
                <w:lang w:eastAsia="zh-CN"/>
              </w:rPr>
              <w:t>项目取得建设项目用地预审与选址意见书、“多规合一”会商意见</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4C1125">
            <w:pPr>
              <w:spacing w:line="0" w:lineRule="atLeast"/>
              <w:ind w:firstLine="0" w:firstLineChars="0"/>
              <w:rPr>
                <w:color w:val="auto"/>
                <w:highlight w:val="none"/>
                <w:lang w:eastAsia="zh-CN"/>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C27EE2F">
            <w:pPr>
              <w:spacing w:line="0" w:lineRule="atLeast"/>
              <w:ind w:firstLine="0" w:firstLineChars="0"/>
              <w:jc w:val="center"/>
              <w:rPr>
                <w:color w:val="auto"/>
                <w:highlight w:val="none"/>
              </w:rPr>
            </w:pPr>
            <w:r>
              <w:rPr>
                <w:color w:val="auto"/>
                <w:highlight w:val="none"/>
                <w:lang w:eastAsia="zh-CN"/>
              </w:rPr>
              <w:t>15个工作日</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3B43C9E">
            <w:pPr>
              <w:spacing w:line="0" w:lineRule="atLeast"/>
              <w:ind w:firstLine="0" w:firstLineChars="0"/>
              <w:jc w:val="center"/>
              <w:rPr>
                <w:rFonts w:hint="default"/>
                <w:color w:val="auto"/>
                <w:highlight w:val="none"/>
                <w:lang w:val="en-US" w:eastAsia="zh-CN"/>
              </w:rPr>
            </w:pPr>
            <w:r>
              <w:rPr>
                <w:rFonts w:hint="eastAsia"/>
                <w:color w:val="auto"/>
                <w:highlight w:val="none"/>
                <w:lang w:val="en-US" w:eastAsia="zh-CN"/>
              </w:rPr>
              <w:t>经济发展局</w:t>
            </w:r>
          </w:p>
        </w:tc>
      </w:tr>
      <w:tr w14:paraId="3D3D104B">
        <w:tblPrEx>
          <w:tblCellMar>
            <w:top w:w="0" w:type="dxa"/>
            <w:left w:w="0" w:type="dxa"/>
            <w:bottom w:w="0" w:type="dxa"/>
            <w:right w:w="0" w:type="dxa"/>
          </w:tblCellMar>
        </w:tblPrEx>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20E23F10">
            <w:pPr>
              <w:spacing w:line="0" w:lineRule="atLeast"/>
              <w:ind w:firstLine="0" w:firstLineChars="0"/>
              <w:jc w:val="center"/>
              <w:rPr>
                <w:color w:val="auto"/>
                <w:highlight w:val="none"/>
              </w:rPr>
            </w:pPr>
            <w:r>
              <w:rPr>
                <w:color w:val="auto"/>
                <w:highlight w:val="none"/>
                <w:lang w:eastAsia="zh-CN"/>
              </w:rPr>
              <w:t>1</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F339736">
            <w:pPr>
              <w:spacing w:line="0" w:lineRule="atLeast"/>
              <w:ind w:firstLine="0" w:firstLineChars="0"/>
              <w:rPr>
                <w:color w:val="auto"/>
                <w:highlight w:val="none"/>
              </w:rPr>
            </w:pPr>
            <w:r>
              <w:rPr>
                <w:color w:val="auto"/>
                <w:highlight w:val="none"/>
                <w:lang w:eastAsia="zh-CN"/>
              </w:rPr>
              <w:t>初步设计概算编制</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A6F963">
            <w:pPr>
              <w:spacing w:line="0" w:lineRule="atLeast"/>
              <w:ind w:firstLine="0" w:firstLineChars="0"/>
              <w:rPr>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D06DF2">
            <w:pPr>
              <w:spacing w:line="0" w:lineRule="atLeast"/>
              <w:ind w:firstLine="0" w:firstLineChars="0"/>
              <w:rPr>
                <w:color w:val="auto"/>
                <w:highlight w:val="none"/>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C2EBF8">
            <w:pPr>
              <w:spacing w:line="0" w:lineRule="atLeast"/>
              <w:ind w:firstLine="0" w:firstLineChars="0"/>
              <w:rPr>
                <w:color w:val="auto"/>
                <w:highlight w:val="none"/>
              </w:rPr>
            </w:pPr>
            <w:r>
              <w:rPr>
                <w:color w:val="auto"/>
                <w:highlight w:val="none"/>
                <w:lang w:eastAsia="zh-CN"/>
              </w:rPr>
              <w:t>可提前规划</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2872C2">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E257517">
            <w:pPr>
              <w:spacing w:line="0" w:lineRule="atLeast"/>
              <w:ind w:firstLine="0" w:firstLineChars="0"/>
              <w:jc w:val="center"/>
              <w:rPr>
                <w:color w:val="auto"/>
                <w:highlight w:val="none"/>
              </w:rPr>
            </w:pPr>
            <w:r>
              <w:rPr>
                <w:color w:val="auto"/>
                <w:highlight w:val="none"/>
                <w:lang w:eastAsia="zh-CN"/>
              </w:rPr>
              <w:t>/</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6873D81">
            <w:pPr>
              <w:spacing w:line="0" w:lineRule="atLeast"/>
              <w:ind w:firstLine="0" w:firstLineChars="0"/>
              <w:jc w:val="center"/>
              <w:rPr>
                <w:color w:val="auto"/>
                <w:highlight w:val="none"/>
                <w:lang w:eastAsia="zh-CN"/>
              </w:rPr>
            </w:pPr>
          </w:p>
        </w:tc>
      </w:tr>
      <w:tr w14:paraId="60D62B45">
        <w:tblPrEx>
          <w:tblCellMar>
            <w:top w:w="0" w:type="dxa"/>
            <w:left w:w="0" w:type="dxa"/>
            <w:bottom w:w="0" w:type="dxa"/>
            <w:right w:w="0" w:type="dxa"/>
          </w:tblCellMar>
        </w:tblPrEx>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5AFA9677">
            <w:pPr>
              <w:spacing w:line="0" w:lineRule="atLeast"/>
              <w:ind w:firstLine="0" w:firstLineChars="0"/>
              <w:jc w:val="center"/>
              <w:rPr>
                <w:color w:val="auto"/>
                <w:highlight w:val="none"/>
              </w:rPr>
            </w:pPr>
            <w:r>
              <w:rPr>
                <w:color w:val="auto"/>
                <w:highlight w:val="none"/>
                <w:lang w:eastAsia="zh-CN"/>
              </w:rPr>
              <w:t>2</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9BCB9AB">
            <w:pPr>
              <w:spacing w:line="0" w:lineRule="atLeast"/>
              <w:ind w:firstLine="0" w:firstLineChars="0"/>
              <w:rPr>
                <w:color w:val="auto"/>
                <w:highlight w:val="none"/>
              </w:rPr>
            </w:pPr>
            <w:r>
              <w:rPr>
                <w:color w:val="auto"/>
                <w:highlight w:val="none"/>
                <w:lang w:eastAsia="zh-CN"/>
              </w:rPr>
              <w:t>初步设计概算申报</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5C111E">
            <w:pPr>
              <w:spacing w:line="0" w:lineRule="atLeast"/>
              <w:ind w:firstLine="0" w:firstLineChars="0"/>
              <w:rPr>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389103">
            <w:pPr>
              <w:spacing w:line="0" w:lineRule="atLeast"/>
              <w:ind w:firstLine="0" w:firstLineChars="0"/>
              <w:rPr>
                <w:color w:val="auto"/>
                <w:highlight w:val="none"/>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908B7D">
            <w:pPr>
              <w:spacing w:line="0" w:lineRule="atLeast"/>
              <w:ind w:firstLine="0" w:firstLineChars="0"/>
              <w:rPr>
                <w:color w:val="auto"/>
                <w:highlight w:val="none"/>
              </w:rPr>
            </w:pPr>
            <w:r>
              <w:rPr>
                <w:color w:val="auto"/>
                <w:highlight w:val="none"/>
                <w:lang w:eastAsia="zh-CN"/>
              </w:rPr>
              <w:t>/</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FFBA91">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651BF6A">
            <w:pPr>
              <w:spacing w:line="0" w:lineRule="atLeast"/>
              <w:ind w:firstLine="0" w:firstLineChars="0"/>
              <w:jc w:val="center"/>
              <w:rPr>
                <w:color w:val="auto"/>
                <w:highlight w:val="none"/>
              </w:rPr>
            </w:pPr>
            <w:r>
              <w:rPr>
                <w:color w:val="auto"/>
                <w:highlight w:val="none"/>
                <w:lang w:eastAsia="zh-CN"/>
              </w:rPr>
              <w:t>/</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2CF8450">
            <w:pPr>
              <w:spacing w:line="0" w:lineRule="atLeast"/>
              <w:ind w:firstLine="0" w:firstLineChars="0"/>
              <w:jc w:val="center"/>
              <w:rPr>
                <w:color w:val="auto"/>
                <w:highlight w:val="none"/>
                <w:lang w:eastAsia="zh-CN"/>
              </w:rPr>
            </w:pPr>
          </w:p>
        </w:tc>
      </w:tr>
      <w:tr w14:paraId="17061B0F">
        <w:tblPrEx>
          <w:tblCellMar>
            <w:top w:w="0" w:type="dxa"/>
            <w:left w:w="0" w:type="dxa"/>
            <w:bottom w:w="0" w:type="dxa"/>
            <w:right w:w="0" w:type="dxa"/>
          </w:tblCellMar>
        </w:tblPrEx>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22991A1A">
            <w:pPr>
              <w:spacing w:line="0" w:lineRule="atLeast"/>
              <w:ind w:firstLine="0" w:firstLineChars="0"/>
              <w:jc w:val="center"/>
              <w:rPr>
                <w:color w:val="auto"/>
                <w:highlight w:val="none"/>
              </w:rPr>
            </w:pPr>
            <w:r>
              <w:rPr>
                <w:color w:val="auto"/>
                <w:highlight w:val="none"/>
                <w:lang w:eastAsia="zh-CN"/>
              </w:rPr>
              <w:t>3</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0FFB61E">
            <w:pPr>
              <w:spacing w:line="0" w:lineRule="atLeast"/>
              <w:ind w:firstLine="0" w:firstLineChars="0"/>
              <w:rPr>
                <w:color w:val="auto"/>
                <w:highlight w:val="none"/>
              </w:rPr>
            </w:pPr>
            <w:r>
              <w:rPr>
                <w:color w:val="auto"/>
                <w:highlight w:val="none"/>
                <w:lang w:eastAsia="zh-CN"/>
              </w:rPr>
              <w:t>初步设计概算评审</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7CB7E0">
            <w:pPr>
              <w:spacing w:line="0" w:lineRule="atLeast"/>
              <w:ind w:firstLine="0" w:firstLineChars="0"/>
              <w:rPr>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C5E799">
            <w:pPr>
              <w:spacing w:line="0" w:lineRule="atLeast"/>
              <w:ind w:firstLine="0" w:firstLineChars="0"/>
              <w:rPr>
                <w:color w:val="auto"/>
                <w:highlight w:val="none"/>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BF43D5">
            <w:pPr>
              <w:spacing w:line="0" w:lineRule="atLeast"/>
              <w:ind w:firstLine="0" w:firstLineChars="0"/>
              <w:rPr>
                <w:color w:val="auto"/>
                <w:highlight w:val="none"/>
              </w:rPr>
            </w:pPr>
            <w:r>
              <w:rPr>
                <w:color w:val="auto"/>
                <w:highlight w:val="none"/>
                <w:lang w:eastAsia="zh-CN"/>
              </w:rPr>
              <w:t>/</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3411A1">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5544A59">
            <w:pPr>
              <w:spacing w:line="0" w:lineRule="atLeast"/>
              <w:ind w:firstLine="0" w:firstLineChars="0"/>
              <w:jc w:val="center"/>
              <w:rPr>
                <w:color w:val="auto"/>
                <w:highlight w:val="none"/>
              </w:rPr>
            </w:pPr>
            <w:r>
              <w:rPr>
                <w:color w:val="auto"/>
                <w:highlight w:val="none"/>
                <w:lang w:eastAsia="zh-CN"/>
              </w:rPr>
              <w:t>/</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5D2EB53">
            <w:pPr>
              <w:spacing w:line="0" w:lineRule="atLeast"/>
              <w:ind w:firstLine="0" w:firstLineChars="0"/>
              <w:jc w:val="center"/>
              <w:rPr>
                <w:color w:val="auto"/>
                <w:highlight w:val="none"/>
                <w:lang w:eastAsia="zh-CN"/>
              </w:rPr>
            </w:pPr>
          </w:p>
        </w:tc>
      </w:tr>
      <w:tr w14:paraId="39D5F7DD">
        <w:tblPrEx>
          <w:tblCellMar>
            <w:top w:w="0" w:type="dxa"/>
            <w:left w:w="0" w:type="dxa"/>
            <w:bottom w:w="0" w:type="dxa"/>
            <w:right w:w="0" w:type="dxa"/>
          </w:tblCellMar>
        </w:tblPrEx>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1AC443E1">
            <w:pPr>
              <w:spacing w:line="0" w:lineRule="atLeast"/>
              <w:ind w:firstLine="0" w:firstLineChars="0"/>
              <w:jc w:val="center"/>
              <w:rPr>
                <w:color w:val="auto"/>
                <w:highlight w:val="none"/>
              </w:rPr>
            </w:pPr>
            <w:r>
              <w:rPr>
                <w:color w:val="auto"/>
                <w:highlight w:val="none"/>
                <w:lang w:eastAsia="zh-CN"/>
              </w:rPr>
              <w:t>4</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D3E0DD8">
            <w:pPr>
              <w:spacing w:line="0" w:lineRule="atLeast"/>
              <w:ind w:firstLine="0" w:firstLineChars="0"/>
              <w:rPr>
                <w:color w:val="auto"/>
                <w:highlight w:val="none"/>
              </w:rPr>
            </w:pPr>
            <w:r>
              <w:rPr>
                <w:color w:val="auto"/>
                <w:highlight w:val="none"/>
                <w:lang w:eastAsia="zh-CN"/>
              </w:rPr>
              <w:t>初步设计概算批复</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56CB87">
            <w:pPr>
              <w:spacing w:line="0" w:lineRule="atLeast"/>
              <w:ind w:firstLine="0" w:firstLineChars="0"/>
              <w:rPr>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5B8FA9">
            <w:pPr>
              <w:spacing w:line="0" w:lineRule="atLeast"/>
              <w:ind w:firstLine="0" w:firstLineChars="0"/>
              <w:rPr>
                <w:color w:val="auto"/>
                <w:highlight w:val="none"/>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250990">
            <w:pPr>
              <w:spacing w:line="0" w:lineRule="atLeast"/>
              <w:ind w:firstLine="0" w:firstLineChars="0"/>
              <w:rPr>
                <w:color w:val="auto"/>
                <w:highlight w:val="none"/>
              </w:rPr>
            </w:pPr>
            <w:r>
              <w:rPr>
                <w:color w:val="auto"/>
                <w:highlight w:val="none"/>
                <w:lang w:eastAsia="zh-CN"/>
              </w:rPr>
              <w:t>/</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121697">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621794E">
            <w:pPr>
              <w:spacing w:line="0" w:lineRule="atLeast"/>
              <w:ind w:firstLine="0" w:firstLineChars="0"/>
              <w:jc w:val="center"/>
              <w:rPr>
                <w:color w:val="auto"/>
                <w:highlight w:val="none"/>
              </w:rPr>
            </w:pPr>
            <w:r>
              <w:rPr>
                <w:color w:val="auto"/>
                <w:highlight w:val="none"/>
                <w:lang w:eastAsia="zh-CN"/>
              </w:rPr>
              <w:t>/</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66C4CB2">
            <w:pPr>
              <w:spacing w:line="0" w:lineRule="atLeast"/>
              <w:ind w:firstLine="0" w:firstLineChars="0"/>
              <w:jc w:val="center"/>
              <w:rPr>
                <w:color w:val="auto"/>
                <w:highlight w:val="none"/>
                <w:lang w:eastAsia="zh-CN"/>
              </w:rPr>
            </w:pPr>
          </w:p>
        </w:tc>
      </w:tr>
      <w:tr w14:paraId="3AC0A901">
        <w:tblPrEx>
          <w:tblCellMar>
            <w:top w:w="0" w:type="dxa"/>
            <w:left w:w="0" w:type="dxa"/>
            <w:bottom w:w="0" w:type="dxa"/>
            <w:right w:w="0" w:type="dxa"/>
          </w:tblCellMar>
        </w:tblPrEx>
        <w:trPr>
          <w:trHeight w:val="841"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57F7CD7D">
            <w:pPr>
              <w:spacing w:line="0" w:lineRule="atLeast"/>
              <w:ind w:firstLine="0" w:firstLineChars="0"/>
              <w:jc w:val="center"/>
              <w:rPr>
                <w:color w:val="auto"/>
                <w:highlight w:val="none"/>
              </w:rPr>
            </w:pPr>
            <w:r>
              <w:rPr>
                <w:color w:val="auto"/>
                <w:highlight w:val="none"/>
                <w:lang w:eastAsia="zh-CN"/>
              </w:rPr>
              <w:t>&lt;四&gt;</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8E251C4">
            <w:pPr>
              <w:spacing w:line="0" w:lineRule="atLeast"/>
              <w:ind w:firstLine="0" w:firstLineChars="0"/>
              <w:rPr>
                <w:color w:val="auto"/>
                <w:highlight w:val="none"/>
              </w:rPr>
            </w:pPr>
            <w:r>
              <w:rPr>
                <w:color w:val="auto"/>
                <w:highlight w:val="none"/>
                <w:lang w:eastAsia="zh-CN"/>
              </w:rPr>
              <w:t>工程招标</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BB7A1A">
            <w:pPr>
              <w:spacing w:line="0" w:lineRule="atLeast"/>
              <w:ind w:firstLine="0" w:firstLineChars="0"/>
              <w:rPr>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AA5436">
            <w:pPr>
              <w:spacing w:line="0" w:lineRule="atLeast"/>
              <w:ind w:firstLine="0" w:firstLineChars="0"/>
              <w:rPr>
                <w:color w:val="auto"/>
                <w:highlight w:val="none"/>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8E21A8">
            <w:pPr>
              <w:spacing w:line="0" w:lineRule="atLeast"/>
              <w:ind w:firstLine="0" w:firstLineChars="0"/>
              <w:rPr>
                <w:color w:val="auto"/>
                <w:highlight w:val="none"/>
                <w:lang w:eastAsia="zh-CN"/>
              </w:rPr>
            </w:pPr>
            <w:r>
              <w:rPr>
                <w:color w:val="auto"/>
                <w:highlight w:val="none"/>
                <w:lang w:eastAsia="zh-CN"/>
              </w:rPr>
              <w:t>项目在取得初步设计概算（或实施方案）批复后开展施工、监理招标工作，开标前应取得建筑工程规划许可证</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6DFCDE">
            <w:pPr>
              <w:spacing w:line="0" w:lineRule="atLeast"/>
              <w:ind w:firstLine="0" w:firstLineChars="0"/>
              <w:rPr>
                <w:color w:val="auto"/>
                <w:highlight w:val="none"/>
                <w:lang w:eastAsia="zh-CN"/>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D8F2897">
            <w:pPr>
              <w:spacing w:line="0" w:lineRule="atLeast"/>
              <w:ind w:firstLine="0" w:firstLineChars="0"/>
              <w:jc w:val="center"/>
              <w:rPr>
                <w:rFonts w:hint="default"/>
                <w:color w:val="auto"/>
                <w:highlight w:val="none"/>
                <w:lang w:val="en-US"/>
              </w:rPr>
            </w:pPr>
            <w:r>
              <w:rPr>
                <w:rFonts w:hint="eastAsia"/>
                <w:color w:val="auto"/>
                <w:highlight w:val="none"/>
                <w:lang w:val="en-US" w:eastAsia="zh-CN"/>
              </w:rPr>
              <w:t>招标时间</w:t>
            </w:r>
            <w:r>
              <w:rPr>
                <w:color w:val="auto"/>
                <w:highlight w:val="none"/>
                <w:lang w:eastAsia="zh-CN"/>
              </w:rPr>
              <w:t>30</w:t>
            </w:r>
            <w:r>
              <w:rPr>
                <w:rFonts w:hint="eastAsia"/>
                <w:color w:val="auto"/>
                <w:highlight w:val="none"/>
                <w:lang w:val="en-US" w:eastAsia="zh-CN"/>
              </w:rPr>
              <w:t>天；如需采用资格预审，增加15天资格审查时间</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FB73082">
            <w:pPr>
              <w:spacing w:line="0" w:lineRule="atLeast"/>
              <w:ind w:firstLine="0" w:firstLineChars="0"/>
              <w:jc w:val="center"/>
              <w:rPr>
                <w:rFonts w:hint="default"/>
                <w:color w:val="auto"/>
                <w:highlight w:val="none"/>
                <w:lang w:val="en-US" w:eastAsia="zh-CN"/>
              </w:rPr>
            </w:pPr>
            <w:r>
              <w:rPr>
                <w:rFonts w:hint="eastAsia"/>
                <w:color w:val="auto"/>
                <w:highlight w:val="none"/>
                <w:lang w:val="en-US" w:eastAsia="zh-CN"/>
              </w:rPr>
              <w:t>审批局</w:t>
            </w:r>
          </w:p>
        </w:tc>
      </w:tr>
      <w:tr w14:paraId="241CD079">
        <w:tblPrEx>
          <w:tblCellMar>
            <w:top w:w="0" w:type="dxa"/>
            <w:left w:w="0" w:type="dxa"/>
            <w:bottom w:w="0" w:type="dxa"/>
            <w:right w:w="0" w:type="dxa"/>
          </w:tblCellMar>
        </w:tblPrEx>
        <w:trPr>
          <w:trHeight w:val="444"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31E52A34">
            <w:pPr>
              <w:spacing w:line="0" w:lineRule="atLeast"/>
              <w:ind w:firstLine="0" w:firstLineChars="0"/>
              <w:jc w:val="center"/>
              <w:rPr>
                <w:color w:val="auto"/>
                <w:highlight w:val="none"/>
              </w:rPr>
            </w:pPr>
            <w:r>
              <w:rPr>
                <w:color w:val="auto"/>
                <w:highlight w:val="none"/>
                <w:lang w:eastAsia="zh-CN"/>
              </w:rPr>
              <w:t>4.1</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BCD1015">
            <w:pPr>
              <w:spacing w:line="0" w:lineRule="atLeast"/>
              <w:ind w:firstLine="0" w:firstLineChars="0"/>
              <w:rPr>
                <w:color w:val="auto"/>
                <w:highlight w:val="none"/>
              </w:rPr>
            </w:pPr>
            <w:r>
              <w:rPr>
                <w:color w:val="auto"/>
                <w:highlight w:val="none"/>
                <w:lang w:eastAsia="zh-CN"/>
              </w:rPr>
              <w:t>资格预审</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660175">
            <w:pPr>
              <w:spacing w:line="0" w:lineRule="atLeast"/>
              <w:ind w:firstLine="0" w:firstLineChars="0"/>
              <w:rPr>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FE799E">
            <w:pPr>
              <w:spacing w:line="0" w:lineRule="atLeast"/>
              <w:ind w:firstLine="0" w:firstLineChars="0"/>
              <w:rPr>
                <w:color w:val="auto"/>
                <w:highlight w:val="none"/>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B62017">
            <w:pPr>
              <w:spacing w:line="0" w:lineRule="atLeast"/>
              <w:ind w:firstLine="0" w:firstLineChars="0"/>
              <w:rPr>
                <w:color w:val="auto"/>
                <w:highlight w:val="none"/>
              </w:rPr>
            </w:pPr>
            <w:r>
              <w:rPr>
                <w:color w:val="auto"/>
                <w:highlight w:val="none"/>
                <w:lang w:eastAsia="zh-CN"/>
              </w:rPr>
              <w:t>/</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D4462D">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32E2BEE">
            <w:pPr>
              <w:spacing w:line="0" w:lineRule="atLeast"/>
              <w:ind w:firstLine="0" w:firstLineChars="0"/>
              <w:jc w:val="center"/>
              <w:rPr>
                <w:color w:val="auto"/>
                <w:highlight w:val="none"/>
              </w:rPr>
            </w:pPr>
            <w:r>
              <w:rPr>
                <w:color w:val="auto"/>
                <w:highlight w:val="none"/>
                <w:lang w:eastAsia="zh-CN"/>
              </w:rPr>
              <w:t>45天</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D97B793">
            <w:pPr>
              <w:spacing w:line="0" w:lineRule="atLeast"/>
              <w:ind w:firstLine="0" w:firstLineChars="0"/>
              <w:jc w:val="center"/>
              <w:rPr>
                <w:color w:val="auto"/>
                <w:highlight w:val="none"/>
                <w:lang w:eastAsia="zh-CN"/>
              </w:rPr>
            </w:pPr>
          </w:p>
        </w:tc>
      </w:tr>
      <w:tr w14:paraId="5CC8171D">
        <w:tblPrEx>
          <w:tblCellMar>
            <w:top w:w="0" w:type="dxa"/>
            <w:left w:w="0" w:type="dxa"/>
            <w:bottom w:w="0" w:type="dxa"/>
            <w:right w:w="0" w:type="dxa"/>
          </w:tblCellMar>
        </w:tblPrEx>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6241BF73">
            <w:pPr>
              <w:spacing w:line="0" w:lineRule="atLeast"/>
              <w:ind w:firstLine="0" w:firstLineChars="0"/>
              <w:jc w:val="center"/>
              <w:rPr>
                <w:color w:val="auto"/>
                <w:highlight w:val="none"/>
              </w:rPr>
            </w:pPr>
            <w:r>
              <w:rPr>
                <w:color w:val="auto"/>
                <w:highlight w:val="none"/>
                <w:lang w:eastAsia="zh-CN"/>
              </w:rPr>
              <w:t>1</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97E648B">
            <w:pPr>
              <w:spacing w:line="0" w:lineRule="atLeast"/>
              <w:ind w:firstLine="0" w:firstLineChars="0"/>
              <w:rPr>
                <w:color w:val="auto"/>
                <w:highlight w:val="none"/>
                <w:lang w:eastAsia="zh-CN"/>
              </w:rPr>
            </w:pPr>
            <w:r>
              <w:rPr>
                <w:color w:val="auto"/>
                <w:highlight w:val="none"/>
                <w:lang w:eastAsia="zh-CN"/>
              </w:rPr>
              <w:t>发布施工、监理招标计划</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BE9C5A">
            <w:pPr>
              <w:spacing w:line="0" w:lineRule="atLeast"/>
              <w:ind w:firstLine="0" w:firstLineChars="0"/>
              <w:rPr>
                <w:color w:val="auto"/>
                <w:highlight w:val="none"/>
                <w:lang w:eastAsia="zh-CN"/>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81C2C2">
            <w:pPr>
              <w:spacing w:line="0" w:lineRule="atLeast"/>
              <w:ind w:firstLine="0" w:firstLineChars="0"/>
              <w:rPr>
                <w:color w:val="auto"/>
                <w:highlight w:val="none"/>
                <w:lang w:eastAsia="zh-CN"/>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7778C1">
            <w:pPr>
              <w:spacing w:line="0" w:lineRule="atLeast"/>
              <w:ind w:firstLine="0" w:firstLineChars="0"/>
              <w:rPr>
                <w:rFonts w:hint="default"/>
                <w:color w:val="auto"/>
                <w:highlight w:val="none"/>
                <w:lang w:val="en-US"/>
              </w:rPr>
            </w:pPr>
            <w:r>
              <w:rPr>
                <w:rFonts w:hint="default"/>
                <w:color w:val="auto"/>
                <w:highlight w:val="none"/>
                <w:lang w:val="en-US"/>
              </w:rPr>
              <w:t>资格预审公告之日至少30日前</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DC75D7">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55DE47D">
            <w:pPr>
              <w:spacing w:line="0" w:lineRule="atLeast"/>
              <w:ind w:firstLine="0" w:firstLineChars="0"/>
              <w:jc w:val="center"/>
              <w:rPr>
                <w:rFonts w:hint="default"/>
                <w:color w:val="auto"/>
                <w:highlight w:val="none"/>
                <w:lang w:val="en-US"/>
              </w:rPr>
            </w:pPr>
            <w:del w:id="175" w:author="李国奇" w:date="2025-11-29T17:58:12Z">
              <w:r>
                <w:rPr>
                  <w:color w:val="auto"/>
                  <w:highlight w:val="none"/>
                  <w:lang w:eastAsia="zh-CN"/>
                </w:rPr>
                <w:delText>/</w:delText>
              </w:r>
            </w:del>
            <w:ins w:id="176" w:author="李国奇" w:date="2025-11-29T17:58:12Z">
              <w:r>
                <w:rPr>
                  <w:rFonts w:hint="eastAsia"/>
                  <w:color w:val="auto"/>
                  <w:highlight w:val="none"/>
                  <w:lang w:val="en-US" w:eastAsia="zh-CN"/>
                </w:rPr>
                <w:t>30天</w:t>
              </w:r>
            </w:ins>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326CECE">
            <w:pPr>
              <w:spacing w:line="0" w:lineRule="atLeast"/>
              <w:ind w:firstLine="0" w:firstLineChars="0"/>
              <w:jc w:val="center"/>
              <w:rPr>
                <w:color w:val="auto"/>
                <w:highlight w:val="none"/>
                <w:lang w:eastAsia="zh-CN"/>
              </w:rPr>
            </w:pPr>
          </w:p>
        </w:tc>
      </w:tr>
      <w:tr w14:paraId="518A2843">
        <w:tblPrEx>
          <w:tblCellMar>
            <w:top w:w="0" w:type="dxa"/>
            <w:left w:w="0" w:type="dxa"/>
            <w:bottom w:w="0" w:type="dxa"/>
            <w:right w:w="0" w:type="dxa"/>
          </w:tblCellMar>
        </w:tblPrEx>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6AA8DD84">
            <w:pPr>
              <w:spacing w:line="0" w:lineRule="atLeast"/>
              <w:ind w:firstLine="0" w:firstLineChars="0"/>
              <w:jc w:val="center"/>
              <w:rPr>
                <w:color w:val="auto"/>
                <w:highlight w:val="none"/>
              </w:rPr>
            </w:pPr>
            <w:r>
              <w:rPr>
                <w:color w:val="auto"/>
                <w:highlight w:val="none"/>
                <w:lang w:eastAsia="zh-CN"/>
              </w:rPr>
              <w:t>2</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A2F853B">
            <w:pPr>
              <w:spacing w:line="0" w:lineRule="atLeast"/>
              <w:ind w:firstLine="0" w:firstLineChars="0"/>
              <w:rPr>
                <w:color w:val="auto"/>
                <w:highlight w:val="none"/>
                <w:lang w:eastAsia="zh-CN"/>
              </w:rPr>
            </w:pPr>
            <w:r>
              <w:rPr>
                <w:color w:val="auto"/>
                <w:highlight w:val="none"/>
                <w:lang w:eastAsia="zh-CN"/>
              </w:rPr>
              <w:t>审核施工、监理资格预审文件，</w:t>
            </w:r>
          </w:p>
          <w:p w14:paraId="217C6AE7">
            <w:pPr>
              <w:spacing w:line="0" w:lineRule="atLeast"/>
              <w:ind w:firstLine="0" w:firstLineChars="0"/>
              <w:rPr>
                <w:color w:val="auto"/>
                <w:highlight w:val="none"/>
              </w:rPr>
            </w:pPr>
            <w:r>
              <w:rPr>
                <w:color w:val="auto"/>
                <w:highlight w:val="none"/>
                <w:lang w:eastAsia="zh-CN"/>
              </w:rPr>
              <w:t>发布资格预审公告</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0F7810">
            <w:pPr>
              <w:spacing w:line="0" w:lineRule="atLeast"/>
              <w:ind w:firstLine="0" w:firstLineChars="0"/>
              <w:rPr>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2E3BF0">
            <w:pPr>
              <w:spacing w:line="0" w:lineRule="atLeast"/>
              <w:ind w:firstLine="0" w:firstLineChars="0"/>
              <w:rPr>
                <w:color w:val="auto"/>
                <w:highlight w:val="none"/>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838541">
            <w:pPr>
              <w:spacing w:line="0" w:lineRule="atLeast"/>
              <w:ind w:firstLine="0" w:firstLineChars="0"/>
              <w:rPr>
                <w:color w:val="auto"/>
                <w:highlight w:val="none"/>
                <w:lang w:eastAsia="zh-CN"/>
              </w:rPr>
            </w:pPr>
            <w:r>
              <w:rPr>
                <w:rFonts w:hint="eastAsia"/>
                <w:color w:val="auto"/>
                <w:highlight w:val="none"/>
                <w:lang w:val="en-US" w:eastAsia="zh-CN"/>
              </w:rPr>
              <w:t>初步设计概算</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2D6F82">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8E125CD">
            <w:pPr>
              <w:spacing w:line="0" w:lineRule="atLeast"/>
              <w:ind w:firstLine="0" w:firstLineChars="0"/>
              <w:jc w:val="center"/>
              <w:rPr>
                <w:color w:val="auto"/>
                <w:highlight w:val="none"/>
              </w:rPr>
            </w:pPr>
            <w:del w:id="177" w:author="李国奇" w:date="2025-11-29T17:58:12Z">
              <w:r>
                <w:rPr>
                  <w:color w:val="auto"/>
                  <w:highlight w:val="none"/>
                  <w:lang w:eastAsia="zh-CN"/>
                </w:rPr>
                <w:delText>5</w:delText>
              </w:r>
            </w:del>
            <w:ins w:id="178" w:author="李国奇" w:date="2025-11-29T17:58:12Z">
              <w:r>
                <w:rPr>
                  <w:rFonts w:hint="eastAsia"/>
                  <w:color w:val="auto"/>
                  <w:highlight w:val="none"/>
                  <w:lang w:val="en-US" w:eastAsia="zh-CN"/>
                </w:rPr>
                <w:t>10</w:t>
              </w:r>
            </w:ins>
            <w:r>
              <w:rPr>
                <w:color w:val="auto"/>
                <w:highlight w:val="none"/>
                <w:lang w:eastAsia="zh-CN"/>
              </w:rPr>
              <w:t>天</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9E70061">
            <w:pPr>
              <w:spacing w:line="0" w:lineRule="atLeast"/>
              <w:ind w:firstLine="0" w:firstLineChars="0"/>
              <w:jc w:val="center"/>
              <w:rPr>
                <w:color w:val="auto"/>
                <w:highlight w:val="none"/>
                <w:lang w:eastAsia="zh-CN"/>
              </w:rPr>
            </w:pPr>
          </w:p>
        </w:tc>
      </w:tr>
      <w:tr w14:paraId="2004EC5B">
        <w:tblPrEx>
          <w:tblCellMar>
            <w:top w:w="0" w:type="dxa"/>
            <w:left w:w="0" w:type="dxa"/>
            <w:bottom w:w="0" w:type="dxa"/>
            <w:right w:w="0" w:type="dxa"/>
          </w:tblCellMar>
        </w:tblPrEx>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1E5E4A45">
            <w:pPr>
              <w:spacing w:line="0" w:lineRule="atLeast"/>
              <w:ind w:firstLine="0" w:firstLineChars="0"/>
              <w:jc w:val="center"/>
              <w:rPr>
                <w:color w:val="auto"/>
                <w:highlight w:val="none"/>
              </w:rPr>
            </w:pPr>
            <w:r>
              <w:rPr>
                <w:color w:val="auto"/>
                <w:highlight w:val="none"/>
                <w:lang w:eastAsia="zh-CN"/>
              </w:rPr>
              <w:t>3</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FFA150D">
            <w:pPr>
              <w:spacing w:line="0" w:lineRule="atLeast"/>
              <w:ind w:firstLine="0" w:firstLineChars="0"/>
              <w:rPr>
                <w:color w:val="auto"/>
                <w:highlight w:val="none"/>
                <w:lang w:eastAsia="zh-CN"/>
              </w:rPr>
            </w:pPr>
            <w:r>
              <w:rPr>
                <w:color w:val="auto"/>
                <w:highlight w:val="none"/>
                <w:lang w:eastAsia="zh-CN"/>
              </w:rPr>
              <w:t>资格预审评审、确定入围单位</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D4EE15">
            <w:pPr>
              <w:spacing w:line="0" w:lineRule="atLeast"/>
              <w:ind w:firstLine="0" w:firstLineChars="0"/>
              <w:rPr>
                <w:color w:val="auto"/>
                <w:highlight w:val="none"/>
                <w:lang w:eastAsia="zh-CN"/>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DB0337">
            <w:pPr>
              <w:spacing w:line="0" w:lineRule="atLeast"/>
              <w:ind w:firstLine="0" w:firstLineChars="0"/>
              <w:rPr>
                <w:color w:val="auto"/>
                <w:highlight w:val="none"/>
                <w:lang w:eastAsia="zh-CN"/>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04BAEC">
            <w:pPr>
              <w:spacing w:line="0" w:lineRule="atLeast"/>
              <w:ind w:firstLine="0" w:firstLineChars="0"/>
              <w:rPr>
                <w:color w:val="auto"/>
                <w:highlight w:val="none"/>
              </w:rPr>
            </w:pPr>
            <w:r>
              <w:rPr>
                <w:color w:val="auto"/>
                <w:highlight w:val="none"/>
                <w:lang w:eastAsia="zh-CN"/>
              </w:rPr>
              <w:t>/</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A31C64">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CEE3150">
            <w:pPr>
              <w:spacing w:line="0" w:lineRule="atLeast"/>
              <w:ind w:firstLine="0" w:firstLineChars="0"/>
              <w:jc w:val="center"/>
              <w:rPr>
                <w:color w:val="auto"/>
                <w:highlight w:val="none"/>
              </w:rPr>
            </w:pPr>
            <w:del w:id="179" w:author="李国奇" w:date="2025-11-29T17:58:12Z">
              <w:r>
                <w:rPr>
                  <w:color w:val="auto"/>
                  <w:highlight w:val="none"/>
                  <w:lang w:eastAsia="zh-CN"/>
                </w:rPr>
                <w:delText>5</w:delText>
              </w:r>
            </w:del>
            <w:ins w:id="180" w:author="李国奇" w:date="2025-11-29T17:58:12Z">
              <w:r>
                <w:rPr>
                  <w:rFonts w:hint="eastAsia"/>
                  <w:color w:val="auto"/>
                  <w:highlight w:val="none"/>
                  <w:lang w:val="en-US" w:eastAsia="zh-CN"/>
                </w:rPr>
                <w:t>6</w:t>
              </w:r>
            </w:ins>
            <w:r>
              <w:rPr>
                <w:color w:val="auto"/>
                <w:highlight w:val="none"/>
                <w:lang w:eastAsia="zh-CN"/>
              </w:rPr>
              <w:t>天</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07CDF3E">
            <w:pPr>
              <w:spacing w:line="0" w:lineRule="atLeast"/>
              <w:ind w:firstLine="0" w:firstLineChars="0"/>
              <w:jc w:val="center"/>
              <w:rPr>
                <w:color w:val="auto"/>
                <w:highlight w:val="none"/>
                <w:lang w:eastAsia="zh-CN"/>
              </w:rPr>
            </w:pPr>
          </w:p>
        </w:tc>
      </w:tr>
      <w:tr w14:paraId="6B74AB2D">
        <w:tblPrEx>
          <w:tblCellMar>
            <w:top w:w="0" w:type="dxa"/>
            <w:left w:w="0" w:type="dxa"/>
            <w:bottom w:w="0" w:type="dxa"/>
            <w:right w:w="0" w:type="dxa"/>
          </w:tblCellMar>
        </w:tblPrEx>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69BA967B">
            <w:pPr>
              <w:spacing w:line="0" w:lineRule="atLeast"/>
              <w:ind w:firstLine="0" w:firstLineChars="0"/>
              <w:jc w:val="center"/>
              <w:rPr>
                <w:color w:val="auto"/>
                <w:highlight w:val="none"/>
              </w:rPr>
            </w:pPr>
            <w:r>
              <w:rPr>
                <w:color w:val="auto"/>
                <w:highlight w:val="none"/>
                <w:lang w:eastAsia="zh-CN"/>
              </w:rPr>
              <w:t>4</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22CCACE">
            <w:pPr>
              <w:spacing w:line="0" w:lineRule="atLeast"/>
              <w:ind w:firstLine="0" w:firstLineChars="0"/>
              <w:rPr>
                <w:color w:val="auto"/>
                <w:highlight w:val="none"/>
                <w:lang w:eastAsia="zh-CN"/>
              </w:rPr>
            </w:pPr>
            <w:r>
              <w:rPr>
                <w:color w:val="auto"/>
                <w:highlight w:val="none"/>
                <w:lang w:eastAsia="zh-CN"/>
              </w:rPr>
              <w:t>审批施工、监理招标文件，发布招标公告</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93B397">
            <w:pPr>
              <w:spacing w:line="0" w:lineRule="atLeast"/>
              <w:ind w:firstLine="0" w:firstLineChars="0"/>
              <w:rPr>
                <w:color w:val="auto"/>
                <w:highlight w:val="none"/>
                <w:lang w:eastAsia="zh-CN"/>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EEC103">
            <w:pPr>
              <w:spacing w:line="0" w:lineRule="atLeast"/>
              <w:ind w:firstLine="0" w:firstLineChars="0"/>
              <w:rPr>
                <w:color w:val="auto"/>
                <w:highlight w:val="none"/>
                <w:lang w:eastAsia="zh-CN"/>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A8E3D0">
            <w:pPr>
              <w:spacing w:line="0" w:lineRule="atLeast"/>
              <w:ind w:firstLine="0" w:firstLineChars="0"/>
              <w:rPr>
                <w:color w:val="auto"/>
                <w:highlight w:val="none"/>
              </w:rPr>
            </w:pPr>
            <w:r>
              <w:rPr>
                <w:color w:val="auto"/>
                <w:highlight w:val="none"/>
                <w:lang w:eastAsia="zh-CN"/>
              </w:rPr>
              <w:t>/</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8193CD">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50A9F72">
            <w:pPr>
              <w:spacing w:line="0" w:lineRule="atLeast"/>
              <w:ind w:firstLine="0" w:firstLineChars="0"/>
              <w:jc w:val="center"/>
              <w:rPr>
                <w:color w:val="auto"/>
                <w:highlight w:val="none"/>
              </w:rPr>
            </w:pPr>
            <w:r>
              <w:rPr>
                <w:color w:val="auto"/>
                <w:highlight w:val="none"/>
                <w:lang w:eastAsia="zh-CN"/>
              </w:rPr>
              <w:t>5天</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42DC718">
            <w:pPr>
              <w:spacing w:line="0" w:lineRule="atLeast"/>
              <w:ind w:firstLine="0" w:firstLineChars="0"/>
              <w:jc w:val="center"/>
              <w:rPr>
                <w:color w:val="auto"/>
                <w:highlight w:val="none"/>
                <w:lang w:eastAsia="zh-CN"/>
              </w:rPr>
            </w:pPr>
          </w:p>
        </w:tc>
      </w:tr>
      <w:tr w14:paraId="66A7E9FB">
        <w:tblPrEx>
          <w:tblCellMar>
            <w:top w:w="0" w:type="dxa"/>
            <w:left w:w="0" w:type="dxa"/>
            <w:bottom w:w="0" w:type="dxa"/>
            <w:right w:w="0" w:type="dxa"/>
          </w:tblCellMar>
        </w:tblPrEx>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0771CF65">
            <w:pPr>
              <w:spacing w:line="0" w:lineRule="atLeast"/>
              <w:ind w:firstLine="0" w:firstLineChars="0"/>
              <w:jc w:val="center"/>
              <w:rPr>
                <w:color w:val="auto"/>
                <w:highlight w:val="none"/>
              </w:rPr>
            </w:pPr>
            <w:r>
              <w:rPr>
                <w:color w:val="auto"/>
                <w:highlight w:val="none"/>
                <w:lang w:eastAsia="zh-CN"/>
              </w:rPr>
              <w:t>5</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AF300F9">
            <w:pPr>
              <w:spacing w:line="0" w:lineRule="atLeast"/>
              <w:ind w:firstLine="0" w:firstLineChars="0"/>
              <w:rPr>
                <w:color w:val="auto"/>
                <w:highlight w:val="none"/>
                <w:lang w:eastAsia="zh-CN"/>
              </w:rPr>
            </w:pPr>
            <w:r>
              <w:rPr>
                <w:color w:val="auto"/>
                <w:highlight w:val="none"/>
                <w:lang w:eastAsia="zh-CN"/>
              </w:rPr>
              <w:t>项目施工、监理开、评标、公示</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D5B376">
            <w:pPr>
              <w:spacing w:line="0" w:lineRule="atLeast"/>
              <w:ind w:firstLine="0" w:firstLineChars="0"/>
              <w:rPr>
                <w:color w:val="auto"/>
                <w:highlight w:val="none"/>
                <w:lang w:eastAsia="zh-CN"/>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EBA6FE">
            <w:pPr>
              <w:spacing w:line="0" w:lineRule="atLeast"/>
              <w:ind w:firstLine="0" w:firstLineChars="0"/>
              <w:rPr>
                <w:color w:val="auto"/>
                <w:highlight w:val="none"/>
                <w:lang w:eastAsia="zh-CN"/>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765BCE">
            <w:pPr>
              <w:spacing w:line="0" w:lineRule="atLeast"/>
              <w:ind w:firstLine="0" w:firstLineChars="0"/>
              <w:rPr>
                <w:rFonts w:hint="default"/>
                <w:color w:val="auto"/>
                <w:highlight w:val="none"/>
                <w:lang w:val="en-US" w:eastAsia="zh-CN"/>
              </w:rPr>
            </w:pPr>
            <w:r>
              <w:rPr>
                <w:rFonts w:hint="eastAsia"/>
                <w:color w:val="auto"/>
                <w:highlight w:val="none"/>
                <w:lang w:val="en-US" w:eastAsia="zh-CN"/>
              </w:rPr>
              <w:t>规划许可证</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82971A">
            <w:pPr>
              <w:spacing w:line="0" w:lineRule="atLeast"/>
              <w:ind w:firstLine="0" w:firstLineChars="0"/>
              <w:rPr>
                <w:color w:val="auto"/>
                <w:highlight w:val="none"/>
                <w:lang w:eastAsia="zh-CN"/>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E1B763F">
            <w:pPr>
              <w:spacing w:line="0" w:lineRule="atLeast"/>
              <w:ind w:firstLine="0" w:firstLineChars="0"/>
              <w:jc w:val="center"/>
              <w:rPr>
                <w:color w:val="auto"/>
                <w:highlight w:val="none"/>
              </w:rPr>
            </w:pPr>
            <w:r>
              <w:rPr>
                <w:color w:val="auto"/>
                <w:highlight w:val="none"/>
                <w:lang w:eastAsia="zh-CN"/>
              </w:rPr>
              <w:t>30天</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43EE407">
            <w:pPr>
              <w:spacing w:line="0" w:lineRule="atLeast"/>
              <w:ind w:firstLine="0" w:firstLineChars="0"/>
              <w:jc w:val="center"/>
              <w:rPr>
                <w:color w:val="auto"/>
                <w:highlight w:val="none"/>
                <w:lang w:eastAsia="zh-CN"/>
              </w:rPr>
            </w:pPr>
          </w:p>
        </w:tc>
      </w:tr>
      <w:tr w14:paraId="32FF71AF">
        <w:tblPrEx>
          <w:tblCellMar>
            <w:top w:w="0" w:type="dxa"/>
            <w:left w:w="0" w:type="dxa"/>
            <w:bottom w:w="0" w:type="dxa"/>
            <w:right w:w="0" w:type="dxa"/>
          </w:tblCellMar>
        </w:tblPrEx>
        <w:trPr>
          <w:trHeight w:val="444"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36BCA80C">
            <w:pPr>
              <w:spacing w:line="0" w:lineRule="atLeast"/>
              <w:ind w:firstLine="0" w:firstLineChars="0"/>
              <w:jc w:val="center"/>
              <w:rPr>
                <w:color w:val="auto"/>
                <w:highlight w:val="none"/>
              </w:rPr>
            </w:pPr>
            <w:r>
              <w:rPr>
                <w:color w:val="auto"/>
                <w:highlight w:val="none"/>
                <w:lang w:eastAsia="zh-CN"/>
              </w:rPr>
              <w:t>4.2</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C059E85">
            <w:pPr>
              <w:spacing w:line="0" w:lineRule="atLeast"/>
              <w:ind w:firstLine="0" w:firstLineChars="0"/>
              <w:rPr>
                <w:color w:val="auto"/>
                <w:highlight w:val="none"/>
              </w:rPr>
            </w:pPr>
            <w:r>
              <w:rPr>
                <w:color w:val="auto"/>
                <w:highlight w:val="none"/>
                <w:lang w:eastAsia="zh-CN"/>
              </w:rPr>
              <w:t>资格后审</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77600D">
            <w:pPr>
              <w:spacing w:line="0" w:lineRule="atLeast"/>
              <w:ind w:firstLine="0" w:firstLineChars="0"/>
              <w:rPr>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83FBE8">
            <w:pPr>
              <w:spacing w:line="0" w:lineRule="atLeast"/>
              <w:ind w:firstLine="0" w:firstLineChars="0"/>
              <w:rPr>
                <w:color w:val="auto"/>
                <w:highlight w:val="none"/>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4F15DA">
            <w:pPr>
              <w:spacing w:line="0" w:lineRule="atLeast"/>
              <w:ind w:firstLine="0" w:firstLineChars="0"/>
              <w:rPr>
                <w:color w:val="auto"/>
                <w:highlight w:val="none"/>
              </w:rPr>
            </w:pP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956439">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E962FE4">
            <w:pPr>
              <w:spacing w:line="0" w:lineRule="atLeast"/>
              <w:ind w:firstLine="0" w:firstLineChars="0"/>
              <w:jc w:val="center"/>
              <w:rPr>
                <w:color w:val="auto"/>
                <w:highlight w:val="none"/>
              </w:rPr>
            </w:pPr>
            <w:r>
              <w:rPr>
                <w:color w:val="auto"/>
                <w:highlight w:val="none"/>
                <w:lang w:eastAsia="zh-CN"/>
              </w:rPr>
              <w:t>30天</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2B76CEB">
            <w:pPr>
              <w:spacing w:line="0" w:lineRule="atLeast"/>
              <w:ind w:firstLine="0" w:firstLineChars="0"/>
              <w:jc w:val="center"/>
              <w:rPr>
                <w:color w:val="auto"/>
                <w:highlight w:val="none"/>
                <w:lang w:eastAsia="zh-CN"/>
              </w:rPr>
            </w:pPr>
          </w:p>
        </w:tc>
      </w:tr>
      <w:tr w14:paraId="69C275B0">
        <w:tblPrEx>
          <w:tblCellMar>
            <w:top w:w="0" w:type="dxa"/>
            <w:left w:w="0" w:type="dxa"/>
            <w:bottom w:w="0" w:type="dxa"/>
            <w:right w:w="0" w:type="dxa"/>
          </w:tblCellMar>
        </w:tblPrEx>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4116A086">
            <w:pPr>
              <w:spacing w:line="0" w:lineRule="atLeast"/>
              <w:ind w:firstLine="0" w:firstLineChars="0"/>
              <w:jc w:val="center"/>
              <w:rPr>
                <w:color w:val="auto"/>
                <w:highlight w:val="none"/>
              </w:rPr>
            </w:pPr>
            <w:r>
              <w:rPr>
                <w:color w:val="auto"/>
                <w:highlight w:val="none"/>
                <w:lang w:eastAsia="zh-CN"/>
              </w:rPr>
              <w:t>1</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8EAF18A">
            <w:pPr>
              <w:spacing w:line="0" w:lineRule="atLeast"/>
              <w:ind w:firstLine="0" w:firstLineChars="0"/>
              <w:rPr>
                <w:color w:val="auto"/>
                <w:highlight w:val="none"/>
                <w:lang w:eastAsia="zh-CN"/>
              </w:rPr>
            </w:pPr>
            <w:r>
              <w:rPr>
                <w:color w:val="auto"/>
                <w:highlight w:val="none"/>
                <w:lang w:eastAsia="zh-CN"/>
              </w:rPr>
              <w:t>发布施工、监理招标计划</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E2F6C7">
            <w:pPr>
              <w:spacing w:line="0" w:lineRule="atLeast"/>
              <w:ind w:firstLine="0" w:firstLineChars="0"/>
              <w:rPr>
                <w:color w:val="auto"/>
                <w:highlight w:val="none"/>
                <w:lang w:eastAsia="zh-CN"/>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3D33A2">
            <w:pPr>
              <w:spacing w:line="0" w:lineRule="atLeast"/>
              <w:ind w:firstLine="0" w:firstLineChars="0"/>
              <w:rPr>
                <w:color w:val="auto"/>
                <w:highlight w:val="none"/>
                <w:lang w:eastAsia="zh-CN"/>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EBD928">
            <w:pPr>
              <w:spacing w:line="0" w:lineRule="atLeast"/>
              <w:ind w:firstLine="0" w:firstLineChars="0"/>
              <w:rPr>
                <w:color w:val="auto"/>
                <w:highlight w:val="none"/>
              </w:rPr>
            </w:pPr>
            <w:r>
              <w:rPr>
                <w:rFonts w:hint="default"/>
                <w:color w:val="auto"/>
                <w:highlight w:val="none"/>
                <w:lang w:val="en-US"/>
              </w:rPr>
              <w:t>首次招标公告之日</w:t>
            </w:r>
            <w:r>
              <w:rPr>
                <w:rFonts w:hint="eastAsia"/>
                <w:color w:val="auto"/>
                <w:highlight w:val="none"/>
                <w:lang w:val="en-US" w:eastAsia="zh-CN"/>
              </w:rPr>
              <w:t>前</w:t>
            </w:r>
            <w:r>
              <w:rPr>
                <w:rFonts w:hint="default"/>
                <w:color w:val="auto"/>
                <w:highlight w:val="none"/>
                <w:lang w:val="en-US"/>
              </w:rPr>
              <w:t>至少30日</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DA3276">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B098876">
            <w:pPr>
              <w:spacing w:line="0" w:lineRule="atLeast"/>
              <w:ind w:firstLine="0" w:firstLineChars="0"/>
              <w:jc w:val="center"/>
              <w:rPr>
                <w:color w:val="auto"/>
                <w:highlight w:val="none"/>
              </w:rPr>
            </w:pPr>
            <w:r>
              <w:rPr>
                <w:color w:val="auto"/>
                <w:highlight w:val="none"/>
                <w:lang w:eastAsia="zh-CN"/>
              </w:rPr>
              <w:t>/</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D6242FA">
            <w:pPr>
              <w:spacing w:line="0" w:lineRule="atLeast"/>
              <w:ind w:firstLine="0" w:firstLineChars="0"/>
              <w:jc w:val="center"/>
              <w:rPr>
                <w:color w:val="auto"/>
                <w:highlight w:val="none"/>
                <w:lang w:eastAsia="zh-CN"/>
              </w:rPr>
            </w:pPr>
          </w:p>
        </w:tc>
      </w:tr>
      <w:tr w14:paraId="53B5C44C">
        <w:tblPrEx>
          <w:tblCellMar>
            <w:top w:w="0" w:type="dxa"/>
            <w:left w:w="0" w:type="dxa"/>
            <w:bottom w:w="0" w:type="dxa"/>
            <w:right w:w="0" w:type="dxa"/>
          </w:tblCellMar>
        </w:tblPrEx>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7C97BE96">
            <w:pPr>
              <w:spacing w:line="0" w:lineRule="atLeast"/>
              <w:ind w:firstLine="0" w:firstLineChars="0"/>
              <w:jc w:val="center"/>
              <w:rPr>
                <w:color w:val="auto"/>
                <w:highlight w:val="none"/>
              </w:rPr>
            </w:pPr>
            <w:r>
              <w:rPr>
                <w:color w:val="auto"/>
                <w:highlight w:val="none"/>
                <w:lang w:eastAsia="zh-CN"/>
              </w:rPr>
              <w:t>2</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0EF2EE6">
            <w:pPr>
              <w:spacing w:line="0" w:lineRule="atLeast"/>
              <w:ind w:firstLine="0" w:firstLineChars="0"/>
              <w:rPr>
                <w:color w:val="auto"/>
                <w:highlight w:val="none"/>
                <w:lang w:eastAsia="zh-CN"/>
              </w:rPr>
            </w:pPr>
            <w:r>
              <w:rPr>
                <w:color w:val="auto"/>
                <w:highlight w:val="none"/>
                <w:lang w:eastAsia="zh-CN"/>
              </w:rPr>
              <w:t>审批施工、监理招标文件，发布招标公告</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E1BB89">
            <w:pPr>
              <w:spacing w:line="0" w:lineRule="atLeast"/>
              <w:ind w:firstLine="0" w:firstLineChars="0"/>
              <w:rPr>
                <w:color w:val="auto"/>
                <w:highlight w:val="none"/>
                <w:lang w:eastAsia="zh-CN"/>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2CEA28">
            <w:pPr>
              <w:spacing w:line="0" w:lineRule="atLeast"/>
              <w:ind w:firstLine="0" w:firstLineChars="0"/>
              <w:rPr>
                <w:color w:val="auto"/>
                <w:highlight w:val="none"/>
                <w:lang w:eastAsia="zh-CN"/>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BE1254">
            <w:pPr>
              <w:spacing w:line="0" w:lineRule="atLeast"/>
              <w:ind w:firstLine="0" w:firstLineChars="0"/>
              <w:rPr>
                <w:color w:val="auto"/>
                <w:highlight w:val="none"/>
              </w:rPr>
            </w:pPr>
            <w:r>
              <w:rPr>
                <w:color w:val="auto"/>
                <w:highlight w:val="none"/>
                <w:lang w:eastAsia="zh-CN"/>
              </w:rPr>
              <w:t>取得可研批复</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9285A9">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DD159CF">
            <w:pPr>
              <w:spacing w:line="0" w:lineRule="atLeast"/>
              <w:ind w:firstLine="0" w:firstLineChars="0"/>
              <w:jc w:val="center"/>
              <w:rPr>
                <w:color w:val="auto"/>
                <w:highlight w:val="none"/>
              </w:rPr>
            </w:pPr>
            <w:r>
              <w:rPr>
                <w:color w:val="auto"/>
                <w:highlight w:val="none"/>
                <w:lang w:eastAsia="zh-CN"/>
              </w:rPr>
              <w:t>/</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6616B33">
            <w:pPr>
              <w:spacing w:line="0" w:lineRule="atLeast"/>
              <w:ind w:firstLine="0" w:firstLineChars="0"/>
              <w:jc w:val="center"/>
              <w:rPr>
                <w:color w:val="auto"/>
                <w:highlight w:val="none"/>
                <w:lang w:eastAsia="zh-CN"/>
              </w:rPr>
            </w:pPr>
          </w:p>
        </w:tc>
      </w:tr>
      <w:tr w14:paraId="44DECD61">
        <w:tblPrEx>
          <w:tblCellMar>
            <w:top w:w="0" w:type="dxa"/>
            <w:left w:w="0" w:type="dxa"/>
            <w:bottom w:w="0" w:type="dxa"/>
            <w:right w:w="0" w:type="dxa"/>
          </w:tblCellMar>
        </w:tblPrEx>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10C0C6B6">
            <w:pPr>
              <w:spacing w:line="0" w:lineRule="atLeast"/>
              <w:ind w:firstLine="0" w:firstLineChars="0"/>
              <w:jc w:val="center"/>
              <w:rPr>
                <w:color w:val="auto"/>
                <w:highlight w:val="none"/>
              </w:rPr>
            </w:pPr>
            <w:r>
              <w:rPr>
                <w:color w:val="auto"/>
                <w:highlight w:val="none"/>
                <w:lang w:eastAsia="zh-CN"/>
              </w:rPr>
              <w:t>3</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E5BB94D">
            <w:pPr>
              <w:spacing w:line="0" w:lineRule="atLeast"/>
              <w:ind w:firstLine="0" w:firstLineChars="0"/>
              <w:rPr>
                <w:color w:val="auto"/>
                <w:highlight w:val="none"/>
                <w:lang w:eastAsia="zh-CN"/>
              </w:rPr>
            </w:pPr>
            <w:r>
              <w:rPr>
                <w:color w:val="auto"/>
                <w:highlight w:val="none"/>
                <w:lang w:eastAsia="zh-CN"/>
              </w:rPr>
              <w:t>项目施工、监理开、评标、公示</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F0B279">
            <w:pPr>
              <w:spacing w:line="0" w:lineRule="atLeast"/>
              <w:ind w:firstLine="0" w:firstLineChars="0"/>
              <w:rPr>
                <w:color w:val="auto"/>
                <w:highlight w:val="none"/>
                <w:lang w:eastAsia="zh-CN"/>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333DFC">
            <w:pPr>
              <w:spacing w:line="0" w:lineRule="atLeast"/>
              <w:ind w:firstLine="0" w:firstLineChars="0"/>
              <w:rPr>
                <w:color w:val="auto"/>
                <w:highlight w:val="none"/>
                <w:lang w:eastAsia="zh-CN"/>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3BC798">
            <w:pPr>
              <w:spacing w:line="0" w:lineRule="atLeast"/>
              <w:ind w:firstLine="0" w:firstLineChars="0"/>
              <w:rPr>
                <w:color w:val="auto"/>
                <w:highlight w:val="none"/>
                <w:lang w:eastAsia="zh-CN"/>
              </w:rPr>
            </w:pPr>
            <w:r>
              <w:rPr>
                <w:color w:val="auto"/>
                <w:highlight w:val="none"/>
                <w:lang w:eastAsia="zh-CN"/>
              </w:rPr>
              <w:t>取得初步设计概算批复、</w:t>
            </w:r>
            <w:r>
              <w:rPr>
                <w:rFonts w:hint="eastAsia"/>
                <w:color w:val="auto"/>
                <w:highlight w:val="none"/>
                <w:lang w:eastAsia="zh-CN"/>
              </w:rPr>
              <w:t>规划</w:t>
            </w:r>
            <w:r>
              <w:rPr>
                <w:color w:val="auto"/>
                <w:highlight w:val="none"/>
                <w:lang w:eastAsia="zh-CN"/>
              </w:rPr>
              <w:t>许可证</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77FB04">
            <w:pPr>
              <w:spacing w:line="0" w:lineRule="atLeast"/>
              <w:ind w:firstLine="0" w:firstLineChars="0"/>
              <w:rPr>
                <w:color w:val="auto"/>
                <w:highlight w:val="none"/>
                <w:lang w:eastAsia="zh-CN"/>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C223AAA">
            <w:pPr>
              <w:spacing w:line="0" w:lineRule="atLeast"/>
              <w:ind w:firstLine="0" w:firstLineChars="0"/>
              <w:jc w:val="center"/>
              <w:rPr>
                <w:color w:val="auto"/>
                <w:highlight w:val="none"/>
              </w:rPr>
            </w:pPr>
            <w:r>
              <w:rPr>
                <w:color w:val="auto"/>
                <w:highlight w:val="none"/>
                <w:lang w:eastAsia="zh-CN"/>
              </w:rPr>
              <w:t>/</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B589263">
            <w:pPr>
              <w:spacing w:line="0" w:lineRule="atLeast"/>
              <w:ind w:firstLine="0" w:firstLineChars="0"/>
              <w:jc w:val="center"/>
              <w:rPr>
                <w:color w:val="auto"/>
                <w:highlight w:val="none"/>
                <w:lang w:eastAsia="zh-CN"/>
              </w:rPr>
            </w:pPr>
          </w:p>
        </w:tc>
      </w:tr>
      <w:tr w14:paraId="23EAF767">
        <w:tblPrEx>
          <w:tblCellMar>
            <w:top w:w="0" w:type="dxa"/>
            <w:left w:w="0" w:type="dxa"/>
            <w:bottom w:w="0" w:type="dxa"/>
            <w:right w:w="0" w:type="dxa"/>
          </w:tblCellMar>
        </w:tblPrEx>
        <w:trPr>
          <w:trHeight w:val="444"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721FB6B5">
            <w:pPr>
              <w:spacing w:line="0" w:lineRule="atLeast"/>
              <w:ind w:firstLine="0" w:firstLineChars="0"/>
              <w:jc w:val="center"/>
              <w:rPr>
                <w:color w:val="auto"/>
                <w:highlight w:val="none"/>
              </w:rPr>
            </w:pPr>
            <w:r>
              <w:rPr>
                <w:color w:val="auto"/>
                <w:highlight w:val="none"/>
                <w:lang w:eastAsia="zh-CN"/>
              </w:rPr>
              <w:t>&lt;五&gt;</w:t>
            </w:r>
          </w:p>
        </w:tc>
        <w:tc>
          <w:tcPr>
            <w:tcW w:w="4047" w:type="pct"/>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0461E73F">
            <w:pPr>
              <w:spacing w:line="0" w:lineRule="atLeast"/>
              <w:ind w:firstLine="0" w:firstLineChars="0"/>
              <w:jc w:val="center"/>
              <w:rPr>
                <w:color w:val="auto"/>
                <w:highlight w:val="none"/>
              </w:rPr>
            </w:pPr>
            <w:r>
              <w:rPr>
                <w:color w:val="auto"/>
                <w:highlight w:val="none"/>
                <w:lang w:eastAsia="zh-CN"/>
              </w:rPr>
              <w:t>其他同步办理事项</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5A0D47E">
            <w:pPr>
              <w:spacing w:line="0" w:lineRule="atLeast"/>
              <w:ind w:firstLine="0" w:firstLineChars="0"/>
              <w:jc w:val="center"/>
              <w:rPr>
                <w:color w:val="auto"/>
                <w:highlight w:val="none"/>
                <w:lang w:eastAsia="zh-CN"/>
              </w:rPr>
            </w:pPr>
          </w:p>
        </w:tc>
      </w:tr>
      <w:tr w14:paraId="0283C3E6">
        <w:tblPrEx>
          <w:tblCellMar>
            <w:top w:w="0" w:type="dxa"/>
            <w:left w:w="0" w:type="dxa"/>
            <w:bottom w:w="0" w:type="dxa"/>
            <w:right w:w="0" w:type="dxa"/>
          </w:tblCellMar>
        </w:tblPrEx>
        <w:trPr>
          <w:trHeight w:val="673"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417E48C8">
            <w:pPr>
              <w:spacing w:line="0" w:lineRule="atLeast"/>
              <w:ind w:firstLine="0" w:firstLineChars="0"/>
              <w:jc w:val="center"/>
              <w:rPr>
                <w:color w:val="auto"/>
                <w:highlight w:val="none"/>
              </w:rPr>
            </w:pPr>
            <w:r>
              <w:rPr>
                <w:color w:val="auto"/>
                <w:highlight w:val="none"/>
                <w:lang w:eastAsia="zh-CN"/>
              </w:rPr>
              <w:t>1</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96B3548">
            <w:pPr>
              <w:spacing w:line="0" w:lineRule="atLeast"/>
              <w:ind w:firstLine="0" w:firstLineChars="0"/>
              <w:rPr>
                <w:color w:val="auto"/>
                <w:highlight w:val="none"/>
                <w:lang w:eastAsia="zh-CN"/>
              </w:rPr>
            </w:pPr>
            <w:r>
              <w:rPr>
                <w:color w:val="auto"/>
                <w:highlight w:val="none"/>
                <w:lang w:eastAsia="zh-CN"/>
              </w:rPr>
              <w:t>划拨用地批复及划拨决定书</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2AE128">
            <w:pPr>
              <w:spacing w:line="0" w:lineRule="atLeast"/>
              <w:ind w:firstLine="0" w:firstLineChars="0"/>
              <w:rPr>
                <w:color w:val="auto"/>
                <w:highlight w:val="none"/>
                <w:lang w:eastAsia="zh-CN"/>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612839">
            <w:pPr>
              <w:spacing w:line="0" w:lineRule="atLeast"/>
              <w:ind w:firstLine="0" w:firstLineChars="0"/>
              <w:rPr>
                <w:color w:val="auto"/>
                <w:highlight w:val="none"/>
                <w:lang w:eastAsia="zh-CN"/>
              </w:rPr>
            </w:pPr>
          </w:p>
        </w:tc>
        <w:tc>
          <w:tcPr>
            <w:tcW w:w="10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408ECC">
            <w:pPr>
              <w:spacing w:line="0" w:lineRule="atLeast"/>
              <w:ind w:firstLine="0" w:firstLineChars="0"/>
              <w:rPr>
                <w:color w:val="auto"/>
                <w:highlight w:val="none"/>
                <w:lang w:eastAsia="zh-CN"/>
              </w:rPr>
            </w:pPr>
            <w:r>
              <w:rPr>
                <w:color w:val="auto"/>
                <w:highlight w:val="none"/>
                <w:lang w:eastAsia="zh-CN"/>
              </w:rPr>
              <w:t>取得立项批复、用地预审与选址意见书后，</w:t>
            </w:r>
            <w:del w:id="181" w:author="万树之王" w:date="2025-11-30T21:53:05Z">
              <w:r>
                <w:rPr>
                  <w:rFonts w:hint="default"/>
                  <w:color w:val="auto"/>
                  <w:highlight w:val="none"/>
                  <w:lang w:val="en-US" w:eastAsia="zh-CN"/>
                </w:rPr>
                <w:delText>开工</w:delText>
              </w:r>
            </w:del>
            <w:ins w:id="182" w:author="万树之王" w:date="2025-11-30T21:53:06Z">
              <w:r>
                <w:rPr>
                  <w:rFonts w:hint="eastAsia"/>
                  <w:color w:val="auto"/>
                  <w:highlight w:val="none"/>
                  <w:lang w:val="en-US" w:eastAsia="zh-CN"/>
                </w:rPr>
                <w:t>取得</w:t>
              </w:r>
            </w:ins>
            <w:ins w:id="183" w:author="万树之王" w:date="2025-11-30T21:53:08Z">
              <w:r>
                <w:rPr>
                  <w:rFonts w:hint="eastAsia"/>
                  <w:color w:val="auto"/>
                  <w:highlight w:val="none"/>
                  <w:lang w:val="en-US" w:eastAsia="zh-CN"/>
                </w:rPr>
                <w:t>规划</w:t>
              </w:r>
            </w:ins>
            <w:ins w:id="184" w:author="万树之王" w:date="2025-11-30T21:53:12Z">
              <w:r>
                <w:rPr>
                  <w:rFonts w:hint="eastAsia"/>
                  <w:color w:val="auto"/>
                  <w:highlight w:val="none"/>
                  <w:lang w:val="en-US" w:eastAsia="zh-CN"/>
                </w:rPr>
                <w:t>许可证</w:t>
              </w:r>
            </w:ins>
            <w:r>
              <w:rPr>
                <w:color w:val="auto"/>
                <w:highlight w:val="none"/>
                <w:lang w:eastAsia="zh-CN"/>
              </w:rPr>
              <w:t>前办理完成</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CB75FA">
            <w:pPr>
              <w:spacing w:line="0" w:lineRule="atLeast"/>
              <w:ind w:firstLine="0" w:firstLineChars="0"/>
              <w:rPr>
                <w:color w:val="auto"/>
                <w:highlight w:val="none"/>
                <w:lang w:eastAsia="zh-CN"/>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B3E95DA">
            <w:pPr>
              <w:spacing w:line="0" w:lineRule="atLeast"/>
              <w:ind w:firstLine="0" w:firstLineChars="0"/>
              <w:jc w:val="center"/>
              <w:rPr>
                <w:color w:val="auto"/>
                <w:highlight w:val="none"/>
              </w:rPr>
            </w:pPr>
            <w:r>
              <w:rPr>
                <w:color w:val="auto"/>
                <w:highlight w:val="none"/>
                <w:lang w:eastAsia="zh-CN"/>
              </w:rPr>
              <w:t>30个工作日</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2F2715F">
            <w:pPr>
              <w:spacing w:line="0" w:lineRule="atLeast"/>
              <w:ind w:firstLine="0" w:firstLineChars="0"/>
              <w:jc w:val="center"/>
              <w:rPr>
                <w:rFonts w:hint="default"/>
                <w:color w:val="auto"/>
                <w:highlight w:val="none"/>
                <w:lang w:val="en-US" w:eastAsia="zh-CN"/>
              </w:rPr>
            </w:pPr>
            <w:r>
              <w:rPr>
                <w:rFonts w:hint="eastAsia"/>
                <w:color w:val="auto"/>
                <w:highlight w:val="none"/>
                <w:lang w:val="en-US" w:eastAsia="zh-CN"/>
              </w:rPr>
              <w:t>开发建设局</w:t>
            </w:r>
          </w:p>
        </w:tc>
      </w:tr>
      <w:tr w14:paraId="0522CA97">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53F84C0F">
            <w:pPr>
              <w:spacing w:line="0" w:lineRule="atLeast"/>
              <w:ind w:firstLine="0" w:firstLineChars="0"/>
              <w:jc w:val="center"/>
              <w:rPr>
                <w:color w:val="auto"/>
                <w:highlight w:val="none"/>
              </w:rPr>
            </w:pPr>
            <w:r>
              <w:rPr>
                <w:color w:val="auto"/>
                <w:highlight w:val="none"/>
                <w:lang w:eastAsia="zh-CN"/>
              </w:rPr>
              <w:t>2</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1B3E829">
            <w:pPr>
              <w:spacing w:line="0" w:lineRule="atLeast"/>
              <w:ind w:firstLine="0" w:firstLineChars="0"/>
              <w:rPr>
                <w:color w:val="auto"/>
                <w:highlight w:val="none"/>
              </w:rPr>
            </w:pPr>
            <w:r>
              <w:rPr>
                <w:color w:val="auto"/>
                <w:highlight w:val="none"/>
                <w:lang w:eastAsia="zh-CN"/>
              </w:rPr>
              <w:t>施工降水取水许可</w:t>
            </w:r>
            <w:r>
              <w:rPr>
                <w:rFonts w:hint="eastAsia"/>
                <w:color w:val="auto"/>
                <w:highlight w:val="none"/>
                <w:lang w:eastAsia="zh-CN"/>
              </w:rPr>
              <w:t>（</w:t>
            </w:r>
            <w:r>
              <w:rPr>
                <w:rFonts w:hint="eastAsia"/>
                <w:color w:val="auto"/>
                <w:highlight w:val="none"/>
                <w:lang w:val="en-US" w:eastAsia="zh-CN"/>
              </w:rPr>
              <w:t>总取水量5万m³及以上去市里办理</w:t>
            </w:r>
            <w:r>
              <w:rPr>
                <w:rFonts w:hint="eastAsia"/>
                <w:color w:val="auto"/>
                <w:highlight w:val="none"/>
                <w:lang w:eastAsia="zh-CN"/>
              </w:rPr>
              <w:t>）</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2D9C44">
            <w:pPr>
              <w:spacing w:line="0" w:lineRule="atLeast"/>
              <w:ind w:firstLine="0" w:firstLineChars="0"/>
              <w:rPr>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09955D">
            <w:pPr>
              <w:spacing w:line="0" w:lineRule="atLeast"/>
              <w:ind w:firstLine="0" w:firstLineChars="0"/>
              <w:rPr>
                <w:color w:val="auto"/>
                <w:highlight w:val="none"/>
              </w:rPr>
            </w:pPr>
          </w:p>
        </w:tc>
        <w:tc>
          <w:tcPr>
            <w:tcW w:w="1044"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F86B486">
            <w:pPr>
              <w:kinsoku/>
              <w:spacing w:line="0" w:lineRule="atLeast"/>
              <w:ind w:firstLine="0" w:firstLineChars="0"/>
              <w:jc w:val="center"/>
              <w:rPr>
                <w:color w:val="auto"/>
                <w:highlight w:val="none"/>
                <w:lang w:eastAsia="zh-CN"/>
              </w:rPr>
            </w:pPr>
            <w:r>
              <w:rPr>
                <w:color w:val="auto"/>
                <w:highlight w:val="none"/>
                <w:lang w:eastAsia="zh-CN"/>
              </w:rPr>
              <w:t>取得建筑工程规划许可证之后，开工前办理完成</w:t>
            </w: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5CD601">
            <w:pPr>
              <w:spacing w:line="0" w:lineRule="atLeast"/>
              <w:ind w:firstLine="0" w:firstLineChars="0"/>
              <w:rPr>
                <w:color w:val="auto"/>
                <w:highlight w:val="none"/>
                <w:lang w:eastAsia="zh-CN"/>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D2DDEFD">
            <w:pPr>
              <w:spacing w:line="0" w:lineRule="atLeast"/>
              <w:ind w:firstLine="0" w:firstLineChars="0"/>
              <w:jc w:val="center"/>
              <w:rPr>
                <w:rFonts w:hint="default"/>
                <w:color w:val="auto"/>
                <w:highlight w:val="none"/>
                <w:lang w:val="en-US" w:eastAsia="zh-CN"/>
              </w:rPr>
            </w:pPr>
            <w:r>
              <w:rPr>
                <w:rFonts w:hint="eastAsia"/>
                <w:color w:val="auto"/>
                <w:highlight w:val="none"/>
                <w:lang w:val="en-US" w:eastAsia="zh-CN"/>
              </w:rPr>
              <w:t>2</w:t>
            </w:r>
            <w:r>
              <w:rPr>
                <w:color w:val="auto"/>
                <w:highlight w:val="none"/>
                <w:lang w:eastAsia="zh-CN"/>
              </w:rPr>
              <w:t>0个工作日</w:t>
            </w:r>
            <w:r>
              <w:rPr>
                <w:rFonts w:hint="eastAsia"/>
                <w:color w:val="auto"/>
                <w:highlight w:val="none"/>
                <w:lang w:val="en-US" w:eastAsia="zh-CN"/>
              </w:rPr>
              <w:t>/5</w:t>
            </w:r>
            <w:r>
              <w:rPr>
                <w:color w:val="auto"/>
                <w:highlight w:val="none"/>
                <w:lang w:eastAsia="zh-CN"/>
              </w:rPr>
              <w:t>个工作日</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6D2A793">
            <w:pPr>
              <w:spacing w:line="0" w:lineRule="atLeast"/>
              <w:ind w:firstLine="0" w:firstLineChars="0"/>
              <w:jc w:val="center"/>
              <w:rPr>
                <w:color w:val="auto"/>
                <w:highlight w:val="none"/>
                <w:lang w:eastAsia="zh-CN"/>
              </w:rPr>
            </w:pPr>
            <w:r>
              <w:rPr>
                <w:color w:val="auto"/>
                <w:highlight w:val="none"/>
                <w:lang w:eastAsia="zh-CN"/>
              </w:rPr>
              <w:t>北京市水务局</w:t>
            </w:r>
            <w:r>
              <w:rPr>
                <w:rFonts w:hint="eastAsia" w:cs="Times New Roman"/>
                <w:i w:val="0"/>
                <w:iCs w:val="0"/>
                <w:caps w:val="0"/>
                <w:color w:val="auto"/>
                <w:spacing w:val="0"/>
                <w:sz w:val="24"/>
                <w:szCs w:val="24"/>
                <w:highlight w:val="none"/>
                <w:shd w:val="clear"/>
                <w:lang w:val="en-US" w:eastAsia="zh-CN"/>
              </w:rPr>
              <w:t>/</w:t>
            </w:r>
            <w:r>
              <w:rPr>
                <w:rFonts w:hint="eastAsia"/>
                <w:color w:val="auto"/>
                <w:highlight w:val="none"/>
                <w:lang w:val="en-US" w:eastAsia="zh-CN"/>
              </w:rPr>
              <w:t>行政审批局</w:t>
            </w:r>
          </w:p>
        </w:tc>
      </w:tr>
      <w:tr w14:paraId="4B6CA660">
        <w:tblPrEx>
          <w:tblCellMar>
            <w:top w:w="0" w:type="dxa"/>
            <w:left w:w="0" w:type="dxa"/>
            <w:bottom w:w="0" w:type="dxa"/>
            <w:right w:w="0" w:type="dxa"/>
          </w:tblCellMar>
        </w:tblPrEx>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42015583">
            <w:pPr>
              <w:spacing w:line="0" w:lineRule="atLeast"/>
              <w:ind w:firstLine="0" w:firstLineChars="0"/>
              <w:jc w:val="center"/>
              <w:rPr>
                <w:color w:val="auto"/>
                <w:highlight w:val="none"/>
              </w:rPr>
            </w:pPr>
            <w:r>
              <w:rPr>
                <w:color w:val="auto"/>
                <w:highlight w:val="none"/>
                <w:lang w:eastAsia="zh-CN"/>
              </w:rPr>
              <w:t>3</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F384AC8">
            <w:pPr>
              <w:spacing w:line="0" w:lineRule="atLeast"/>
              <w:ind w:firstLine="0" w:firstLineChars="0"/>
              <w:rPr>
                <w:rFonts w:hint="default"/>
                <w:color w:val="auto"/>
                <w:highlight w:val="none"/>
                <w:lang w:val="en-US"/>
              </w:rPr>
            </w:pPr>
            <w:r>
              <w:rPr>
                <w:rFonts w:hint="eastAsia"/>
                <w:color w:val="auto"/>
                <w:highlight w:val="none"/>
                <w:lang w:val="en-US" w:eastAsia="zh-CN"/>
              </w:rPr>
              <w:t>移植树木和</w:t>
            </w:r>
            <w:r>
              <w:rPr>
                <w:color w:val="auto"/>
                <w:highlight w:val="none"/>
              </w:rPr>
              <w:t>临时占用城市绿地</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C0DA3A">
            <w:pPr>
              <w:spacing w:line="0" w:lineRule="atLeast"/>
              <w:ind w:firstLine="0" w:firstLineChars="0"/>
              <w:rPr>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905592">
            <w:pPr>
              <w:spacing w:line="0" w:lineRule="atLeast"/>
              <w:ind w:firstLine="0" w:firstLineChars="0"/>
              <w:rPr>
                <w:color w:val="auto"/>
                <w:highlight w:val="none"/>
              </w:rPr>
            </w:pPr>
          </w:p>
        </w:tc>
        <w:tc>
          <w:tcPr>
            <w:tcW w:w="104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3627F5A">
            <w:pPr>
              <w:spacing w:line="0" w:lineRule="atLeast"/>
              <w:ind w:firstLine="0" w:firstLineChars="0"/>
              <w:rPr>
                <w:color w:val="auto"/>
                <w:highlight w:val="none"/>
              </w:rPr>
            </w:pP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B2479B">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6DB4D24">
            <w:pPr>
              <w:spacing w:line="0" w:lineRule="atLeast"/>
              <w:ind w:firstLine="0" w:firstLineChars="0"/>
              <w:jc w:val="center"/>
              <w:rPr>
                <w:rFonts w:hint="eastAsia" w:eastAsia="宋体"/>
                <w:color w:val="auto"/>
                <w:highlight w:val="none"/>
                <w:lang w:val="en-US" w:eastAsia="zh-CN"/>
              </w:rPr>
            </w:pPr>
            <w:r>
              <w:rPr>
                <w:rFonts w:hint="eastAsia"/>
                <w:color w:val="auto"/>
                <w:highlight w:val="none"/>
                <w:lang w:val="en-US" w:eastAsia="zh-CN"/>
              </w:rPr>
              <w:t>9</w:t>
            </w:r>
            <w:r>
              <w:rPr>
                <w:color w:val="auto"/>
                <w:highlight w:val="none"/>
                <w:lang w:eastAsia="zh-CN"/>
              </w:rPr>
              <w:t>个工作日</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A7201EF">
            <w:pPr>
              <w:spacing w:line="0" w:lineRule="atLeast"/>
              <w:ind w:firstLine="0" w:firstLineChars="0"/>
              <w:jc w:val="center"/>
              <w:rPr>
                <w:rFonts w:hint="eastAsia" w:eastAsia="宋体"/>
                <w:color w:val="auto"/>
                <w:highlight w:val="none"/>
                <w:lang w:val="en-US" w:eastAsia="zh-CN"/>
              </w:rPr>
            </w:pPr>
            <w:r>
              <w:rPr>
                <w:rFonts w:hint="eastAsia"/>
                <w:color w:val="auto"/>
                <w:highlight w:val="none"/>
                <w:lang w:val="en-US" w:eastAsia="zh-CN"/>
              </w:rPr>
              <w:t>行政审批局</w:t>
            </w:r>
          </w:p>
        </w:tc>
      </w:tr>
      <w:tr w14:paraId="00D21CE9">
        <w:tblPrEx>
          <w:tblCellMar>
            <w:top w:w="0" w:type="dxa"/>
            <w:left w:w="0" w:type="dxa"/>
            <w:bottom w:w="0" w:type="dxa"/>
            <w:right w:w="0" w:type="dxa"/>
          </w:tblCellMar>
        </w:tblPrEx>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642E316E">
            <w:pPr>
              <w:spacing w:line="0" w:lineRule="atLeast"/>
              <w:ind w:firstLine="0" w:firstLineChars="0"/>
              <w:jc w:val="center"/>
              <w:rPr>
                <w:color w:val="auto"/>
                <w:highlight w:val="none"/>
              </w:rPr>
            </w:pPr>
            <w:r>
              <w:rPr>
                <w:color w:val="auto"/>
                <w:highlight w:val="none"/>
                <w:lang w:eastAsia="zh-CN"/>
              </w:rPr>
              <w:t>4</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AE1437E">
            <w:pPr>
              <w:spacing w:line="0" w:lineRule="atLeast"/>
              <w:ind w:firstLine="0" w:firstLineChars="0"/>
              <w:rPr>
                <w:color w:val="auto"/>
                <w:highlight w:val="none"/>
                <w:lang w:eastAsia="zh-CN"/>
              </w:rPr>
            </w:pPr>
            <w:r>
              <w:rPr>
                <w:color w:val="auto"/>
                <w:highlight w:val="none"/>
                <w:lang w:eastAsia="zh-CN"/>
              </w:rPr>
              <w:t>临时占（掘)用城市道路许可</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13E5D3">
            <w:pPr>
              <w:spacing w:line="0" w:lineRule="atLeast"/>
              <w:ind w:firstLine="0" w:firstLineChars="0"/>
              <w:rPr>
                <w:color w:val="auto"/>
                <w:highlight w:val="none"/>
                <w:lang w:eastAsia="zh-CN"/>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ABE062">
            <w:pPr>
              <w:spacing w:line="0" w:lineRule="atLeast"/>
              <w:ind w:firstLine="0" w:firstLineChars="0"/>
              <w:rPr>
                <w:color w:val="auto"/>
                <w:highlight w:val="none"/>
                <w:lang w:eastAsia="zh-CN"/>
              </w:rPr>
            </w:pPr>
          </w:p>
        </w:tc>
        <w:tc>
          <w:tcPr>
            <w:tcW w:w="104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9B03D1D">
            <w:pPr>
              <w:spacing w:line="0" w:lineRule="atLeast"/>
              <w:ind w:firstLine="0" w:firstLineChars="0"/>
              <w:rPr>
                <w:color w:val="auto"/>
                <w:highlight w:val="none"/>
                <w:lang w:eastAsia="zh-CN"/>
              </w:rPr>
            </w:pP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8404E1">
            <w:pPr>
              <w:spacing w:line="0" w:lineRule="atLeast"/>
              <w:ind w:firstLine="0" w:firstLineChars="0"/>
              <w:rPr>
                <w:color w:val="auto"/>
                <w:highlight w:val="none"/>
                <w:lang w:eastAsia="zh-CN"/>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25D6C08">
            <w:pPr>
              <w:spacing w:line="0" w:lineRule="atLeast"/>
              <w:ind w:firstLine="0" w:firstLineChars="0"/>
              <w:jc w:val="center"/>
              <w:rPr>
                <w:color w:val="auto"/>
                <w:highlight w:val="none"/>
                <w:lang w:eastAsia="zh-CN"/>
              </w:rPr>
            </w:pPr>
            <w:r>
              <w:rPr>
                <w:rFonts w:hint="eastAsia"/>
                <w:color w:val="auto"/>
                <w:highlight w:val="none"/>
                <w:lang w:val="en-US" w:eastAsia="zh-CN"/>
              </w:rPr>
              <w:t>6</w:t>
            </w:r>
            <w:r>
              <w:rPr>
                <w:color w:val="auto"/>
                <w:highlight w:val="none"/>
                <w:lang w:eastAsia="zh-CN"/>
              </w:rPr>
              <w:t>个工作日</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82C1F2C">
            <w:pPr>
              <w:spacing w:line="0" w:lineRule="atLeast"/>
              <w:ind w:firstLine="0" w:firstLineChars="0"/>
              <w:jc w:val="center"/>
              <w:rPr>
                <w:rFonts w:hint="eastAsia" w:eastAsia="微软雅黑"/>
                <w:color w:val="auto"/>
                <w:highlight w:val="none"/>
                <w:lang w:val="en-US" w:eastAsia="zh-CN"/>
              </w:rPr>
            </w:pPr>
            <w:r>
              <w:rPr>
                <w:rFonts w:hint="eastAsia" w:ascii="Times New Roman" w:hAnsi="Times New Roman" w:eastAsia="宋体" w:cs="Times New Roman"/>
                <w:i w:val="0"/>
                <w:iCs w:val="0"/>
                <w:caps w:val="0"/>
                <w:color w:val="auto"/>
                <w:spacing w:val="0"/>
                <w:sz w:val="24"/>
                <w:szCs w:val="24"/>
                <w:highlight w:val="none"/>
                <w:shd w:val="clear" w:fill="auto"/>
                <w:lang w:eastAsia="zh-CN"/>
              </w:rPr>
              <w:t>北京市交通委员会</w:t>
            </w:r>
            <w:r>
              <w:rPr>
                <w:rFonts w:hint="eastAsia" w:cs="Times New Roman"/>
                <w:i w:val="0"/>
                <w:iCs w:val="0"/>
                <w:caps w:val="0"/>
                <w:color w:val="auto"/>
                <w:spacing w:val="0"/>
                <w:sz w:val="24"/>
                <w:szCs w:val="24"/>
                <w:highlight w:val="none"/>
                <w:shd w:val="clear"/>
                <w:lang w:val="en-US" w:eastAsia="zh-CN"/>
              </w:rPr>
              <w:t>或</w:t>
            </w:r>
            <w:r>
              <w:rPr>
                <w:rFonts w:hint="eastAsia"/>
                <w:color w:val="auto"/>
                <w:highlight w:val="none"/>
                <w:lang w:val="en-US" w:eastAsia="zh-CN"/>
              </w:rPr>
              <w:t>行政审批局</w:t>
            </w:r>
          </w:p>
        </w:tc>
      </w:tr>
      <w:tr w14:paraId="5AA442B4">
        <w:tblPrEx>
          <w:tblCellMar>
            <w:top w:w="0" w:type="dxa"/>
            <w:left w:w="0" w:type="dxa"/>
            <w:bottom w:w="0" w:type="dxa"/>
            <w:right w:w="0" w:type="dxa"/>
          </w:tblCellMar>
        </w:tblPrEx>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47B01F3C">
            <w:pPr>
              <w:spacing w:line="0" w:lineRule="atLeast"/>
              <w:ind w:firstLine="0" w:firstLineChars="0"/>
              <w:jc w:val="center"/>
              <w:rPr>
                <w:rFonts w:hint="default"/>
                <w:color w:val="auto"/>
                <w:highlight w:val="none"/>
                <w:lang w:val="en-US" w:eastAsia="zh-CN"/>
              </w:rPr>
            </w:pPr>
            <w:r>
              <w:rPr>
                <w:rFonts w:hint="eastAsia"/>
                <w:color w:val="auto"/>
                <w:highlight w:val="none"/>
                <w:lang w:val="en-US" w:eastAsia="zh-CN"/>
              </w:rPr>
              <w:t>5</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FB851A8">
            <w:pPr>
              <w:spacing w:line="0" w:lineRule="atLeast"/>
              <w:ind w:firstLine="0" w:firstLineChars="0"/>
              <w:rPr>
                <w:rFonts w:hint="default"/>
                <w:color w:val="auto"/>
                <w:highlight w:val="none"/>
                <w:lang w:val="en-US" w:eastAsia="zh-CN"/>
              </w:rPr>
            </w:pPr>
            <w:r>
              <w:rPr>
                <w:rFonts w:hint="eastAsia"/>
                <w:color w:val="auto"/>
                <w:highlight w:val="none"/>
                <w:lang w:val="en-US" w:eastAsia="zh-CN"/>
              </w:rPr>
              <w:t>临时用电手续</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3C090A">
            <w:pPr>
              <w:spacing w:line="0" w:lineRule="atLeast"/>
              <w:ind w:firstLine="0" w:firstLineChars="0"/>
              <w:rPr>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B9D65B">
            <w:pPr>
              <w:spacing w:line="0" w:lineRule="atLeast"/>
              <w:ind w:firstLine="0" w:firstLineChars="0"/>
              <w:rPr>
                <w:color w:val="auto"/>
                <w:highlight w:val="none"/>
              </w:rPr>
            </w:pPr>
          </w:p>
        </w:tc>
        <w:tc>
          <w:tcPr>
            <w:tcW w:w="104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D18EE2">
            <w:pPr>
              <w:spacing w:line="0" w:lineRule="atLeast"/>
              <w:ind w:firstLine="0" w:firstLineChars="0"/>
              <w:rPr>
                <w:color w:val="auto"/>
                <w:highlight w:val="none"/>
              </w:rPr>
            </w:pP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831E84">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11E545C">
            <w:pPr>
              <w:spacing w:line="0" w:lineRule="atLeast"/>
              <w:ind w:firstLine="0" w:firstLineChars="0"/>
              <w:jc w:val="center"/>
              <w:rPr>
                <w:rFonts w:hint="default"/>
                <w:color w:val="auto"/>
                <w:highlight w:val="none"/>
                <w:lang w:val="en-US" w:eastAsia="zh-CN"/>
              </w:rPr>
            </w:pPr>
            <w:r>
              <w:rPr>
                <w:rFonts w:hint="eastAsia"/>
                <w:color w:val="auto"/>
                <w:highlight w:val="none"/>
                <w:lang w:val="en-US" w:eastAsia="zh-CN"/>
              </w:rPr>
              <w:t>/</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6DF46DB">
            <w:pPr>
              <w:spacing w:line="0" w:lineRule="atLeast"/>
              <w:ind w:firstLine="0" w:firstLineChars="0"/>
              <w:jc w:val="center"/>
              <w:rPr>
                <w:rFonts w:hint="eastAsia" w:eastAsia="宋体"/>
                <w:color w:val="auto"/>
                <w:highlight w:val="none"/>
                <w:lang w:val="en-US" w:eastAsia="zh-CN"/>
              </w:rPr>
            </w:pPr>
            <w:r>
              <w:rPr>
                <w:rFonts w:hint="eastAsia"/>
                <w:color w:val="auto"/>
                <w:highlight w:val="none"/>
                <w:lang w:val="en-US" w:eastAsia="zh-CN"/>
              </w:rPr>
              <w:t>供电公司</w:t>
            </w:r>
          </w:p>
        </w:tc>
      </w:tr>
      <w:tr w14:paraId="29F141B4">
        <w:tblPrEx>
          <w:tblCellMar>
            <w:top w:w="0" w:type="dxa"/>
            <w:left w:w="0" w:type="dxa"/>
            <w:bottom w:w="0" w:type="dxa"/>
            <w:right w:w="0" w:type="dxa"/>
          </w:tblCellMar>
        </w:tblPrEx>
        <w:trPr>
          <w:trHeight w:val="426"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01E2A3B6">
            <w:pPr>
              <w:spacing w:line="0" w:lineRule="atLeast"/>
              <w:ind w:firstLine="0" w:firstLineChars="0"/>
              <w:jc w:val="center"/>
              <w:rPr>
                <w:color w:val="auto"/>
                <w:highlight w:val="none"/>
              </w:rPr>
            </w:pPr>
            <w:r>
              <w:rPr>
                <w:color w:val="auto"/>
                <w:highlight w:val="none"/>
                <w:lang w:eastAsia="zh-CN"/>
              </w:rPr>
              <w:t>6</w:t>
            </w:r>
          </w:p>
        </w:tc>
        <w:tc>
          <w:tcPr>
            <w:tcW w:w="150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5E4D989">
            <w:pPr>
              <w:spacing w:line="0" w:lineRule="atLeast"/>
              <w:ind w:firstLine="0" w:firstLineChars="0"/>
              <w:rPr>
                <w:color w:val="auto"/>
                <w:highlight w:val="none"/>
              </w:rPr>
            </w:pPr>
            <w:r>
              <w:rPr>
                <w:color w:val="auto"/>
                <w:highlight w:val="none"/>
                <w:lang w:eastAsia="zh-CN"/>
              </w:rPr>
              <w:t>临时用水手续</w:t>
            </w:r>
          </w:p>
        </w:tc>
        <w:tc>
          <w:tcPr>
            <w:tcW w:w="2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3E2523">
            <w:pPr>
              <w:spacing w:line="0" w:lineRule="atLeast"/>
              <w:ind w:firstLine="0" w:firstLineChars="0"/>
              <w:rPr>
                <w:color w:val="auto"/>
                <w:highlight w:val="none"/>
              </w:rPr>
            </w:pPr>
          </w:p>
        </w:tc>
        <w:tc>
          <w:tcPr>
            <w:tcW w:w="2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495805">
            <w:pPr>
              <w:spacing w:line="0" w:lineRule="atLeast"/>
              <w:ind w:firstLine="0" w:firstLineChars="0"/>
              <w:rPr>
                <w:color w:val="auto"/>
                <w:highlight w:val="none"/>
              </w:rPr>
            </w:pPr>
          </w:p>
        </w:tc>
        <w:tc>
          <w:tcPr>
            <w:tcW w:w="1044"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C9EEE53">
            <w:pPr>
              <w:spacing w:line="0" w:lineRule="atLeast"/>
              <w:ind w:firstLine="0" w:firstLineChars="0"/>
              <w:rPr>
                <w:color w:val="auto"/>
                <w:highlight w:val="none"/>
              </w:rPr>
            </w:pPr>
          </w:p>
        </w:tc>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5DEC25">
            <w:pPr>
              <w:spacing w:line="0" w:lineRule="atLeast"/>
              <w:ind w:firstLine="0" w:firstLineChars="0"/>
              <w:rPr>
                <w:color w:val="auto"/>
                <w:highlight w:val="none"/>
              </w:rPr>
            </w:pPr>
          </w:p>
        </w:tc>
        <w:tc>
          <w:tcPr>
            <w:tcW w:w="775"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94A3EC8">
            <w:pPr>
              <w:spacing w:line="0" w:lineRule="atLeast"/>
              <w:ind w:firstLine="0" w:firstLineChars="0"/>
              <w:jc w:val="center"/>
              <w:rPr>
                <w:color w:val="auto"/>
                <w:highlight w:val="none"/>
              </w:rPr>
            </w:pPr>
            <w:r>
              <w:rPr>
                <w:rFonts w:hint="eastAsia"/>
                <w:color w:val="auto"/>
                <w:highlight w:val="none"/>
                <w:lang w:val="en-US" w:eastAsia="zh-CN"/>
              </w:rPr>
              <w:t>0.5</w:t>
            </w:r>
            <w:r>
              <w:rPr>
                <w:color w:val="auto"/>
                <w:highlight w:val="none"/>
                <w:lang w:eastAsia="zh-CN"/>
              </w:rPr>
              <w:t>个工作日</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519A2A0">
            <w:pPr>
              <w:spacing w:line="0" w:lineRule="atLeast"/>
              <w:ind w:firstLine="0" w:firstLineChars="0"/>
              <w:jc w:val="center"/>
              <w:rPr>
                <w:color w:val="auto"/>
                <w:highlight w:val="none"/>
              </w:rPr>
            </w:pPr>
            <w:r>
              <w:rPr>
                <w:color w:val="auto"/>
                <w:highlight w:val="none"/>
              </w:rPr>
              <w:t>生态环境建设局</w:t>
            </w:r>
          </w:p>
        </w:tc>
      </w:tr>
      <w:tr w14:paraId="45107D86">
        <w:tblPrEx>
          <w:tblCellMar>
            <w:top w:w="0" w:type="dxa"/>
            <w:left w:w="0" w:type="dxa"/>
            <w:bottom w:w="0" w:type="dxa"/>
            <w:right w:w="0" w:type="dxa"/>
          </w:tblCellMar>
        </w:tblPrEx>
        <w:trPr>
          <w:trHeight w:val="375" w:hRule="atLeast"/>
          <w:jc w:val="center"/>
        </w:trPr>
        <w:tc>
          <w:tcPr>
            <w:tcW w:w="300" w:type="pct"/>
            <w:tcBorders>
              <w:top w:val="single" w:color="000000" w:sz="4" w:space="0"/>
              <w:left w:val="single" w:color="000000" w:sz="8" w:space="0"/>
              <w:bottom w:val="single" w:color="000000" w:sz="4" w:space="0"/>
              <w:right w:val="single" w:color="000000" w:sz="4" w:space="0"/>
            </w:tcBorders>
            <w:shd w:val="clear" w:color="auto" w:fill="auto"/>
            <w:vAlign w:val="center"/>
          </w:tcPr>
          <w:p w14:paraId="10C930CE">
            <w:pPr>
              <w:spacing w:line="0" w:lineRule="atLeast"/>
              <w:ind w:firstLine="0" w:firstLineChars="0"/>
              <w:jc w:val="center"/>
              <w:rPr>
                <w:color w:val="auto"/>
                <w:highlight w:val="none"/>
              </w:rPr>
            </w:pPr>
            <w:r>
              <w:rPr>
                <w:color w:val="auto"/>
                <w:highlight w:val="none"/>
                <w:lang w:eastAsia="zh-CN"/>
              </w:rPr>
              <w:t>四</w:t>
            </w:r>
          </w:p>
        </w:tc>
        <w:tc>
          <w:tcPr>
            <w:tcW w:w="4047" w:type="pct"/>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5E626ACA">
            <w:pPr>
              <w:spacing w:line="0" w:lineRule="atLeast"/>
              <w:ind w:firstLine="0" w:firstLineChars="0"/>
              <w:jc w:val="center"/>
              <w:rPr>
                <w:color w:val="auto"/>
                <w:highlight w:val="none"/>
              </w:rPr>
            </w:pPr>
            <w:r>
              <w:rPr>
                <w:color w:val="auto"/>
                <w:highlight w:val="none"/>
                <w:lang w:eastAsia="zh-CN"/>
              </w:rPr>
              <w:t>项目实施阶段</w:t>
            </w:r>
          </w:p>
        </w:tc>
        <w:tc>
          <w:tcPr>
            <w:tcW w:w="65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84F6901">
            <w:pPr>
              <w:spacing w:line="0" w:lineRule="atLeast"/>
              <w:ind w:firstLine="0" w:firstLineChars="0"/>
              <w:jc w:val="center"/>
              <w:rPr>
                <w:color w:val="auto"/>
                <w:highlight w:val="none"/>
                <w:lang w:eastAsia="zh-CN"/>
              </w:rPr>
            </w:pPr>
          </w:p>
        </w:tc>
      </w:tr>
      <w:tr w14:paraId="2BABF565">
        <w:tblPrEx>
          <w:tblCellMar>
            <w:top w:w="0" w:type="dxa"/>
            <w:left w:w="0" w:type="dxa"/>
            <w:bottom w:w="0" w:type="dxa"/>
            <w:right w:w="0" w:type="dxa"/>
          </w:tblCellMar>
        </w:tblPrEx>
        <w:trPr>
          <w:trHeight w:val="310" w:hRule="atLeast"/>
          <w:jc w:val="center"/>
        </w:trPr>
        <w:tc>
          <w:tcPr>
            <w:tcW w:w="300" w:type="pct"/>
            <w:tcBorders>
              <w:top w:val="single" w:color="000000" w:sz="4" w:space="0"/>
              <w:left w:val="single" w:color="000000" w:sz="8" w:space="0"/>
              <w:bottom w:val="nil"/>
              <w:right w:val="single" w:color="000000" w:sz="4" w:space="0"/>
            </w:tcBorders>
            <w:shd w:val="clear" w:color="auto" w:fill="auto"/>
            <w:vAlign w:val="center"/>
          </w:tcPr>
          <w:p w14:paraId="5208A792">
            <w:pPr>
              <w:spacing w:line="0" w:lineRule="atLeast"/>
              <w:ind w:firstLine="0" w:firstLineChars="0"/>
              <w:jc w:val="center"/>
              <w:rPr>
                <w:color w:val="auto"/>
                <w:highlight w:val="none"/>
              </w:rPr>
            </w:pPr>
            <w:r>
              <w:rPr>
                <w:color w:val="auto"/>
                <w:highlight w:val="none"/>
                <w:lang w:eastAsia="zh-CN"/>
              </w:rPr>
              <w:t>&lt;一&gt;</w:t>
            </w:r>
          </w:p>
        </w:tc>
        <w:tc>
          <w:tcPr>
            <w:tcW w:w="1505" w:type="pct"/>
            <w:gridSpan w:val="2"/>
            <w:tcBorders>
              <w:top w:val="single" w:color="000000" w:sz="4" w:space="0"/>
              <w:left w:val="single" w:color="000000" w:sz="4" w:space="0"/>
              <w:bottom w:val="nil"/>
              <w:right w:val="single" w:color="000000" w:sz="4" w:space="0"/>
            </w:tcBorders>
            <w:shd w:val="clear" w:color="auto" w:fill="auto"/>
            <w:vAlign w:val="center"/>
          </w:tcPr>
          <w:p w14:paraId="1193472D">
            <w:pPr>
              <w:spacing w:line="0" w:lineRule="atLeast"/>
              <w:ind w:firstLine="0" w:firstLineChars="0"/>
              <w:rPr>
                <w:color w:val="auto"/>
                <w:highlight w:val="none"/>
              </w:rPr>
            </w:pPr>
            <w:r>
              <w:rPr>
                <w:color w:val="auto"/>
                <w:highlight w:val="none"/>
                <w:lang w:eastAsia="zh-CN"/>
              </w:rPr>
              <w:t>建设工程施工许可证</w:t>
            </w:r>
          </w:p>
        </w:tc>
        <w:tc>
          <w:tcPr>
            <w:tcW w:w="240" w:type="pct"/>
            <w:tcBorders>
              <w:top w:val="single" w:color="000000" w:sz="4" w:space="0"/>
              <w:left w:val="single" w:color="000000" w:sz="4" w:space="0"/>
              <w:bottom w:val="nil"/>
              <w:right w:val="single" w:color="000000" w:sz="4" w:space="0"/>
            </w:tcBorders>
            <w:shd w:val="clear" w:color="auto" w:fill="auto"/>
            <w:vAlign w:val="center"/>
          </w:tcPr>
          <w:p w14:paraId="6DBA9960">
            <w:pPr>
              <w:spacing w:line="0" w:lineRule="atLeast"/>
              <w:ind w:firstLine="0" w:firstLineChars="0"/>
              <w:rPr>
                <w:color w:val="auto"/>
                <w:highlight w:val="none"/>
              </w:rPr>
            </w:pPr>
          </w:p>
        </w:tc>
        <w:tc>
          <w:tcPr>
            <w:tcW w:w="215" w:type="pct"/>
            <w:tcBorders>
              <w:top w:val="single" w:color="000000" w:sz="4" w:space="0"/>
              <w:left w:val="single" w:color="000000" w:sz="4" w:space="0"/>
              <w:bottom w:val="nil"/>
              <w:right w:val="single" w:color="000000" w:sz="4" w:space="0"/>
            </w:tcBorders>
            <w:shd w:val="clear" w:color="auto" w:fill="auto"/>
            <w:vAlign w:val="center"/>
          </w:tcPr>
          <w:p w14:paraId="567F3C35">
            <w:pPr>
              <w:spacing w:line="0" w:lineRule="atLeast"/>
              <w:ind w:firstLine="0" w:firstLineChars="0"/>
              <w:rPr>
                <w:color w:val="auto"/>
                <w:highlight w:val="none"/>
              </w:rPr>
            </w:pPr>
          </w:p>
        </w:tc>
        <w:tc>
          <w:tcPr>
            <w:tcW w:w="1044" w:type="pct"/>
            <w:tcBorders>
              <w:top w:val="single" w:color="000000" w:sz="4" w:space="0"/>
              <w:left w:val="single" w:color="000000" w:sz="4" w:space="0"/>
              <w:bottom w:val="nil"/>
              <w:right w:val="single" w:color="000000" w:sz="4" w:space="0"/>
            </w:tcBorders>
            <w:shd w:val="clear" w:color="auto" w:fill="auto"/>
            <w:vAlign w:val="center"/>
          </w:tcPr>
          <w:p w14:paraId="2EC0A80F">
            <w:pPr>
              <w:spacing w:line="0" w:lineRule="atLeast"/>
              <w:ind w:firstLine="0" w:firstLineChars="0"/>
              <w:rPr>
                <w:rFonts w:hint="default"/>
                <w:color w:val="auto"/>
                <w:highlight w:val="none"/>
                <w:lang w:val="en-US" w:eastAsia="zh-CN"/>
              </w:rPr>
            </w:pPr>
            <w:r>
              <w:rPr>
                <w:rFonts w:hint="eastAsia"/>
                <w:color w:val="auto"/>
                <w:highlight w:val="none"/>
                <w:lang w:val="en-US" w:eastAsia="zh-CN"/>
              </w:rPr>
              <w:t>施工合同协议书、建设单位法人承诺书</w:t>
            </w:r>
          </w:p>
        </w:tc>
        <w:tc>
          <w:tcPr>
            <w:tcW w:w="265" w:type="pct"/>
            <w:tcBorders>
              <w:top w:val="single" w:color="000000" w:sz="4" w:space="0"/>
              <w:left w:val="single" w:color="000000" w:sz="4" w:space="0"/>
              <w:bottom w:val="nil"/>
              <w:right w:val="single" w:color="000000" w:sz="4" w:space="0"/>
            </w:tcBorders>
            <w:shd w:val="clear" w:color="auto" w:fill="auto"/>
            <w:vAlign w:val="center"/>
          </w:tcPr>
          <w:p w14:paraId="2B86D7BF">
            <w:pPr>
              <w:spacing w:line="0" w:lineRule="atLeast"/>
              <w:ind w:firstLine="0" w:firstLineChars="0"/>
              <w:rPr>
                <w:color w:val="auto"/>
                <w:highlight w:val="none"/>
                <w:lang w:eastAsia="zh-CN"/>
              </w:rPr>
            </w:pPr>
          </w:p>
        </w:tc>
        <w:tc>
          <w:tcPr>
            <w:tcW w:w="775" w:type="pct"/>
            <w:gridSpan w:val="2"/>
            <w:tcBorders>
              <w:top w:val="single" w:color="000000" w:sz="4" w:space="0"/>
              <w:left w:val="single" w:color="000000" w:sz="4" w:space="0"/>
              <w:bottom w:val="nil"/>
              <w:right w:val="single" w:color="000000" w:sz="4" w:space="0"/>
            </w:tcBorders>
            <w:shd w:val="clear" w:color="auto" w:fill="auto"/>
            <w:vAlign w:val="center"/>
          </w:tcPr>
          <w:p w14:paraId="57C9DCD6">
            <w:pPr>
              <w:spacing w:line="0" w:lineRule="atLeast"/>
              <w:ind w:firstLine="0" w:firstLineChars="0"/>
              <w:jc w:val="center"/>
              <w:rPr>
                <w:color w:val="auto"/>
                <w:highlight w:val="none"/>
              </w:rPr>
            </w:pPr>
            <w:r>
              <w:rPr>
                <w:rFonts w:hint="eastAsia"/>
                <w:color w:val="auto"/>
                <w:highlight w:val="none"/>
                <w:lang w:val="en-US" w:eastAsia="zh-CN"/>
              </w:rPr>
              <w:t>5</w:t>
            </w:r>
            <w:r>
              <w:rPr>
                <w:color w:val="auto"/>
                <w:highlight w:val="none"/>
                <w:lang w:eastAsia="zh-CN"/>
              </w:rPr>
              <w:t>个工作日</w:t>
            </w:r>
          </w:p>
        </w:tc>
        <w:tc>
          <w:tcPr>
            <w:tcW w:w="652" w:type="pct"/>
            <w:gridSpan w:val="2"/>
            <w:tcBorders>
              <w:top w:val="single" w:color="000000" w:sz="4" w:space="0"/>
              <w:left w:val="single" w:color="000000" w:sz="4" w:space="0"/>
              <w:bottom w:val="nil"/>
              <w:right w:val="single" w:color="000000" w:sz="4" w:space="0"/>
            </w:tcBorders>
            <w:shd w:val="clear" w:color="auto" w:fill="auto"/>
            <w:vAlign w:val="center"/>
          </w:tcPr>
          <w:p w14:paraId="486B54DC">
            <w:pPr>
              <w:spacing w:line="0" w:lineRule="atLeast"/>
              <w:ind w:firstLine="0" w:firstLineChars="0"/>
              <w:jc w:val="center"/>
              <w:rPr>
                <w:rFonts w:hint="default"/>
                <w:color w:val="auto"/>
                <w:highlight w:val="none"/>
                <w:lang w:val="en-US" w:eastAsia="zh-CN"/>
              </w:rPr>
            </w:pPr>
            <w:r>
              <w:rPr>
                <w:rFonts w:hint="eastAsia"/>
                <w:color w:val="auto"/>
                <w:highlight w:val="none"/>
                <w:lang w:val="en-US" w:eastAsia="zh-CN"/>
              </w:rPr>
              <w:t>行政审批局</w:t>
            </w:r>
          </w:p>
        </w:tc>
      </w:tr>
      <w:tr w14:paraId="68B1D2DD">
        <w:tblPrEx>
          <w:tblCellMar>
            <w:top w:w="0" w:type="dxa"/>
            <w:left w:w="0" w:type="dxa"/>
            <w:bottom w:w="0" w:type="dxa"/>
            <w:right w:w="0" w:type="dxa"/>
          </w:tblCellMar>
        </w:tblPrEx>
        <w:trPr>
          <w:trHeight w:val="444" w:hRule="atLeast"/>
          <w:jc w:val="center"/>
        </w:trPr>
        <w:tc>
          <w:tcPr>
            <w:tcW w:w="300" w:type="pct"/>
            <w:tcBorders>
              <w:top w:val="nil"/>
              <w:left w:val="single" w:color="000000" w:sz="8" w:space="0"/>
              <w:bottom w:val="single" w:color="000000" w:sz="4" w:space="0"/>
              <w:right w:val="single" w:color="000000" w:sz="4" w:space="0"/>
            </w:tcBorders>
            <w:shd w:val="clear" w:color="auto" w:fill="auto"/>
            <w:vAlign w:val="center"/>
          </w:tcPr>
          <w:p w14:paraId="0C32470D">
            <w:pPr>
              <w:spacing w:line="0" w:lineRule="atLeast"/>
              <w:ind w:firstLine="0" w:firstLineChars="0"/>
              <w:jc w:val="center"/>
              <w:rPr>
                <w:color w:val="auto"/>
                <w:highlight w:val="none"/>
              </w:rPr>
            </w:pPr>
          </w:p>
        </w:tc>
        <w:tc>
          <w:tcPr>
            <w:tcW w:w="4047" w:type="pct"/>
            <w:gridSpan w:val="8"/>
            <w:tcBorders>
              <w:top w:val="nil"/>
              <w:left w:val="single" w:color="000000" w:sz="4" w:space="0"/>
              <w:bottom w:val="single" w:color="000000" w:sz="4" w:space="0"/>
              <w:right w:val="nil"/>
            </w:tcBorders>
            <w:shd w:val="clear" w:color="auto" w:fill="auto"/>
            <w:vAlign w:val="center"/>
          </w:tcPr>
          <w:p w14:paraId="570BA32C">
            <w:pPr>
              <w:spacing w:line="0" w:lineRule="atLeast"/>
              <w:ind w:firstLine="0" w:firstLineChars="0"/>
              <w:jc w:val="center"/>
              <w:rPr>
                <w:color w:val="auto"/>
                <w:highlight w:val="none"/>
              </w:rPr>
            </w:pPr>
            <w:r>
              <w:rPr>
                <w:color w:val="auto"/>
                <w:highlight w:val="none"/>
              </w:rPr>
              <w:fldChar w:fldCharType="begin"/>
            </w:r>
            <w:r>
              <w:rPr>
                <w:color w:val="auto"/>
                <w:highlight w:val="none"/>
              </w:rPr>
              <w:instrText xml:space="preserve"> HYPERLINK "https://banshi.beijing.gov.cn/pubtask/task/1/110115403000/1b48e232-be0c-48ac-ab81-80b43f9d9e45.html?locationCode=110115403000" </w:instrText>
            </w:r>
            <w:r>
              <w:rPr>
                <w:color w:val="auto"/>
                <w:highlight w:val="none"/>
              </w:rPr>
              <w:fldChar w:fldCharType="separate"/>
            </w:r>
            <w:r>
              <w:rPr>
                <w:rStyle w:val="28"/>
                <w:color w:val="auto"/>
                <w:szCs w:val="22"/>
                <w:highlight w:val="none"/>
              </w:rPr>
              <w:t>首都之窗办事指南网址查询https://banshi.beijing.gov.cn/pubtask/task/1/110115403000/1b48e232-be0c-48ac-ab81-80b43f9d9e45.html?locationCode=110115403000</w:t>
            </w:r>
            <w:r>
              <w:rPr>
                <w:rStyle w:val="28"/>
                <w:color w:val="auto"/>
                <w:szCs w:val="22"/>
                <w:highlight w:val="none"/>
              </w:rPr>
              <w:fldChar w:fldCharType="end"/>
            </w:r>
          </w:p>
        </w:tc>
        <w:tc>
          <w:tcPr>
            <w:tcW w:w="652" w:type="pct"/>
            <w:gridSpan w:val="2"/>
            <w:tcBorders>
              <w:top w:val="nil"/>
              <w:left w:val="single" w:color="000000" w:sz="4" w:space="0"/>
              <w:bottom w:val="single" w:color="000000" w:sz="4" w:space="0"/>
              <w:right w:val="nil"/>
            </w:tcBorders>
            <w:shd w:val="clear" w:color="auto" w:fill="auto"/>
            <w:vAlign w:val="center"/>
          </w:tcPr>
          <w:p w14:paraId="4998B52F">
            <w:pPr>
              <w:spacing w:line="0" w:lineRule="atLeast"/>
              <w:ind w:firstLine="0" w:firstLineChars="0"/>
              <w:jc w:val="center"/>
              <w:rPr>
                <w:color w:val="auto"/>
                <w:highlight w:val="none"/>
              </w:rPr>
            </w:pPr>
          </w:p>
        </w:tc>
      </w:tr>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tbl>
    <w:p w14:paraId="606A8578">
      <w:pPr>
        <w:rPr>
          <w:rFonts w:hint="eastAsia"/>
          <w:color w:val="auto"/>
          <w:highlight w:val="none"/>
          <w:lang w:eastAsia="zh-CN"/>
        </w:rPr>
      </w:pPr>
      <w:bookmarkStart w:id="1015" w:name="_Toc23442"/>
      <w:bookmarkStart w:id="1016" w:name="_Toc26279"/>
      <w:bookmarkStart w:id="1017" w:name="_Toc14004"/>
      <w:bookmarkStart w:id="1018" w:name="_Toc5629"/>
      <w:bookmarkStart w:id="1019" w:name="_Toc13307"/>
      <w:bookmarkStart w:id="1020" w:name="_Toc460"/>
      <w:bookmarkStart w:id="1021" w:name="_Toc192580211"/>
      <w:bookmarkStart w:id="1022" w:name="_Toc105"/>
      <w:bookmarkStart w:id="1023" w:name="_Toc7811"/>
      <w:bookmarkStart w:id="1024" w:name="_Toc25189"/>
      <w:bookmarkStart w:id="1025" w:name="_Toc16721"/>
      <w:bookmarkStart w:id="1026" w:name="_Toc15250"/>
      <w:bookmarkStart w:id="1027" w:name="_Toc10937"/>
      <w:bookmarkStart w:id="1028" w:name="_Toc21224"/>
      <w:r>
        <w:rPr>
          <w:rFonts w:hint="eastAsia"/>
          <w:color w:val="auto"/>
          <w:highlight w:val="none"/>
          <w:lang w:eastAsia="zh-CN"/>
        </w:rPr>
        <w:br w:type="page"/>
      </w:r>
    </w:p>
    <w:p w14:paraId="54849768">
      <w:pPr>
        <w:pStyle w:val="4"/>
        <w:ind w:firstLine="241"/>
        <w:rPr>
          <w:color w:val="auto"/>
          <w:highlight w:val="none"/>
          <w:lang w:eastAsia="zh-CN"/>
        </w:rPr>
      </w:pPr>
      <w:bookmarkStart w:id="1029" w:name="_Toc4185"/>
      <w:bookmarkStart w:id="1030" w:name="_Toc3757"/>
      <w:bookmarkStart w:id="1031" w:name="_Toc17174"/>
      <w:bookmarkStart w:id="1032" w:name="_Toc3140"/>
      <w:bookmarkStart w:id="1033" w:name="_Toc18345"/>
      <w:r>
        <w:rPr>
          <w:rFonts w:hint="eastAsia"/>
          <w:color w:val="auto"/>
          <w:highlight w:val="none"/>
          <w:lang w:eastAsia="zh-CN"/>
        </w:rPr>
        <w:t>表1.3-2 项目报批报建申报记录表</w:t>
      </w:r>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p>
    <w:tbl>
      <w:tblPr>
        <w:tblStyle w:val="24"/>
        <w:tblW w:w="15387" w:type="dxa"/>
        <w:tblInd w:w="0" w:type="dxa"/>
        <w:tblLayout w:type="autofit"/>
        <w:tblCellMar>
          <w:top w:w="0" w:type="dxa"/>
          <w:left w:w="108" w:type="dxa"/>
          <w:bottom w:w="0" w:type="dxa"/>
          <w:right w:w="108" w:type="dxa"/>
        </w:tblCellMar>
      </w:tblPr>
      <w:tblGrid>
        <w:gridCol w:w="15387"/>
      </w:tblGrid>
      <w:tr w14:paraId="2DC22C83">
        <w:tblPrEx>
          <w:tblCellMar>
            <w:top w:w="0" w:type="dxa"/>
            <w:left w:w="108" w:type="dxa"/>
            <w:bottom w:w="0" w:type="dxa"/>
            <w:right w:w="108" w:type="dxa"/>
          </w:tblCellMar>
        </w:tblPrEx>
        <w:tc>
          <w:tcPr>
            <w:tcW w:w="15387" w:type="dxa"/>
          </w:tcPr>
          <w:tbl>
            <w:tblPr>
              <w:tblStyle w:val="24"/>
              <w:tblpPr w:leftFromText="180" w:rightFromText="180" w:vertAnchor="text" w:horzAnchor="page" w:tblpX="1295" w:tblpY="1366"/>
              <w:tblOverlap w:val="never"/>
              <w:tblW w:w="4999"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841"/>
              <w:gridCol w:w="1979"/>
              <w:gridCol w:w="1885"/>
              <w:gridCol w:w="941"/>
              <w:gridCol w:w="1114"/>
              <w:gridCol w:w="2031"/>
              <w:gridCol w:w="2280"/>
              <w:gridCol w:w="1105"/>
              <w:gridCol w:w="1667"/>
              <w:gridCol w:w="1320"/>
            </w:tblGrid>
            <w:tr w14:paraId="540760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405" w:hRule="atLeast"/>
              </w:trPr>
              <w:tc>
                <w:tcPr>
                  <w:tcW w:w="277" w:type="pct"/>
                  <w:vAlign w:val="center"/>
                </w:tcPr>
                <w:p w14:paraId="3F8863A2">
                  <w:pPr>
                    <w:spacing w:line="0" w:lineRule="atLeast"/>
                    <w:ind w:firstLine="0" w:firstLineChars="0"/>
                    <w:jc w:val="center"/>
                    <w:rPr>
                      <w:color w:val="auto"/>
                      <w:highlight w:val="none"/>
                      <w:lang w:eastAsia="zh-CN"/>
                    </w:rPr>
                  </w:pPr>
                  <w:r>
                    <w:rPr>
                      <w:rFonts w:hint="eastAsia"/>
                      <w:color w:val="auto"/>
                      <w:highlight w:val="none"/>
                      <w:lang w:eastAsia="zh-CN"/>
                    </w:rPr>
                    <w:t>序号</w:t>
                  </w:r>
                </w:p>
              </w:tc>
              <w:tc>
                <w:tcPr>
                  <w:tcW w:w="652" w:type="pct"/>
                  <w:vAlign w:val="center"/>
                </w:tcPr>
                <w:p w14:paraId="0BE419E4">
                  <w:pPr>
                    <w:spacing w:line="0" w:lineRule="atLeast"/>
                    <w:ind w:firstLine="0" w:firstLineChars="0"/>
                    <w:rPr>
                      <w:color w:val="auto"/>
                      <w:highlight w:val="none"/>
                      <w:lang w:eastAsia="zh-CN"/>
                    </w:rPr>
                  </w:pPr>
                  <w:r>
                    <w:rPr>
                      <w:rFonts w:hint="eastAsia"/>
                      <w:color w:val="auto"/>
                      <w:highlight w:val="none"/>
                      <w:lang w:eastAsia="zh-CN"/>
                    </w:rPr>
                    <w:t>申报事项</w:t>
                  </w:r>
                </w:p>
              </w:tc>
              <w:tc>
                <w:tcPr>
                  <w:tcW w:w="621" w:type="pct"/>
                  <w:vAlign w:val="center"/>
                </w:tcPr>
                <w:p w14:paraId="76FB2BD8">
                  <w:pPr>
                    <w:spacing w:line="0" w:lineRule="atLeast"/>
                    <w:ind w:firstLine="0" w:firstLineChars="0"/>
                    <w:rPr>
                      <w:color w:val="auto"/>
                      <w:highlight w:val="none"/>
                      <w:lang w:eastAsia="zh-CN"/>
                    </w:rPr>
                  </w:pPr>
                  <w:r>
                    <w:rPr>
                      <w:rFonts w:hint="eastAsia"/>
                      <w:color w:val="auto"/>
                      <w:highlight w:val="none"/>
                      <w:lang w:eastAsia="zh-CN"/>
                    </w:rPr>
                    <w:t>前置批复文件</w:t>
                  </w:r>
                </w:p>
              </w:tc>
              <w:tc>
                <w:tcPr>
                  <w:tcW w:w="310" w:type="pct"/>
                  <w:vAlign w:val="center"/>
                </w:tcPr>
                <w:p w14:paraId="7B6903D3">
                  <w:pPr>
                    <w:spacing w:line="0" w:lineRule="atLeast"/>
                    <w:ind w:firstLine="0" w:firstLineChars="0"/>
                    <w:rPr>
                      <w:color w:val="auto"/>
                      <w:highlight w:val="none"/>
                      <w:lang w:eastAsia="zh-CN"/>
                    </w:rPr>
                  </w:pPr>
                  <w:r>
                    <w:rPr>
                      <w:rFonts w:hint="eastAsia"/>
                      <w:color w:val="auto"/>
                      <w:highlight w:val="none"/>
                      <w:lang w:eastAsia="zh-CN"/>
                    </w:rPr>
                    <w:t>计划申报时间</w:t>
                  </w:r>
                </w:p>
              </w:tc>
              <w:tc>
                <w:tcPr>
                  <w:tcW w:w="367" w:type="pct"/>
                  <w:vAlign w:val="center"/>
                </w:tcPr>
                <w:p w14:paraId="55BFD652">
                  <w:pPr>
                    <w:spacing w:line="0" w:lineRule="atLeast"/>
                    <w:ind w:firstLine="0" w:firstLineChars="0"/>
                    <w:rPr>
                      <w:color w:val="auto"/>
                      <w:highlight w:val="none"/>
                      <w:lang w:eastAsia="zh-CN"/>
                    </w:rPr>
                  </w:pPr>
                  <w:r>
                    <w:rPr>
                      <w:rFonts w:hint="eastAsia"/>
                      <w:color w:val="auto"/>
                      <w:highlight w:val="none"/>
                      <w:lang w:eastAsia="zh-CN"/>
                    </w:rPr>
                    <w:t>正式申</w:t>
                  </w:r>
                </w:p>
                <w:p w14:paraId="039F9EA7">
                  <w:pPr>
                    <w:spacing w:line="0" w:lineRule="atLeast"/>
                    <w:ind w:firstLine="0" w:firstLineChars="0"/>
                    <w:rPr>
                      <w:color w:val="auto"/>
                      <w:highlight w:val="none"/>
                      <w:lang w:eastAsia="zh-CN"/>
                    </w:rPr>
                  </w:pPr>
                  <w:r>
                    <w:rPr>
                      <w:rFonts w:hint="eastAsia"/>
                      <w:color w:val="auto"/>
                      <w:highlight w:val="none"/>
                      <w:lang w:eastAsia="zh-CN"/>
                    </w:rPr>
                    <w:t>报时间</w:t>
                  </w:r>
                </w:p>
              </w:tc>
              <w:tc>
                <w:tcPr>
                  <w:tcW w:w="669" w:type="pct"/>
                  <w:vAlign w:val="center"/>
                </w:tcPr>
                <w:p w14:paraId="76DB0849">
                  <w:pPr>
                    <w:spacing w:line="0" w:lineRule="atLeast"/>
                    <w:ind w:firstLine="0" w:firstLineChars="0"/>
                    <w:rPr>
                      <w:color w:val="auto"/>
                      <w:highlight w:val="none"/>
                      <w:lang w:eastAsia="zh-CN"/>
                    </w:rPr>
                  </w:pPr>
                  <w:r>
                    <w:rPr>
                      <w:rFonts w:hint="eastAsia"/>
                      <w:color w:val="auto"/>
                      <w:highlight w:val="none"/>
                      <w:lang w:eastAsia="zh-CN"/>
                    </w:rPr>
                    <w:t>报告编制单位</w:t>
                  </w:r>
                </w:p>
              </w:tc>
              <w:tc>
                <w:tcPr>
                  <w:tcW w:w="751" w:type="pct"/>
                  <w:vAlign w:val="center"/>
                </w:tcPr>
                <w:p w14:paraId="4E789004">
                  <w:pPr>
                    <w:spacing w:line="0" w:lineRule="atLeast"/>
                    <w:ind w:firstLine="0" w:firstLineChars="0"/>
                    <w:rPr>
                      <w:color w:val="auto"/>
                      <w:highlight w:val="none"/>
                      <w:lang w:eastAsia="zh-CN"/>
                    </w:rPr>
                  </w:pPr>
                  <w:r>
                    <w:rPr>
                      <w:rFonts w:hint="eastAsia"/>
                      <w:color w:val="auto"/>
                      <w:highlight w:val="none"/>
                      <w:lang w:eastAsia="zh-CN"/>
                    </w:rPr>
                    <w:t>所需专项报告</w:t>
                  </w:r>
                </w:p>
              </w:tc>
              <w:tc>
                <w:tcPr>
                  <w:tcW w:w="364" w:type="pct"/>
                  <w:vAlign w:val="center"/>
                </w:tcPr>
                <w:p w14:paraId="78994DFE">
                  <w:pPr>
                    <w:spacing w:line="0" w:lineRule="atLeast"/>
                    <w:ind w:firstLine="0" w:firstLineChars="0"/>
                    <w:rPr>
                      <w:color w:val="auto"/>
                      <w:highlight w:val="none"/>
                      <w:lang w:eastAsia="zh-CN"/>
                    </w:rPr>
                  </w:pPr>
                  <w:r>
                    <w:rPr>
                      <w:rFonts w:hint="eastAsia"/>
                      <w:color w:val="auto"/>
                      <w:highlight w:val="none"/>
                      <w:lang w:eastAsia="zh-CN"/>
                    </w:rPr>
                    <w:t>审批单位</w:t>
                  </w:r>
                </w:p>
              </w:tc>
              <w:tc>
                <w:tcPr>
                  <w:tcW w:w="549" w:type="pct"/>
                  <w:vAlign w:val="center"/>
                </w:tcPr>
                <w:p w14:paraId="450F1AB1">
                  <w:pPr>
                    <w:spacing w:line="0" w:lineRule="atLeast"/>
                    <w:ind w:firstLine="0" w:firstLineChars="0"/>
                    <w:rPr>
                      <w:color w:val="auto"/>
                      <w:highlight w:val="none"/>
                      <w:lang w:eastAsia="zh-CN"/>
                    </w:rPr>
                  </w:pPr>
                  <w:r>
                    <w:rPr>
                      <w:rFonts w:hint="eastAsia"/>
                      <w:color w:val="auto"/>
                      <w:highlight w:val="none"/>
                      <w:lang w:eastAsia="zh-CN"/>
                    </w:rPr>
                    <w:t>文件批复时间</w:t>
                  </w:r>
                </w:p>
              </w:tc>
              <w:tc>
                <w:tcPr>
                  <w:tcW w:w="435" w:type="pct"/>
                  <w:vAlign w:val="center"/>
                </w:tcPr>
                <w:p w14:paraId="1FEAADE7">
                  <w:pPr>
                    <w:spacing w:line="0" w:lineRule="atLeast"/>
                    <w:ind w:firstLine="0" w:firstLineChars="0"/>
                    <w:rPr>
                      <w:color w:val="auto"/>
                      <w:highlight w:val="none"/>
                      <w:lang w:eastAsia="zh-CN"/>
                    </w:rPr>
                  </w:pPr>
                  <w:r>
                    <w:rPr>
                      <w:rFonts w:hint="eastAsia"/>
                      <w:color w:val="auto"/>
                      <w:highlight w:val="none"/>
                      <w:lang w:eastAsia="zh-CN"/>
                    </w:rPr>
                    <w:t>备注</w:t>
                  </w:r>
                </w:p>
              </w:tc>
            </w:tr>
            <w:tr w14:paraId="582A5D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416" w:hRule="atLeast"/>
              </w:trPr>
              <w:tc>
                <w:tcPr>
                  <w:tcW w:w="277" w:type="pct"/>
                  <w:vAlign w:val="center"/>
                </w:tcPr>
                <w:p w14:paraId="00439EF9">
                  <w:pPr>
                    <w:spacing w:line="0" w:lineRule="atLeast"/>
                    <w:ind w:firstLine="0" w:firstLineChars="0"/>
                    <w:jc w:val="center"/>
                    <w:rPr>
                      <w:color w:val="auto"/>
                      <w:highlight w:val="none"/>
                      <w:lang w:eastAsia="zh-CN"/>
                    </w:rPr>
                  </w:pPr>
                  <w:r>
                    <w:rPr>
                      <w:rFonts w:hint="eastAsia"/>
                      <w:color w:val="auto"/>
                      <w:highlight w:val="none"/>
                      <w:lang w:eastAsia="zh-CN"/>
                    </w:rPr>
                    <w:t>1</w:t>
                  </w:r>
                </w:p>
              </w:tc>
              <w:tc>
                <w:tcPr>
                  <w:tcW w:w="652" w:type="pct"/>
                  <w:vAlign w:val="center"/>
                </w:tcPr>
                <w:p w14:paraId="541DAE22">
                  <w:pPr>
                    <w:spacing w:line="0" w:lineRule="atLeast"/>
                    <w:ind w:firstLine="0" w:firstLineChars="0"/>
                    <w:rPr>
                      <w:color w:val="auto"/>
                      <w:highlight w:val="none"/>
                      <w:lang w:eastAsia="zh-CN"/>
                    </w:rPr>
                  </w:pPr>
                </w:p>
              </w:tc>
              <w:tc>
                <w:tcPr>
                  <w:tcW w:w="621" w:type="pct"/>
                  <w:vAlign w:val="center"/>
                </w:tcPr>
                <w:p w14:paraId="436E0868">
                  <w:pPr>
                    <w:spacing w:line="0" w:lineRule="atLeast"/>
                    <w:ind w:firstLine="0" w:firstLineChars="0"/>
                    <w:rPr>
                      <w:color w:val="auto"/>
                      <w:highlight w:val="none"/>
                      <w:lang w:eastAsia="zh-CN"/>
                    </w:rPr>
                  </w:pPr>
                </w:p>
              </w:tc>
              <w:tc>
                <w:tcPr>
                  <w:tcW w:w="310" w:type="pct"/>
                  <w:vAlign w:val="center"/>
                </w:tcPr>
                <w:p w14:paraId="5467E30D">
                  <w:pPr>
                    <w:spacing w:line="0" w:lineRule="atLeast"/>
                    <w:ind w:firstLine="0" w:firstLineChars="0"/>
                    <w:rPr>
                      <w:color w:val="auto"/>
                      <w:highlight w:val="none"/>
                      <w:lang w:eastAsia="zh-CN"/>
                    </w:rPr>
                  </w:pPr>
                </w:p>
              </w:tc>
              <w:tc>
                <w:tcPr>
                  <w:tcW w:w="367" w:type="pct"/>
                  <w:vAlign w:val="center"/>
                </w:tcPr>
                <w:p w14:paraId="68E80BD7">
                  <w:pPr>
                    <w:spacing w:line="0" w:lineRule="atLeast"/>
                    <w:ind w:firstLine="0" w:firstLineChars="0"/>
                    <w:rPr>
                      <w:color w:val="auto"/>
                      <w:highlight w:val="none"/>
                      <w:lang w:eastAsia="zh-CN"/>
                    </w:rPr>
                  </w:pPr>
                </w:p>
              </w:tc>
              <w:tc>
                <w:tcPr>
                  <w:tcW w:w="669" w:type="pct"/>
                  <w:vAlign w:val="center"/>
                </w:tcPr>
                <w:p w14:paraId="190D08FC">
                  <w:pPr>
                    <w:spacing w:line="0" w:lineRule="atLeast"/>
                    <w:ind w:firstLine="0" w:firstLineChars="0"/>
                    <w:rPr>
                      <w:color w:val="auto"/>
                      <w:highlight w:val="none"/>
                      <w:lang w:eastAsia="zh-CN"/>
                    </w:rPr>
                  </w:pPr>
                </w:p>
              </w:tc>
              <w:tc>
                <w:tcPr>
                  <w:tcW w:w="751" w:type="pct"/>
                  <w:vAlign w:val="center"/>
                </w:tcPr>
                <w:p w14:paraId="0CF88E69">
                  <w:pPr>
                    <w:spacing w:line="0" w:lineRule="atLeast"/>
                    <w:ind w:firstLine="0" w:firstLineChars="0"/>
                    <w:rPr>
                      <w:color w:val="auto"/>
                      <w:highlight w:val="none"/>
                      <w:lang w:eastAsia="zh-CN"/>
                    </w:rPr>
                  </w:pPr>
                </w:p>
              </w:tc>
              <w:tc>
                <w:tcPr>
                  <w:tcW w:w="364" w:type="pct"/>
                  <w:vAlign w:val="center"/>
                </w:tcPr>
                <w:p w14:paraId="65EA1969">
                  <w:pPr>
                    <w:spacing w:line="0" w:lineRule="atLeast"/>
                    <w:ind w:firstLine="0" w:firstLineChars="0"/>
                    <w:rPr>
                      <w:color w:val="auto"/>
                      <w:highlight w:val="none"/>
                      <w:lang w:eastAsia="zh-CN"/>
                    </w:rPr>
                  </w:pPr>
                </w:p>
              </w:tc>
              <w:tc>
                <w:tcPr>
                  <w:tcW w:w="549" w:type="pct"/>
                  <w:vAlign w:val="center"/>
                </w:tcPr>
                <w:p w14:paraId="2646B290">
                  <w:pPr>
                    <w:spacing w:line="0" w:lineRule="atLeast"/>
                    <w:ind w:firstLine="0" w:firstLineChars="0"/>
                    <w:rPr>
                      <w:color w:val="auto"/>
                      <w:highlight w:val="none"/>
                      <w:lang w:eastAsia="zh-CN"/>
                    </w:rPr>
                  </w:pPr>
                </w:p>
              </w:tc>
              <w:tc>
                <w:tcPr>
                  <w:tcW w:w="435" w:type="pct"/>
                  <w:vAlign w:val="center"/>
                </w:tcPr>
                <w:p w14:paraId="15664E14">
                  <w:pPr>
                    <w:spacing w:line="0" w:lineRule="atLeast"/>
                    <w:ind w:firstLine="0" w:firstLineChars="0"/>
                    <w:rPr>
                      <w:color w:val="auto"/>
                      <w:highlight w:val="none"/>
                      <w:lang w:eastAsia="zh-CN"/>
                    </w:rPr>
                  </w:pPr>
                </w:p>
              </w:tc>
            </w:tr>
            <w:tr w14:paraId="2D2BFB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99" w:hRule="atLeast"/>
              </w:trPr>
              <w:tc>
                <w:tcPr>
                  <w:tcW w:w="277" w:type="pct"/>
                  <w:vAlign w:val="center"/>
                </w:tcPr>
                <w:p w14:paraId="4E843C4B">
                  <w:pPr>
                    <w:spacing w:line="0" w:lineRule="atLeast"/>
                    <w:ind w:firstLine="0" w:firstLineChars="0"/>
                    <w:jc w:val="center"/>
                    <w:rPr>
                      <w:color w:val="auto"/>
                      <w:highlight w:val="none"/>
                      <w:lang w:eastAsia="zh-CN"/>
                    </w:rPr>
                  </w:pPr>
                  <w:r>
                    <w:rPr>
                      <w:rFonts w:hint="eastAsia"/>
                      <w:color w:val="auto"/>
                      <w:highlight w:val="none"/>
                      <w:lang w:eastAsia="zh-CN"/>
                    </w:rPr>
                    <w:t>2</w:t>
                  </w:r>
                </w:p>
              </w:tc>
              <w:tc>
                <w:tcPr>
                  <w:tcW w:w="652" w:type="pct"/>
                  <w:vAlign w:val="center"/>
                </w:tcPr>
                <w:p w14:paraId="3FEF6D83">
                  <w:pPr>
                    <w:spacing w:line="0" w:lineRule="atLeast"/>
                    <w:ind w:firstLine="0" w:firstLineChars="0"/>
                    <w:rPr>
                      <w:color w:val="auto"/>
                      <w:highlight w:val="none"/>
                      <w:lang w:eastAsia="zh-CN"/>
                    </w:rPr>
                  </w:pPr>
                </w:p>
              </w:tc>
              <w:tc>
                <w:tcPr>
                  <w:tcW w:w="621" w:type="pct"/>
                  <w:vAlign w:val="center"/>
                </w:tcPr>
                <w:p w14:paraId="03B95308">
                  <w:pPr>
                    <w:spacing w:line="0" w:lineRule="atLeast"/>
                    <w:ind w:firstLine="0" w:firstLineChars="0"/>
                    <w:rPr>
                      <w:color w:val="auto"/>
                      <w:highlight w:val="none"/>
                      <w:lang w:eastAsia="zh-CN"/>
                    </w:rPr>
                  </w:pPr>
                </w:p>
              </w:tc>
              <w:tc>
                <w:tcPr>
                  <w:tcW w:w="310" w:type="pct"/>
                  <w:vAlign w:val="center"/>
                </w:tcPr>
                <w:p w14:paraId="5256DBCB">
                  <w:pPr>
                    <w:spacing w:line="0" w:lineRule="atLeast"/>
                    <w:ind w:firstLine="0" w:firstLineChars="0"/>
                    <w:rPr>
                      <w:color w:val="auto"/>
                      <w:highlight w:val="none"/>
                      <w:lang w:eastAsia="zh-CN"/>
                    </w:rPr>
                  </w:pPr>
                </w:p>
              </w:tc>
              <w:tc>
                <w:tcPr>
                  <w:tcW w:w="367" w:type="pct"/>
                  <w:vAlign w:val="center"/>
                </w:tcPr>
                <w:p w14:paraId="63420C02">
                  <w:pPr>
                    <w:spacing w:line="0" w:lineRule="atLeast"/>
                    <w:ind w:firstLine="0" w:firstLineChars="0"/>
                    <w:rPr>
                      <w:color w:val="auto"/>
                      <w:highlight w:val="none"/>
                      <w:lang w:eastAsia="zh-CN"/>
                    </w:rPr>
                  </w:pPr>
                </w:p>
              </w:tc>
              <w:tc>
                <w:tcPr>
                  <w:tcW w:w="669" w:type="pct"/>
                  <w:vAlign w:val="center"/>
                </w:tcPr>
                <w:p w14:paraId="68534C5D">
                  <w:pPr>
                    <w:spacing w:line="0" w:lineRule="atLeast"/>
                    <w:ind w:firstLine="0" w:firstLineChars="0"/>
                    <w:rPr>
                      <w:color w:val="auto"/>
                      <w:highlight w:val="none"/>
                      <w:lang w:eastAsia="zh-CN"/>
                    </w:rPr>
                  </w:pPr>
                </w:p>
              </w:tc>
              <w:tc>
                <w:tcPr>
                  <w:tcW w:w="751" w:type="pct"/>
                  <w:vAlign w:val="center"/>
                </w:tcPr>
                <w:p w14:paraId="44B240DD">
                  <w:pPr>
                    <w:spacing w:line="0" w:lineRule="atLeast"/>
                    <w:ind w:firstLine="0" w:firstLineChars="0"/>
                    <w:rPr>
                      <w:color w:val="auto"/>
                      <w:highlight w:val="none"/>
                      <w:lang w:eastAsia="zh-CN"/>
                    </w:rPr>
                  </w:pPr>
                </w:p>
              </w:tc>
              <w:tc>
                <w:tcPr>
                  <w:tcW w:w="364" w:type="pct"/>
                  <w:vAlign w:val="center"/>
                </w:tcPr>
                <w:p w14:paraId="3B5F8A3B">
                  <w:pPr>
                    <w:spacing w:line="0" w:lineRule="atLeast"/>
                    <w:ind w:firstLine="0" w:firstLineChars="0"/>
                    <w:rPr>
                      <w:color w:val="auto"/>
                      <w:highlight w:val="none"/>
                      <w:lang w:eastAsia="zh-CN"/>
                    </w:rPr>
                  </w:pPr>
                </w:p>
              </w:tc>
              <w:tc>
                <w:tcPr>
                  <w:tcW w:w="549" w:type="pct"/>
                  <w:vAlign w:val="center"/>
                </w:tcPr>
                <w:p w14:paraId="272AFFF2">
                  <w:pPr>
                    <w:spacing w:line="0" w:lineRule="atLeast"/>
                    <w:ind w:firstLine="0" w:firstLineChars="0"/>
                    <w:rPr>
                      <w:color w:val="auto"/>
                      <w:highlight w:val="none"/>
                      <w:lang w:eastAsia="zh-CN"/>
                    </w:rPr>
                  </w:pPr>
                </w:p>
              </w:tc>
              <w:tc>
                <w:tcPr>
                  <w:tcW w:w="435" w:type="pct"/>
                  <w:vAlign w:val="center"/>
                </w:tcPr>
                <w:p w14:paraId="744EAF9E">
                  <w:pPr>
                    <w:spacing w:line="0" w:lineRule="atLeast"/>
                    <w:ind w:firstLine="0" w:firstLineChars="0"/>
                    <w:rPr>
                      <w:color w:val="auto"/>
                      <w:highlight w:val="none"/>
                      <w:lang w:eastAsia="zh-CN"/>
                    </w:rPr>
                  </w:pPr>
                </w:p>
              </w:tc>
            </w:tr>
            <w:tr w14:paraId="217A17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400" w:hRule="atLeast"/>
              </w:trPr>
              <w:tc>
                <w:tcPr>
                  <w:tcW w:w="277" w:type="pct"/>
                  <w:vAlign w:val="center"/>
                </w:tcPr>
                <w:p w14:paraId="067650EF">
                  <w:pPr>
                    <w:spacing w:line="0" w:lineRule="atLeast"/>
                    <w:ind w:firstLine="0" w:firstLineChars="0"/>
                    <w:jc w:val="center"/>
                    <w:rPr>
                      <w:color w:val="auto"/>
                      <w:highlight w:val="none"/>
                      <w:lang w:eastAsia="zh-CN"/>
                    </w:rPr>
                  </w:pPr>
                  <w:r>
                    <w:rPr>
                      <w:rFonts w:hint="eastAsia"/>
                      <w:color w:val="auto"/>
                      <w:highlight w:val="none"/>
                      <w:lang w:eastAsia="zh-CN"/>
                    </w:rPr>
                    <w:t>3</w:t>
                  </w:r>
                </w:p>
              </w:tc>
              <w:tc>
                <w:tcPr>
                  <w:tcW w:w="652" w:type="pct"/>
                  <w:vAlign w:val="center"/>
                </w:tcPr>
                <w:p w14:paraId="4C93A19C">
                  <w:pPr>
                    <w:spacing w:line="0" w:lineRule="atLeast"/>
                    <w:ind w:firstLine="0" w:firstLineChars="0"/>
                    <w:rPr>
                      <w:color w:val="auto"/>
                      <w:highlight w:val="none"/>
                      <w:lang w:eastAsia="zh-CN"/>
                    </w:rPr>
                  </w:pPr>
                </w:p>
              </w:tc>
              <w:tc>
                <w:tcPr>
                  <w:tcW w:w="621" w:type="pct"/>
                  <w:vAlign w:val="center"/>
                </w:tcPr>
                <w:p w14:paraId="34C0EF98">
                  <w:pPr>
                    <w:spacing w:line="0" w:lineRule="atLeast"/>
                    <w:ind w:firstLine="0" w:firstLineChars="0"/>
                    <w:rPr>
                      <w:color w:val="auto"/>
                      <w:highlight w:val="none"/>
                      <w:lang w:eastAsia="zh-CN"/>
                    </w:rPr>
                  </w:pPr>
                </w:p>
              </w:tc>
              <w:tc>
                <w:tcPr>
                  <w:tcW w:w="310" w:type="pct"/>
                  <w:vAlign w:val="center"/>
                </w:tcPr>
                <w:p w14:paraId="23DF0329">
                  <w:pPr>
                    <w:spacing w:line="0" w:lineRule="atLeast"/>
                    <w:ind w:firstLine="0" w:firstLineChars="0"/>
                    <w:rPr>
                      <w:color w:val="auto"/>
                      <w:highlight w:val="none"/>
                      <w:lang w:eastAsia="zh-CN"/>
                    </w:rPr>
                  </w:pPr>
                </w:p>
              </w:tc>
              <w:tc>
                <w:tcPr>
                  <w:tcW w:w="367" w:type="pct"/>
                  <w:vAlign w:val="center"/>
                </w:tcPr>
                <w:p w14:paraId="2B16C7F3">
                  <w:pPr>
                    <w:spacing w:line="0" w:lineRule="atLeast"/>
                    <w:ind w:firstLine="0" w:firstLineChars="0"/>
                    <w:rPr>
                      <w:color w:val="auto"/>
                      <w:highlight w:val="none"/>
                      <w:lang w:eastAsia="zh-CN"/>
                    </w:rPr>
                  </w:pPr>
                </w:p>
              </w:tc>
              <w:tc>
                <w:tcPr>
                  <w:tcW w:w="669" w:type="pct"/>
                  <w:vAlign w:val="center"/>
                </w:tcPr>
                <w:p w14:paraId="2BC5FCD4">
                  <w:pPr>
                    <w:spacing w:line="0" w:lineRule="atLeast"/>
                    <w:ind w:firstLine="0" w:firstLineChars="0"/>
                    <w:rPr>
                      <w:color w:val="auto"/>
                      <w:highlight w:val="none"/>
                      <w:lang w:eastAsia="zh-CN"/>
                    </w:rPr>
                  </w:pPr>
                </w:p>
              </w:tc>
              <w:tc>
                <w:tcPr>
                  <w:tcW w:w="751" w:type="pct"/>
                  <w:vAlign w:val="center"/>
                </w:tcPr>
                <w:p w14:paraId="6E7F4D1F">
                  <w:pPr>
                    <w:spacing w:line="0" w:lineRule="atLeast"/>
                    <w:ind w:firstLine="0" w:firstLineChars="0"/>
                    <w:rPr>
                      <w:color w:val="auto"/>
                      <w:highlight w:val="none"/>
                      <w:lang w:eastAsia="zh-CN"/>
                    </w:rPr>
                  </w:pPr>
                </w:p>
              </w:tc>
              <w:tc>
                <w:tcPr>
                  <w:tcW w:w="364" w:type="pct"/>
                  <w:vAlign w:val="center"/>
                </w:tcPr>
                <w:p w14:paraId="28F6D978">
                  <w:pPr>
                    <w:spacing w:line="0" w:lineRule="atLeast"/>
                    <w:ind w:firstLine="0" w:firstLineChars="0"/>
                    <w:rPr>
                      <w:color w:val="auto"/>
                      <w:highlight w:val="none"/>
                      <w:lang w:eastAsia="zh-CN"/>
                    </w:rPr>
                  </w:pPr>
                </w:p>
              </w:tc>
              <w:tc>
                <w:tcPr>
                  <w:tcW w:w="549" w:type="pct"/>
                  <w:vAlign w:val="center"/>
                </w:tcPr>
                <w:p w14:paraId="64E4784D">
                  <w:pPr>
                    <w:spacing w:line="0" w:lineRule="atLeast"/>
                    <w:ind w:firstLine="0" w:firstLineChars="0"/>
                    <w:rPr>
                      <w:color w:val="auto"/>
                      <w:highlight w:val="none"/>
                      <w:lang w:eastAsia="zh-CN"/>
                    </w:rPr>
                  </w:pPr>
                </w:p>
              </w:tc>
              <w:tc>
                <w:tcPr>
                  <w:tcW w:w="435" w:type="pct"/>
                  <w:vAlign w:val="center"/>
                </w:tcPr>
                <w:p w14:paraId="708BB540">
                  <w:pPr>
                    <w:spacing w:line="0" w:lineRule="atLeast"/>
                    <w:ind w:firstLine="0" w:firstLineChars="0"/>
                    <w:rPr>
                      <w:color w:val="auto"/>
                      <w:highlight w:val="none"/>
                      <w:lang w:eastAsia="zh-CN"/>
                    </w:rPr>
                  </w:pPr>
                </w:p>
              </w:tc>
            </w:tr>
            <w:tr w14:paraId="1656D8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400" w:hRule="atLeast"/>
              </w:trPr>
              <w:tc>
                <w:tcPr>
                  <w:tcW w:w="277" w:type="pct"/>
                  <w:vAlign w:val="center"/>
                </w:tcPr>
                <w:p w14:paraId="3974C15B">
                  <w:pPr>
                    <w:spacing w:line="0" w:lineRule="atLeast"/>
                    <w:ind w:firstLine="0" w:firstLineChars="0"/>
                    <w:jc w:val="center"/>
                    <w:rPr>
                      <w:color w:val="auto"/>
                      <w:highlight w:val="none"/>
                      <w:lang w:eastAsia="zh-CN"/>
                    </w:rPr>
                  </w:pPr>
                  <w:r>
                    <w:rPr>
                      <w:rFonts w:hint="eastAsia"/>
                      <w:color w:val="auto"/>
                      <w:highlight w:val="none"/>
                      <w:lang w:eastAsia="zh-CN"/>
                    </w:rPr>
                    <w:t>4</w:t>
                  </w:r>
                </w:p>
              </w:tc>
              <w:tc>
                <w:tcPr>
                  <w:tcW w:w="652" w:type="pct"/>
                  <w:vAlign w:val="center"/>
                </w:tcPr>
                <w:p w14:paraId="13DF2427">
                  <w:pPr>
                    <w:spacing w:line="0" w:lineRule="atLeast"/>
                    <w:ind w:firstLine="0" w:firstLineChars="0"/>
                    <w:rPr>
                      <w:color w:val="auto"/>
                      <w:highlight w:val="none"/>
                      <w:lang w:eastAsia="zh-CN"/>
                    </w:rPr>
                  </w:pPr>
                </w:p>
              </w:tc>
              <w:tc>
                <w:tcPr>
                  <w:tcW w:w="621" w:type="pct"/>
                  <w:vAlign w:val="center"/>
                </w:tcPr>
                <w:p w14:paraId="6E23371F">
                  <w:pPr>
                    <w:spacing w:line="0" w:lineRule="atLeast"/>
                    <w:ind w:firstLine="0" w:firstLineChars="0"/>
                    <w:rPr>
                      <w:color w:val="auto"/>
                      <w:highlight w:val="none"/>
                      <w:lang w:eastAsia="zh-CN"/>
                    </w:rPr>
                  </w:pPr>
                </w:p>
              </w:tc>
              <w:tc>
                <w:tcPr>
                  <w:tcW w:w="310" w:type="pct"/>
                  <w:vAlign w:val="center"/>
                </w:tcPr>
                <w:p w14:paraId="55B85FBA">
                  <w:pPr>
                    <w:spacing w:line="0" w:lineRule="atLeast"/>
                    <w:ind w:firstLine="0" w:firstLineChars="0"/>
                    <w:rPr>
                      <w:color w:val="auto"/>
                      <w:highlight w:val="none"/>
                      <w:lang w:eastAsia="zh-CN"/>
                    </w:rPr>
                  </w:pPr>
                </w:p>
              </w:tc>
              <w:tc>
                <w:tcPr>
                  <w:tcW w:w="367" w:type="pct"/>
                  <w:vAlign w:val="center"/>
                </w:tcPr>
                <w:p w14:paraId="6EA4CAA2">
                  <w:pPr>
                    <w:spacing w:line="0" w:lineRule="atLeast"/>
                    <w:ind w:firstLine="0" w:firstLineChars="0"/>
                    <w:rPr>
                      <w:color w:val="auto"/>
                      <w:highlight w:val="none"/>
                      <w:lang w:eastAsia="zh-CN"/>
                    </w:rPr>
                  </w:pPr>
                </w:p>
              </w:tc>
              <w:tc>
                <w:tcPr>
                  <w:tcW w:w="669" w:type="pct"/>
                  <w:vAlign w:val="center"/>
                </w:tcPr>
                <w:p w14:paraId="0912E1EF">
                  <w:pPr>
                    <w:spacing w:line="0" w:lineRule="atLeast"/>
                    <w:ind w:firstLine="0" w:firstLineChars="0"/>
                    <w:rPr>
                      <w:color w:val="auto"/>
                      <w:highlight w:val="none"/>
                      <w:lang w:eastAsia="zh-CN"/>
                    </w:rPr>
                  </w:pPr>
                </w:p>
              </w:tc>
              <w:tc>
                <w:tcPr>
                  <w:tcW w:w="751" w:type="pct"/>
                  <w:vAlign w:val="center"/>
                </w:tcPr>
                <w:p w14:paraId="0D58A2C3">
                  <w:pPr>
                    <w:spacing w:line="0" w:lineRule="atLeast"/>
                    <w:ind w:firstLine="0" w:firstLineChars="0"/>
                    <w:rPr>
                      <w:color w:val="auto"/>
                      <w:highlight w:val="none"/>
                      <w:lang w:eastAsia="zh-CN"/>
                    </w:rPr>
                  </w:pPr>
                </w:p>
              </w:tc>
              <w:tc>
                <w:tcPr>
                  <w:tcW w:w="364" w:type="pct"/>
                  <w:vAlign w:val="center"/>
                </w:tcPr>
                <w:p w14:paraId="14705D7B">
                  <w:pPr>
                    <w:spacing w:line="0" w:lineRule="atLeast"/>
                    <w:ind w:firstLine="0" w:firstLineChars="0"/>
                    <w:rPr>
                      <w:color w:val="auto"/>
                      <w:highlight w:val="none"/>
                      <w:lang w:eastAsia="zh-CN"/>
                    </w:rPr>
                  </w:pPr>
                </w:p>
              </w:tc>
              <w:tc>
                <w:tcPr>
                  <w:tcW w:w="549" w:type="pct"/>
                  <w:vAlign w:val="center"/>
                </w:tcPr>
                <w:p w14:paraId="01A15639">
                  <w:pPr>
                    <w:spacing w:line="0" w:lineRule="atLeast"/>
                    <w:ind w:firstLine="0" w:firstLineChars="0"/>
                    <w:rPr>
                      <w:color w:val="auto"/>
                      <w:highlight w:val="none"/>
                      <w:lang w:eastAsia="zh-CN"/>
                    </w:rPr>
                  </w:pPr>
                </w:p>
              </w:tc>
              <w:tc>
                <w:tcPr>
                  <w:tcW w:w="435" w:type="pct"/>
                  <w:vAlign w:val="center"/>
                </w:tcPr>
                <w:p w14:paraId="54C52515">
                  <w:pPr>
                    <w:spacing w:line="0" w:lineRule="atLeast"/>
                    <w:ind w:firstLine="0" w:firstLineChars="0"/>
                    <w:rPr>
                      <w:color w:val="auto"/>
                      <w:highlight w:val="none"/>
                      <w:lang w:eastAsia="zh-CN"/>
                    </w:rPr>
                  </w:pPr>
                </w:p>
              </w:tc>
            </w:tr>
            <w:tr w14:paraId="1F2E85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400" w:hRule="atLeast"/>
              </w:trPr>
              <w:tc>
                <w:tcPr>
                  <w:tcW w:w="277" w:type="pct"/>
                  <w:vAlign w:val="center"/>
                </w:tcPr>
                <w:p w14:paraId="1CE804CA">
                  <w:pPr>
                    <w:spacing w:line="0" w:lineRule="atLeast"/>
                    <w:ind w:firstLine="0" w:firstLineChars="0"/>
                    <w:jc w:val="center"/>
                    <w:rPr>
                      <w:color w:val="auto"/>
                      <w:highlight w:val="none"/>
                      <w:lang w:eastAsia="zh-CN"/>
                    </w:rPr>
                  </w:pPr>
                  <w:r>
                    <w:rPr>
                      <w:rFonts w:hint="eastAsia"/>
                      <w:color w:val="auto"/>
                      <w:highlight w:val="none"/>
                      <w:lang w:eastAsia="zh-CN"/>
                    </w:rPr>
                    <w:t>5</w:t>
                  </w:r>
                </w:p>
              </w:tc>
              <w:tc>
                <w:tcPr>
                  <w:tcW w:w="652" w:type="pct"/>
                  <w:vAlign w:val="center"/>
                </w:tcPr>
                <w:p w14:paraId="30806243">
                  <w:pPr>
                    <w:spacing w:line="0" w:lineRule="atLeast"/>
                    <w:ind w:firstLine="0" w:firstLineChars="0"/>
                    <w:rPr>
                      <w:color w:val="auto"/>
                      <w:highlight w:val="none"/>
                      <w:lang w:eastAsia="zh-CN"/>
                    </w:rPr>
                  </w:pPr>
                </w:p>
              </w:tc>
              <w:tc>
                <w:tcPr>
                  <w:tcW w:w="621" w:type="pct"/>
                  <w:vAlign w:val="center"/>
                </w:tcPr>
                <w:p w14:paraId="7AB139A7">
                  <w:pPr>
                    <w:spacing w:line="0" w:lineRule="atLeast"/>
                    <w:ind w:firstLine="0" w:firstLineChars="0"/>
                    <w:rPr>
                      <w:color w:val="auto"/>
                      <w:highlight w:val="none"/>
                      <w:lang w:eastAsia="zh-CN"/>
                    </w:rPr>
                  </w:pPr>
                </w:p>
              </w:tc>
              <w:tc>
                <w:tcPr>
                  <w:tcW w:w="310" w:type="pct"/>
                  <w:vAlign w:val="center"/>
                </w:tcPr>
                <w:p w14:paraId="684F92E0">
                  <w:pPr>
                    <w:spacing w:line="0" w:lineRule="atLeast"/>
                    <w:ind w:firstLine="0" w:firstLineChars="0"/>
                    <w:rPr>
                      <w:color w:val="auto"/>
                      <w:highlight w:val="none"/>
                      <w:lang w:eastAsia="zh-CN"/>
                    </w:rPr>
                  </w:pPr>
                </w:p>
              </w:tc>
              <w:tc>
                <w:tcPr>
                  <w:tcW w:w="367" w:type="pct"/>
                  <w:vAlign w:val="center"/>
                </w:tcPr>
                <w:p w14:paraId="729728C6">
                  <w:pPr>
                    <w:spacing w:line="0" w:lineRule="atLeast"/>
                    <w:ind w:firstLine="0" w:firstLineChars="0"/>
                    <w:rPr>
                      <w:color w:val="auto"/>
                      <w:highlight w:val="none"/>
                      <w:lang w:eastAsia="zh-CN"/>
                    </w:rPr>
                  </w:pPr>
                </w:p>
              </w:tc>
              <w:tc>
                <w:tcPr>
                  <w:tcW w:w="669" w:type="pct"/>
                  <w:vAlign w:val="center"/>
                </w:tcPr>
                <w:p w14:paraId="73B9E06A">
                  <w:pPr>
                    <w:spacing w:line="0" w:lineRule="atLeast"/>
                    <w:ind w:firstLine="0" w:firstLineChars="0"/>
                    <w:rPr>
                      <w:color w:val="auto"/>
                      <w:highlight w:val="none"/>
                      <w:lang w:eastAsia="zh-CN"/>
                    </w:rPr>
                  </w:pPr>
                </w:p>
              </w:tc>
              <w:tc>
                <w:tcPr>
                  <w:tcW w:w="751" w:type="pct"/>
                  <w:vAlign w:val="center"/>
                </w:tcPr>
                <w:p w14:paraId="266087A3">
                  <w:pPr>
                    <w:spacing w:line="0" w:lineRule="atLeast"/>
                    <w:ind w:firstLine="0" w:firstLineChars="0"/>
                    <w:rPr>
                      <w:color w:val="auto"/>
                      <w:highlight w:val="none"/>
                      <w:lang w:eastAsia="zh-CN"/>
                    </w:rPr>
                  </w:pPr>
                </w:p>
              </w:tc>
              <w:tc>
                <w:tcPr>
                  <w:tcW w:w="364" w:type="pct"/>
                  <w:vAlign w:val="center"/>
                </w:tcPr>
                <w:p w14:paraId="4ED2D1F9">
                  <w:pPr>
                    <w:spacing w:line="0" w:lineRule="atLeast"/>
                    <w:ind w:firstLine="0" w:firstLineChars="0"/>
                    <w:rPr>
                      <w:color w:val="auto"/>
                      <w:highlight w:val="none"/>
                      <w:lang w:eastAsia="zh-CN"/>
                    </w:rPr>
                  </w:pPr>
                </w:p>
              </w:tc>
              <w:tc>
                <w:tcPr>
                  <w:tcW w:w="549" w:type="pct"/>
                  <w:vAlign w:val="center"/>
                </w:tcPr>
                <w:p w14:paraId="4DFE44B8">
                  <w:pPr>
                    <w:spacing w:line="0" w:lineRule="atLeast"/>
                    <w:ind w:firstLine="0" w:firstLineChars="0"/>
                    <w:rPr>
                      <w:color w:val="auto"/>
                      <w:highlight w:val="none"/>
                      <w:lang w:eastAsia="zh-CN"/>
                    </w:rPr>
                  </w:pPr>
                </w:p>
              </w:tc>
              <w:tc>
                <w:tcPr>
                  <w:tcW w:w="435" w:type="pct"/>
                  <w:vAlign w:val="center"/>
                </w:tcPr>
                <w:p w14:paraId="7AC63651">
                  <w:pPr>
                    <w:spacing w:line="0" w:lineRule="atLeast"/>
                    <w:ind w:firstLine="0" w:firstLineChars="0"/>
                    <w:rPr>
                      <w:color w:val="auto"/>
                      <w:highlight w:val="none"/>
                      <w:lang w:eastAsia="zh-CN"/>
                    </w:rPr>
                  </w:pPr>
                </w:p>
              </w:tc>
            </w:tr>
            <w:tr w14:paraId="07D66A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400" w:hRule="atLeast"/>
              </w:trPr>
              <w:tc>
                <w:tcPr>
                  <w:tcW w:w="277" w:type="pct"/>
                  <w:vAlign w:val="center"/>
                </w:tcPr>
                <w:p w14:paraId="343B5C32">
                  <w:pPr>
                    <w:spacing w:line="0" w:lineRule="atLeast"/>
                    <w:ind w:firstLine="0" w:firstLineChars="0"/>
                    <w:jc w:val="center"/>
                    <w:rPr>
                      <w:color w:val="auto"/>
                      <w:highlight w:val="none"/>
                      <w:lang w:eastAsia="zh-CN"/>
                    </w:rPr>
                  </w:pPr>
                  <w:r>
                    <w:rPr>
                      <w:rFonts w:hint="eastAsia"/>
                      <w:color w:val="auto"/>
                      <w:highlight w:val="none"/>
                      <w:lang w:eastAsia="zh-CN"/>
                    </w:rPr>
                    <w:t>6</w:t>
                  </w:r>
                </w:p>
              </w:tc>
              <w:tc>
                <w:tcPr>
                  <w:tcW w:w="652" w:type="pct"/>
                  <w:vAlign w:val="center"/>
                </w:tcPr>
                <w:p w14:paraId="7A5E6D30">
                  <w:pPr>
                    <w:spacing w:line="0" w:lineRule="atLeast"/>
                    <w:ind w:firstLine="0" w:firstLineChars="0"/>
                    <w:rPr>
                      <w:color w:val="auto"/>
                      <w:highlight w:val="none"/>
                      <w:lang w:eastAsia="zh-CN"/>
                    </w:rPr>
                  </w:pPr>
                </w:p>
              </w:tc>
              <w:tc>
                <w:tcPr>
                  <w:tcW w:w="621" w:type="pct"/>
                  <w:vAlign w:val="center"/>
                </w:tcPr>
                <w:p w14:paraId="3FA42009">
                  <w:pPr>
                    <w:spacing w:line="0" w:lineRule="atLeast"/>
                    <w:ind w:firstLine="0" w:firstLineChars="0"/>
                    <w:rPr>
                      <w:color w:val="auto"/>
                      <w:highlight w:val="none"/>
                      <w:lang w:eastAsia="zh-CN"/>
                    </w:rPr>
                  </w:pPr>
                </w:p>
              </w:tc>
              <w:tc>
                <w:tcPr>
                  <w:tcW w:w="310" w:type="pct"/>
                  <w:vAlign w:val="center"/>
                </w:tcPr>
                <w:p w14:paraId="1DE0DC2B">
                  <w:pPr>
                    <w:spacing w:line="0" w:lineRule="atLeast"/>
                    <w:ind w:firstLine="0" w:firstLineChars="0"/>
                    <w:rPr>
                      <w:color w:val="auto"/>
                      <w:highlight w:val="none"/>
                      <w:lang w:eastAsia="zh-CN"/>
                    </w:rPr>
                  </w:pPr>
                </w:p>
              </w:tc>
              <w:tc>
                <w:tcPr>
                  <w:tcW w:w="367" w:type="pct"/>
                  <w:vAlign w:val="center"/>
                </w:tcPr>
                <w:p w14:paraId="610AACD6">
                  <w:pPr>
                    <w:spacing w:line="0" w:lineRule="atLeast"/>
                    <w:ind w:firstLine="0" w:firstLineChars="0"/>
                    <w:rPr>
                      <w:color w:val="auto"/>
                      <w:highlight w:val="none"/>
                      <w:lang w:eastAsia="zh-CN"/>
                    </w:rPr>
                  </w:pPr>
                </w:p>
              </w:tc>
              <w:tc>
                <w:tcPr>
                  <w:tcW w:w="669" w:type="pct"/>
                  <w:vAlign w:val="center"/>
                </w:tcPr>
                <w:p w14:paraId="03FFABF7">
                  <w:pPr>
                    <w:spacing w:line="0" w:lineRule="atLeast"/>
                    <w:ind w:firstLine="0" w:firstLineChars="0"/>
                    <w:rPr>
                      <w:color w:val="auto"/>
                      <w:highlight w:val="none"/>
                      <w:lang w:eastAsia="zh-CN"/>
                    </w:rPr>
                  </w:pPr>
                </w:p>
              </w:tc>
              <w:tc>
                <w:tcPr>
                  <w:tcW w:w="751" w:type="pct"/>
                  <w:vAlign w:val="center"/>
                </w:tcPr>
                <w:p w14:paraId="485547E2">
                  <w:pPr>
                    <w:spacing w:line="0" w:lineRule="atLeast"/>
                    <w:ind w:firstLine="0" w:firstLineChars="0"/>
                    <w:rPr>
                      <w:color w:val="auto"/>
                      <w:highlight w:val="none"/>
                      <w:lang w:eastAsia="zh-CN"/>
                    </w:rPr>
                  </w:pPr>
                </w:p>
              </w:tc>
              <w:tc>
                <w:tcPr>
                  <w:tcW w:w="364" w:type="pct"/>
                  <w:vAlign w:val="center"/>
                </w:tcPr>
                <w:p w14:paraId="101CDF42">
                  <w:pPr>
                    <w:spacing w:line="0" w:lineRule="atLeast"/>
                    <w:ind w:firstLine="0" w:firstLineChars="0"/>
                    <w:rPr>
                      <w:color w:val="auto"/>
                      <w:highlight w:val="none"/>
                      <w:lang w:eastAsia="zh-CN"/>
                    </w:rPr>
                  </w:pPr>
                </w:p>
              </w:tc>
              <w:tc>
                <w:tcPr>
                  <w:tcW w:w="549" w:type="pct"/>
                  <w:vAlign w:val="center"/>
                </w:tcPr>
                <w:p w14:paraId="2E0E132D">
                  <w:pPr>
                    <w:spacing w:line="0" w:lineRule="atLeast"/>
                    <w:ind w:firstLine="0" w:firstLineChars="0"/>
                    <w:rPr>
                      <w:color w:val="auto"/>
                      <w:highlight w:val="none"/>
                      <w:lang w:eastAsia="zh-CN"/>
                    </w:rPr>
                  </w:pPr>
                </w:p>
              </w:tc>
              <w:tc>
                <w:tcPr>
                  <w:tcW w:w="435" w:type="pct"/>
                  <w:vAlign w:val="center"/>
                </w:tcPr>
                <w:p w14:paraId="57807267">
                  <w:pPr>
                    <w:spacing w:line="0" w:lineRule="atLeast"/>
                    <w:ind w:firstLine="0" w:firstLineChars="0"/>
                    <w:rPr>
                      <w:color w:val="auto"/>
                      <w:highlight w:val="none"/>
                      <w:lang w:eastAsia="zh-CN"/>
                    </w:rPr>
                  </w:pPr>
                </w:p>
              </w:tc>
            </w:tr>
            <w:tr w14:paraId="599993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400" w:hRule="atLeast"/>
              </w:trPr>
              <w:tc>
                <w:tcPr>
                  <w:tcW w:w="277" w:type="pct"/>
                  <w:vAlign w:val="center"/>
                </w:tcPr>
                <w:p w14:paraId="1CAE83D7">
                  <w:pPr>
                    <w:spacing w:line="0" w:lineRule="atLeast"/>
                    <w:ind w:firstLine="0" w:firstLineChars="0"/>
                    <w:jc w:val="center"/>
                    <w:rPr>
                      <w:color w:val="auto"/>
                      <w:highlight w:val="none"/>
                      <w:lang w:eastAsia="zh-CN"/>
                    </w:rPr>
                  </w:pPr>
                  <w:r>
                    <w:rPr>
                      <w:rFonts w:hint="eastAsia"/>
                      <w:color w:val="auto"/>
                      <w:highlight w:val="none"/>
                      <w:lang w:eastAsia="zh-CN"/>
                    </w:rPr>
                    <w:t>7</w:t>
                  </w:r>
                </w:p>
              </w:tc>
              <w:tc>
                <w:tcPr>
                  <w:tcW w:w="652" w:type="pct"/>
                  <w:vAlign w:val="center"/>
                </w:tcPr>
                <w:p w14:paraId="7B52EA31">
                  <w:pPr>
                    <w:spacing w:line="0" w:lineRule="atLeast"/>
                    <w:ind w:firstLine="0" w:firstLineChars="0"/>
                    <w:rPr>
                      <w:color w:val="auto"/>
                      <w:highlight w:val="none"/>
                      <w:lang w:eastAsia="zh-CN"/>
                    </w:rPr>
                  </w:pPr>
                </w:p>
              </w:tc>
              <w:tc>
                <w:tcPr>
                  <w:tcW w:w="621" w:type="pct"/>
                  <w:vAlign w:val="center"/>
                </w:tcPr>
                <w:p w14:paraId="009AAE00">
                  <w:pPr>
                    <w:spacing w:line="0" w:lineRule="atLeast"/>
                    <w:ind w:firstLine="0" w:firstLineChars="0"/>
                    <w:rPr>
                      <w:color w:val="auto"/>
                      <w:highlight w:val="none"/>
                      <w:lang w:eastAsia="zh-CN"/>
                    </w:rPr>
                  </w:pPr>
                </w:p>
              </w:tc>
              <w:tc>
                <w:tcPr>
                  <w:tcW w:w="310" w:type="pct"/>
                  <w:vAlign w:val="center"/>
                </w:tcPr>
                <w:p w14:paraId="5FACB604">
                  <w:pPr>
                    <w:spacing w:line="0" w:lineRule="atLeast"/>
                    <w:ind w:firstLine="0" w:firstLineChars="0"/>
                    <w:rPr>
                      <w:color w:val="auto"/>
                      <w:highlight w:val="none"/>
                      <w:lang w:eastAsia="zh-CN"/>
                    </w:rPr>
                  </w:pPr>
                </w:p>
              </w:tc>
              <w:tc>
                <w:tcPr>
                  <w:tcW w:w="367" w:type="pct"/>
                  <w:vAlign w:val="center"/>
                </w:tcPr>
                <w:p w14:paraId="73F18F38">
                  <w:pPr>
                    <w:spacing w:line="0" w:lineRule="atLeast"/>
                    <w:ind w:firstLine="0" w:firstLineChars="0"/>
                    <w:rPr>
                      <w:color w:val="auto"/>
                      <w:highlight w:val="none"/>
                      <w:lang w:eastAsia="zh-CN"/>
                    </w:rPr>
                  </w:pPr>
                </w:p>
              </w:tc>
              <w:tc>
                <w:tcPr>
                  <w:tcW w:w="669" w:type="pct"/>
                  <w:vAlign w:val="center"/>
                </w:tcPr>
                <w:p w14:paraId="796235E1">
                  <w:pPr>
                    <w:spacing w:line="0" w:lineRule="atLeast"/>
                    <w:ind w:firstLine="0" w:firstLineChars="0"/>
                    <w:rPr>
                      <w:color w:val="auto"/>
                      <w:highlight w:val="none"/>
                      <w:lang w:eastAsia="zh-CN"/>
                    </w:rPr>
                  </w:pPr>
                </w:p>
              </w:tc>
              <w:tc>
                <w:tcPr>
                  <w:tcW w:w="751" w:type="pct"/>
                  <w:vAlign w:val="center"/>
                </w:tcPr>
                <w:p w14:paraId="7F84E64E">
                  <w:pPr>
                    <w:spacing w:line="0" w:lineRule="atLeast"/>
                    <w:ind w:firstLine="0" w:firstLineChars="0"/>
                    <w:rPr>
                      <w:color w:val="auto"/>
                      <w:highlight w:val="none"/>
                      <w:lang w:eastAsia="zh-CN"/>
                    </w:rPr>
                  </w:pPr>
                </w:p>
              </w:tc>
              <w:tc>
                <w:tcPr>
                  <w:tcW w:w="364" w:type="pct"/>
                  <w:vAlign w:val="center"/>
                </w:tcPr>
                <w:p w14:paraId="1EE13A3A">
                  <w:pPr>
                    <w:spacing w:line="0" w:lineRule="atLeast"/>
                    <w:ind w:firstLine="0" w:firstLineChars="0"/>
                    <w:rPr>
                      <w:color w:val="auto"/>
                      <w:highlight w:val="none"/>
                      <w:lang w:eastAsia="zh-CN"/>
                    </w:rPr>
                  </w:pPr>
                </w:p>
              </w:tc>
              <w:tc>
                <w:tcPr>
                  <w:tcW w:w="549" w:type="pct"/>
                  <w:vAlign w:val="center"/>
                </w:tcPr>
                <w:p w14:paraId="21A23A5F">
                  <w:pPr>
                    <w:spacing w:line="0" w:lineRule="atLeast"/>
                    <w:ind w:firstLine="0" w:firstLineChars="0"/>
                    <w:rPr>
                      <w:color w:val="auto"/>
                      <w:highlight w:val="none"/>
                      <w:lang w:eastAsia="zh-CN"/>
                    </w:rPr>
                  </w:pPr>
                </w:p>
              </w:tc>
              <w:tc>
                <w:tcPr>
                  <w:tcW w:w="435" w:type="pct"/>
                  <w:vAlign w:val="center"/>
                </w:tcPr>
                <w:p w14:paraId="039D1AF0">
                  <w:pPr>
                    <w:spacing w:line="0" w:lineRule="atLeast"/>
                    <w:ind w:firstLine="0" w:firstLineChars="0"/>
                    <w:rPr>
                      <w:color w:val="auto"/>
                      <w:highlight w:val="none"/>
                      <w:lang w:eastAsia="zh-CN"/>
                    </w:rPr>
                  </w:pPr>
                </w:p>
              </w:tc>
            </w:tr>
            <w:tr w14:paraId="2B9327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400" w:hRule="atLeast"/>
              </w:trPr>
              <w:tc>
                <w:tcPr>
                  <w:tcW w:w="277" w:type="pct"/>
                  <w:vAlign w:val="center"/>
                </w:tcPr>
                <w:p w14:paraId="114B1813">
                  <w:pPr>
                    <w:spacing w:line="0" w:lineRule="atLeast"/>
                    <w:ind w:firstLine="0" w:firstLineChars="0"/>
                    <w:jc w:val="center"/>
                    <w:rPr>
                      <w:color w:val="auto"/>
                      <w:highlight w:val="none"/>
                      <w:lang w:eastAsia="zh-CN"/>
                    </w:rPr>
                  </w:pPr>
                  <w:r>
                    <w:rPr>
                      <w:rFonts w:hint="eastAsia"/>
                      <w:color w:val="auto"/>
                      <w:highlight w:val="none"/>
                      <w:lang w:eastAsia="zh-CN"/>
                    </w:rPr>
                    <w:t>8</w:t>
                  </w:r>
                </w:p>
              </w:tc>
              <w:tc>
                <w:tcPr>
                  <w:tcW w:w="652" w:type="pct"/>
                  <w:vAlign w:val="center"/>
                </w:tcPr>
                <w:p w14:paraId="1B1909DF">
                  <w:pPr>
                    <w:spacing w:line="0" w:lineRule="atLeast"/>
                    <w:ind w:firstLine="0" w:firstLineChars="0"/>
                    <w:rPr>
                      <w:color w:val="auto"/>
                      <w:highlight w:val="none"/>
                      <w:lang w:eastAsia="zh-CN"/>
                    </w:rPr>
                  </w:pPr>
                </w:p>
              </w:tc>
              <w:tc>
                <w:tcPr>
                  <w:tcW w:w="621" w:type="pct"/>
                  <w:vAlign w:val="center"/>
                </w:tcPr>
                <w:p w14:paraId="74F7D378">
                  <w:pPr>
                    <w:spacing w:line="0" w:lineRule="atLeast"/>
                    <w:ind w:firstLine="0" w:firstLineChars="0"/>
                    <w:rPr>
                      <w:color w:val="auto"/>
                      <w:highlight w:val="none"/>
                      <w:lang w:eastAsia="zh-CN"/>
                    </w:rPr>
                  </w:pPr>
                </w:p>
              </w:tc>
              <w:tc>
                <w:tcPr>
                  <w:tcW w:w="310" w:type="pct"/>
                  <w:vAlign w:val="center"/>
                </w:tcPr>
                <w:p w14:paraId="1627CAA6">
                  <w:pPr>
                    <w:spacing w:line="0" w:lineRule="atLeast"/>
                    <w:ind w:firstLine="0" w:firstLineChars="0"/>
                    <w:rPr>
                      <w:color w:val="auto"/>
                      <w:highlight w:val="none"/>
                      <w:lang w:eastAsia="zh-CN"/>
                    </w:rPr>
                  </w:pPr>
                </w:p>
              </w:tc>
              <w:tc>
                <w:tcPr>
                  <w:tcW w:w="367" w:type="pct"/>
                  <w:vAlign w:val="center"/>
                </w:tcPr>
                <w:p w14:paraId="372DFB0F">
                  <w:pPr>
                    <w:spacing w:line="0" w:lineRule="atLeast"/>
                    <w:ind w:firstLine="0" w:firstLineChars="0"/>
                    <w:rPr>
                      <w:color w:val="auto"/>
                      <w:highlight w:val="none"/>
                      <w:lang w:eastAsia="zh-CN"/>
                    </w:rPr>
                  </w:pPr>
                </w:p>
              </w:tc>
              <w:tc>
                <w:tcPr>
                  <w:tcW w:w="669" w:type="pct"/>
                  <w:vAlign w:val="center"/>
                </w:tcPr>
                <w:p w14:paraId="406E3B02">
                  <w:pPr>
                    <w:spacing w:line="0" w:lineRule="atLeast"/>
                    <w:ind w:firstLine="0" w:firstLineChars="0"/>
                    <w:rPr>
                      <w:color w:val="auto"/>
                      <w:highlight w:val="none"/>
                      <w:lang w:eastAsia="zh-CN"/>
                    </w:rPr>
                  </w:pPr>
                </w:p>
              </w:tc>
              <w:tc>
                <w:tcPr>
                  <w:tcW w:w="751" w:type="pct"/>
                  <w:vAlign w:val="center"/>
                </w:tcPr>
                <w:p w14:paraId="2BCCE3BD">
                  <w:pPr>
                    <w:spacing w:line="0" w:lineRule="atLeast"/>
                    <w:ind w:firstLine="0" w:firstLineChars="0"/>
                    <w:rPr>
                      <w:color w:val="auto"/>
                      <w:highlight w:val="none"/>
                      <w:lang w:eastAsia="zh-CN"/>
                    </w:rPr>
                  </w:pPr>
                </w:p>
              </w:tc>
              <w:tc>
                <w:tcPr>
                  <w:tcW w:w="364" w:type="pct"/>
                  <w:vAlign w:val="center"/>
                </w:tcPr>
                <w:p w14:paraId="6086B10B">
                  <w:pPr>
                    <w:spacing w:line="0" w:lineRule="atLeast"/>
                    <w:ind w:firstLine="0" w:firstLineChars="0"/>
                    <w:rPr>
                      <w:color w:val="auto"/>
                      <w:highlight w:val="none"/>
                      <w:lang w:eastAsia="zh-CN"/>
                    </w:rPr>
                  </w:pPr>
                </w:p>
              </w:tc>
              <w:tc>
                <w:tcPr>
                  <w:tcW w:w="549" w:type="pct"/>
                  <w:vAlign w:val="center"/>
                </w:tcPr>
                <w:p w14:paraId="2429196F">
                  <w:pPr>
                    <w:spacing w:line="0" w:lineRule="atLeast"/>
                    <w:ind w:firstLine="0" w:firstLineChars="0"/>
                    <w:rPr>
                      <w:color w:val="auto"/>
                      <w:highlight w:val="none"/>
                      <w:lang w:eastAsia="zh-CN"/>
                    </w:rPr>
                  </w:pPr>
                </w:p>
              </w:tc>
              <w:tc>
                <w:tcPr>
                  <w:tcW w:w="435" w:type="pct"/>
                  <w:vAlign w:val="center"/>
                </w:tcPr>
                <w:p w14:paraId="15135E75">
                  <w:pPr>
                    <w:spacing w:line="0" w:lineRule="atLeast"/>
                    <w:ind w:firstLine="0" w:firstLineChars="0"/>
                    <w:rPr>
                      <w:color w:val="auto"/>
                      <w:highlight w:val="none"/>
                      <w:lang w:eastAsia="zh-CN"/>
                    </w:rPr>
                  </w:pPr>
                </w:p>
              </w:tc>
            </w:tr>
            <w:tr w14:paraId="4CD457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400" w:hRule="atLeast"/>
              </w:trPr>
              <w:tc>
                <w:tcPr>
                  <w:tcW w:w="277" w:type="pct"/>
                  <w:vAlign w:val="center"/>
                </w:tcPr>
                <w:p w14:paraId="350225D3">
                  <w:pPr>
                    <w:spacing w:line="0" w:lineRule="atLeast"/>
                    <w:ind w:firstLine="0" w:firstLineChars="0"/>
                    <w:jc w:val="center"/>
                    <w:rPr>
                      <w:color w:val="auto"/>
                      <w:highlight w:val="none"/>
                      <w:lang w:eastAsia="zh-CN"/>
                    </w:rPr>
                  </w:pPr>
                  <w:r>
                    <w:rPr>
                      <w:rFonts w:hint="eastAsia"/>
                      <w:color w:val="auto"/>
                      <w:highlight w:val="none"/>
                      <w:lang w:eastAsia="zh-CN"/>
                    </w:rPr>
                    <w:t>9</w:t>
                  </w:r>
                </w:p>
              </w:tc>
              <w:tc>
                <w:tcPr>
                  <w:tcW w:w="652" w:type="pct"/>
                  <w:vAlign w:val="center"/>
                </w:tcPr>
                <w:p w14:paraId="551A9BFA">
                  <w:pPr>
                    <w:spacing w:line="0" w:lineRule="atLeast"/>
                    <w:ind w:firstLine="0" w:firstLineChars="0"/>
                    <w:rPr>
                      <w:color w:val="auto"/>
                      <w:highlight w:val="none"/>
                      <w:lang w:eastAsia="zh-CN"/>
                    </w:rPr>
                  </w:pPr>
                </w:p>
              </w:tc>
              <w:tc>
                <w:tcPr>
                  <w:tcW w:w="621" w:type="pct"/>
                  <w:vAlign w:val="center"/>
                </w:tcPr>
                <w:p w14:paraId="1A2134AD">
                  <w:pPr>
                    <w:spacing w:line="0" w:lineRule="atLeast"/>
                    <w:ind w:firstLine="0" w:firstLineChars="0"/>
                    <w:rPr>
                      <w:color w:val="auto"/>
                      <w:highlight w:val="none"/>
                      <w:lang w:eastAsia="zh-CN"/>
                    </w:rPr>
                  </w:pPr>
                </w:p>
              </w:tc>
              <w:tc>
                <w:tcPr>
                  <w:tcW w:w="310" w:type="pct"/>
                  <w:vAlign w:val="center"/>
                </w:tcPr>
                <w:p w14:paraId="1F7010C3">
                  <w:pPr>
                    <w:spacing w:line="0" w:lineRule="atLeast"/>
                    <w:ind w:firstLine="0" w:firstLineChars="0"/>
                    <w:rPr>
                      <w:color w:val="auto"/>
                      <w:highlight w:val="none"/>
                      <w:lang w:eastAsia="zh-CN"/>
                    </w:rPr>
                  </w:pPr>
                </w:p>
              </w:tc>
              <w:tc>
                <w:tcPr>
                  <w:tcW w:w="367" w:type="pct"/>
                  <w:vAlign w:val="center"/>
                </w:tcPr>
                <w:p w14:paraId="3E9C84DE">
                  <w:pPr>
                    <w:spacing w:line="0" w:lineRule="atLeast"/>
                    <w:ind w:firstLine="0" w:firstLineChars="0"/>
                    <w:rPr>
                      <w:color w:val="auto"/>
                      <w:highlight w:val="none"/>
                      <w:lang w:eastAsia="zh-CN"/>
                    </w:rPr>
                  </w:pPr>
                </w:p>
              </w:tc>
              <w:tc>
                <w:tcPr>
                  <w:tcW w:w="669" w:type="pct"/>
                  <w:vAlign w:val="center"/>
                </w:tcPr>
                <w:p w14:paraId="3E657B70">
                  <w:pPr>
                    <w:spacing w:line="0" w:lineRule="atLeast"/>
                    <w:ind w:firstLine="0" w:firstLineChars="0"/>
                    <w:rPr>
                      <w:color w:val="auto"/>
                      <w:highlight w:val="none"/>
                      <w:lang w:eastAsia="zh-CN"/>
                    </w:rPr>
                  </w:pPr>
                </w:p>
              </w:tc>
              <w:tc>
                <w:tcPr>
                  <w:tcW w:w="751" w:type="pct"/>
                  <w:vAlign w:val="center"/>
                </w:tcPr>
                <w:p w14:paraId="398D90C2">
                  <w:pPr>
                    <w:spacing w:line="0" w:lineRule="atLeast"/>
                    <w:ind w:firstLine="0" w:firstLineChars="0"/>
                    <w:rPr>
                      <w:color w:val="auto"/>
                      <w:highlight w:val="none"/>
                      <w:lang w:eastAsia="zh-CN"/>
                    </w:rPr>
                  </w:pPr>
                </w:p>
              </w:tc>
              <w:tc>
                <w:tcPr>
                  <w:tcW w:w="364" w:type="pct"/>
                  <w:vAlign w:val="center"/>
                </w:tcPr>
                <w:p w14:paraId="50F29F59">
                  <w:pPr>
                    <w:spacing w:line="0" w:lineRule="atLeast"/>
                    <w:ind w:firstLine="0" w:firstLineChars="0"/>
                    <w:rPr>
                      <w:color w:val="auto"/>
                      <w:highlight w:val="none"/>
                      <w:lang w:eastAsia="zh-CN"/>
                    </w:rPr>
                  </w:pPr>
                </w:p>
              </w:tc>
              <w:tc>
                <w:tcPr>
                  <w:tcW w:w="549" w:type="pct"/>
                  <w:vAlign w:val="center"/>
                </w:tcPr>
                <w:p w14:paraId="74FF0354">
                  <w:pPr>
                    <w:spacing w:line="0" w:lineRule="atLeast"/>
                    <w:ind w:firstLine="0" w:firstLineChars="0"/>
                    <w:rPr>
                      <w:color w:val="auto"/>
                      <w:highlight w:val="none"/>
                      <w:lang w:eastAsia="zh-CN"/>
                    </w:rPr>
                  </w:pPr>
                </w:p>
              </w:tc>
              <w:tc>
                <w:tcPr>
                  <w:tcW w:w="435" w:type="pct"/>
                  <w:vAlign w:val="center"/>
                </w:tcPr>
                <w:p w14:paraId="072DC49B">
                  <w:pPr>
                    <w:spacing w:line="0" w:lineRule="atLeast"/>
                    <w:ind w:firstLine="0" w:firstLineChars="0"/>
                    <w:rPr>
                      <w:color w:val="auto"/>
                      <w:highlight w:val="none"/>
                      <w:lang w:eastAsia="zh-CN"/>
                    </w:rPr>
                  </w:pPr>
                </w:p>
              </w:tc>
            </w:tr>
            <w:tr w14:paraId="316766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400" w:hRule="atLeast"/>
              </w:trPr>
              <w:tc>
                <w:tcPr>
                  <w:tcW w:w="277" w:type="pct"/>
                  <w:vAlign w:val="center"/>
                </w:tcPr>
                <w:p w14:paraId="1DACB614">
                  <w:pPr>
                    <w:spacing w:line="0" w:lineRule="atLeast"/>
                    <w:ind w:firstLine="0" w:firstLineChars="0"/>
                    <w:jc w:val="center"/>
                    <w:rPr>
                      <w:color w:val="auto"/>
                      <w:highlight w:val="none"/>
                      <w:lang w:eastAsia="zh-CN"/>
                    </w:rPr>
                  </w:pPr>
                  <w:r>
                    <w:rPr>
                      <w:rFonts w:hint="eastAsia"/>
                      <w:color w:val="auto"/>
                      <w:highlight w:val="none"/>
                      <w:lang w:eastAsia="zh-CN"/>
                    </w:rPr>
                    <w:t>10</w:t>
                  </w:r>
                </w:p>
              </w:tc>
              <w:tc>
                <w:tcPr>
                  <w:tcW w:w="652" w:type="pct"/>
                  <w:vAlign w:val="center"/>
                </w:tcPr>
                <w:p w14:paraId="7D145214">
                  <w:pPr>
                    <w:spacing w:line="0" w:lineRule="atLeast"/>
                    <w:ind w:firstLine="0" w:firstLineChars="0"/>
                    <w:rPr>
                      <w:color w:val="auto"/>
                      <w:highlight w:val="none"/>
                      <w:lang w:eastAsia="zh-CN"/>
                    </w:rPr>
                  </w:pPr>
                </w:p>
              </w:tc>
              <w:tc>
                <w:tcPr>
                  <w:tcW w:w="621" w:type="pct"/>
                  <w:vAlign w:val="center"/>
                </w:tcPr>
                <w:p w14:paraId="0EE219C0">
                  <w:pPr>
                    <w:spacing w:line="0" w:lineRule="atLeast"/>
                    <w:ind w:firstLine="0" w:firstLineChars="0"/>
                    <w:rPr>
                      <w:color w:val="auto"/>
                      <w:highlight w:val="none"/>
                      <w:lang w:eastAsia="zh-CN"/>
                    </w:rPr>
                  </w:pPr>
                </w:p>
              </w:tc>
              <w:tc>
                <w:tcPr>
                  <w:tcW w:w="310" w:type="pct"/>
                  <w:vAlign w:val="center"/>
                </w:tcPr>
                <w:p w14:paraId="0D1E40D0">
                  <w:pPr>
                    <w:spacing w:line="0" w:lineRule="atLeast"/>
                    <w:ind w:firstLine="0" w:firstLineChars="0"/>
                    <w:rPr>
                      <w:color w:val="auto"/>
                      <w:highlight w:val="none"/>
                      <w:lang w:eastAsia="zh-CN"/>
                    </w:rPr>
                  </w:pPr>
                </w:p>
              </w:tc>
              <w:tc>
                <w:tcPr>
                  <w:tcW w:w="367" w:type="pct"/>
                  <w:vAlign w:val="center"/>
                </w:tcPr>
                <w:p w14:paraId="7FF9B733">
                  <w:pPr>
                    <w:spacing w:line="0" w:lineRule="atLeast"/>
                    <w:ind w:firstLine="0" w:firstLineChars="0"/>
                    <w:rPr>
                      <w:color w:val="auto"/>
                      <w:highlight w:val="none"/>
                      <w:lang w:eastAsia="zh-CN"/>
                    </w:rPr>
                  </w:pPr>
                </w:p>
              </w:tc>
              <w:tc>
                <w:tcPr>
                  <w:tcW w:w="669" w:type="pct"/>
                  <w:vAlign w:val="center"/>
                </w:tcPr>
                <w:p w14:paraId="5550253A">
                  <w:pPr>
                    <w:spacing w:line="0" w:lineRule="atLeast"/>
                    <w:ind w:firstLine="0" w:firstLineChars="0"/>
                    <w:rPr>
                      <w:color w:val="auto"/>
                      <w:highlight w:val="none"/>
                      <w:lang w:eastAsia="zh-CN"/>
                    </w:rPr>
                  </w:pPr>
                </w:p>
              </w:tc>
              <w:tc>
                <w:tcPr>
                  <w:tcW w:w="751" w:type="pct"/>
                  <w:vAlign w:val="center"/>
                </w:tcPr>
                <w:p w14:paraId="037AF97B">
                  <w:pPr>
                    <w:spacing w:line="0" w:lineRule="atLeast"/>
                    <w:ind w:firstLine="0" w:firstLineChars="0"/>
                    <w:rPr>
                      <w:color w:val="auto"/>
                      <w:highlight w:val="none"/>
                      <w:lang w:eastAsia="zh-CN"/>
                    </w:rPr>
                  </w:pPr>
                </w:p>
              </w:tc>
              <w:tc>
                <w:tcPr>
                  <w:tcW w:w="364" w:type="pct"/>
                  <w:vAlign w:val="center"/>
                </w:tcPr>
                <w:p w14:paraId="70DFB8F1">
                  <w:pPr>
                    <w:spacing w:line="0" w:lineRule="atLeast"/>
                    <w:ind w:firstLine="0" w:firstLineChars="0"/>
                    <w:rPr>
                      <w:color w:val="auto"/>
                      <w:highlight w:val="none"/>
                      <w:lang w:eastAsia="zh-CN"/>
                    </w:rPr>
                  </w:pPr>
                </w:p>
              </w:tc>
              <w:tc>
                <w:tcPr>
                  <w:tcW w:w="549" w:type="pct"/>
                  <w:vAlign w:val="center"/>
                </w:tcPr>
                <w:p w14:paraId="2CD89154">
                  <w:pPr>
                    <w:spacing w:line="0" w:lineRule="atLeast"/>
                    <w:ind w:firstLine="0" w:firstLineChars="0"/>
                    <w:rPr>
                      <w:color w:val="auto"/>
                      <w:highlight w:val="none"/>
                      <w:lang w:eastAsia="zh-CN"/>
                    </w:rPr>
                  </w:pPr>
                </w:p>
              </w:tc>
              <w:tc>
                <w:tcPr>
                  <w:tcW w:w="435" w:type="pct"/>
                  <w:vAlign w:val="center"/>
                </w:tcPr>
                <w:p w14:paraId="1DF9F188">
                  <w:pPr>
                    <w:spacing w:line="0" w:lineRule="atLeast"/>
                    <w:ind w:firstLine="0" w:firstLineChars="0"/>
                    <w:rPr>
                      <w:color w:val="auto"/>
                      <w:highlight w:val="none"/>
                      <w:lang w:eastAsia="zh-CN"/>
                    </w:rPr>
                  </w:pPr>
                </w:p>
              </w:tc>
            </w:tr>
          </w:tbl>
          <w:p w14:paraId="5D92DE33">
            <w:pPr>
              <w:numPr>
                <w:ilvl w:val="255"/>
                <w:numId w:val="0"/>
              </w:numPr>
              <w:snapToGrid/>
              <w:ind w:left="488"/>
              <w:jc w:val="center"/>
              <w:rPr>
                <w:rFonts w:ascii="方正小标宋简体" w:hAnsi="方正小标宋简体" w:eastAsia="方正小标宋简体" w:cs="方正小标宋简体"/>
                <w:color w:val="auto"/>
                <w:sz w:val="44"/>
                <w:szCs w:val="44"/>
                <w:highlight w:val="none"/>
                <w:lang w:eastAsia="zh-CN"/>
              </w:rPr>
            </w:pPr>
            <w:r>
              <w:rPr>
                <w:rFonts w:hint="eastAsia" w:ascii="方正小标宋简体" w:hAnsi="方正小标宋简体" w:eastAsia="方正小标宋简体" w:cs="方正小标宋简体"/>
                <w:color w:val="auto"/>
                <w:sz w:val="44"/>
                <w:szCs w:val="44"/>
                <w:highlight w:val="none"/>
                <w:lang w:eastAsia="zh-CN"/>
              </w:rPr>
              <w:t>项目报批报建申报记录表</w:t>
            </w:r>
          </w:p>
        </w:tc>
      </w:tr>
    </w:tbl>
    <w:p w14:paraId="41C5A072">
      <w:pPr>
        <w:numPr>
          <w:ilvl w:val="255"/>
          <w:numId w:val="0"/>
        </w:numPr>
        <w:snapToGrid/>
        <w:ind w:left="488"/>
        <w:jc w:val="center"/>
        <w:rPr>
          <w:rFonts w:ascii="方正小标宋简体" w:hAnsi="方正小标宋简体" w:eastAsia="方正小标宋简体" w:cs="方正小标宋简体"/>
          <w:color w:val="auto"/>
          <w:sz w:val="44"/>
          <w:szCs w:val="44"/>
          <w:highlight w:val="none"/>
          <w:lang w:eastAsia="zh-CN"/>
        </w:rPr>
      </w:pPr>
    </w:p>
    <w:p w14:paraId="6F53C9B8">
      <w:pPr>
        <w:numPr>
          <w:ilvl w:val="255"/>
          <w:numId w:val="0"/>
        </w:numPr>
        <w:snapToGrid/>
        <w:ind w:left="488"/>
        <w:jc w:val="center"/>
        <w:rPr>
          <w:rFonts w:ascii="方正小标宋简体" w:hAnsi="方正小标宋简体" w:eastAsia="方正小标宋简体" w:cs="方正小标宋简体"/>
          <w:color w:val="auto"/>
          <w:sz w:val="44"/>
          <w:szCs w:val="44"/>
          <w:highlight w:val="none"/>
          <w:lang w:eastAsia="zh-CN"/>
        </w:rPr>
        <w:sectPr>
          <w:pgSz w:w="16838" w:h="11906" w:orient="landscape"/>
          <w:pgMar w:top="1519" w:right="873" w:bottom="1519" w:left="873" w:header="851" w:footer="992" w:gutter="0"/>
          <w:pgBorders>
            <w:top w:val="none" w:sz="0" w:space="0"/>
            <w:left w:val="none" w:sz="0" w:space="0"/>
            <w:bottom w:val="none" w:sz="0" w:space="0"/>
            <w:right w:val="none" w:sz="0" w:space="0"/>
          </w:pgBorders>
          <w:pgNumType w:fmt="decimal"/>
          <w:cols w:space="0" w:num="1"/>
          <w:titlePg/>
          <w:docGrid w:type="lines" w:linePitch="312" w:charSpace="0"/>
        </w:sectPr>
      </w:pPr>
    </w:p>
    <w:p w14:paraId="4D62B7E4">
      <w:pPr>
        <w:pStyle w:val="4"/>
        <w:ind w:firstLine="241"/>
        <w:rPr>
          <w:color w:val="auto"/>
          <w:highlight w:val="none"/>
          <w:lang w:eastAsia="zh-CN"/>
        </w:rPr>
      </w:pPr>
      <w:bookmarkStart w:id="1034" w:name="_Toc301"/>
      <w:bookmarkStart w:id="1035" w:name="_Toc7062"/>
      <w:bookmarkStart w:id="1036" w:name="_Toc11381"/>
      <w:bookmarkStart w:id="1037" w:name="_Toc3752"/>
      <w:bookmarkStart w:id="1038" w:name="_Toc192580212"/>
      <w:bookmarkStart w:id="1039" w:name="_Toc3183"/>
      <w:bookmarkStart w:id="1040" w:name="_Toc23747"/>
      <w:bookmarkStart w:id="1041" w:name="_Toc25449"/>
      <w:bookmarkStart w:id="1042" w:name="_Toc11578"/>
      <w:bookmarkStart w:id="1043" w:name="_Toc19766"/>
      <w:bookmarkStart w:id="1044" w:name="_Toc8980"/>
      <w:bookmarkStart w:id="1045" w:name="_Toc21898"/>
      <w:bookmarkStart w:id="1046" w:name="_Toc22393"/>
      <w:bookmarkStart w:id="1047" w:name="_Toc14678"/>
      <w:bookmarkStart w:id="1048" w:name="_Toc660"/>
      <w:bookmarkStart w:id="1049" w:name="_Toc11175"/>
      <w:bookmarkStart w:id="1050" w:name="_Toc2103"/>
      <w:bookmarkStart w:id="1051" w:name="_Toc26713"/>
      <w:bookmarkStart w:id="1052" w:name="_Toc8420"/>
      <w:r>
        <w:rPr>
          <w:rFonts w:hint="eastAsia"/>
          <w:color w:val="auto"/>
          <w:highlight w:val="none"/>
          <w:lang w:eastAsia="zh-CN"/>
        </w:rPr>
        <w:t>表1.3-3 可研报告审核意见书</w:t>
      </w:r>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p>
    <w:p w14:paraId="1EFDF22E">
      <w:pPr>
        <w:widowControl w:val="0"/>
        <w:kinsoku/>
        <w:autoSpaceDE/>
        <w:autoSpaceDN/>
        <w:adjustRightInd/>
        <w:snapToGrid/>
        <w:ind w:firstLine="0" w:firstLineChars="0"/>
        <w:jc w:val="center"/>
        <w:textAlignment w:val="auto"/>
        <w:rPr>
          <w:rFonts w:ascii="方正小标宋简体" w:hAnsi="方正小标宋简体" w:eastAsia="方正小标宋简体" w:cs="方正小标宋简体"/>
          <w:color w:val="auto"/>
          <w:sz w:val="44"/>
          <w:szCs w:val="44"/>
          <w:highlight w:val="none"/>
          <w:lang w:eastAsia="zh-CN"/>
        </w:rPr>
      </w:pPr>
      <w:r>
        <w:rPr>
          <w:rFonts w:hint="eastAsia" w:ascii="方正小标宋简体" w:hAnsi="方正小标宋简体" w:eastAsia="方正小标宋简体" w:cs="方正小标宋简体"/>
          <w:color w:val="auto"/>
          <w:sz w:val="44"/>
          <w:szCs w:val="44"/>
          <w:highlight w:val="none"/>
          <w:lang w:eastAsia="zh-CN"/>
        </w:rPr>
        <w:t>***工程可行性研究报告审核意见书</w:t>
      </w:r>
    </w:p>
    <w:p w14:paraId="26127240">
      <w:pPr>
        <w:numPr>
          <w:ilvl w:val="0"/>
          <w:numId w:val="33"/>
        </w:numPr>
        <w:ind w:firstLine="480"/>
        <w:rPr>
          <w:color w:val="auto"/>
          <w:highlight w:val="none"/>
          <w:lang w:eastAsia="zh-CN"/>
        </w:rPr>
      </w:pPr>
      <w:r>
        <w:rPr>
          <w:rFonts w:hint="eastAsia"/>
          <w:color w:val="auto"/>
          <w:highlight w:val="none"/>
          <w:lang w:eastAsia="zh-CN"/>
        </w:rPr>
        <w:t>必要性审查</w:t>
      </w:r>
    </w:p>
    <w:p w14:paraId="74585DEB">
      <w:pPr>
        <w:numPr>
          <w:ilvl w:val="1"/>
          <w:numId w:val="33"/>
        </w:numPr>
        <w:ind w:firstLine="480"/>
        <w:rPr>
          <w:color w:val="auto"/>
          <w:highlight w:val="none"/>
          <w:lang w:eastAsia="zh-CN"/>
        </w:rPr>
      </w:pPr>
      <w:r>
        <w:rPr>
          <w:rFonts w:hint="eastAsia"/>
          <w:color w:val="auto"/>
          <w:highlight w:val="none"/>
          <w:lang w:eastAsia="zh-CN"/>
        </w:rPr>
        <w:t>政策与规划符合性。是否符合国家/地方政策、专项规划及战略方向。</w:t>
      </w:r>
    </w:p>
    <w:p w14:paraId="33918C01">
      <w:pPr>
        <w:numPr>
          <w:ilvl w:val="1"/>
          <w:numId w:val="33"/>
        </w:numPr>
        <w:ind w:firstLine="480"/>
        <w:rPr>
          <w:color w:val="auto"/>
          <w:highlight w:val="none"/>
          <w:lang w:eastAsia="zh-CN"/>
        </w:rPr>
      </w:pPr>
      <w:r>
        <w:rPr>
          <w:rFonts w:hint="eastAsia"/>
          <w:color w:val="auto"/>
          <w:highlight w:val="none"/>
          <w:lang w:eastAsia="zh-CN"/>
        </w:rPr>
        <w:t>需求分析。项目需求是否基于充分调研。</w:t>
      </w:r>
    </w:p>
    <w:p w14:paraId="65F35163">
      <w:pPr>
        <w:numPr>
          <w:ilvl w:val="1"/>
          <w:numId w:val="33"/>
        </w:numPr>
        <w:ind w:firstLine="480"/>
        <w:rPr>
          <w:color w:val="auto"/>
          <w:highlight w:val="none"/>
          <w:lang w:eastAsia="zh-CN"/>
        </w:rPr>
      </w:pPr>
      <w:r>
        <w:rPr>
          <w:rFonts w:hint="eastAsia"/>
          <w:color w:val="auto"/>
          <w:highlight w:val="none"/>
          <w:lang w:eastAsia="zh-CN"/>
        </w:rPr>
        <w:t>意义研判。对经济/社会发展的贡献度、项目不可替代性及实施紧迫性等。</w:t>
      </w:r>
    </w:p>
    <w:p w14:paraId="0E40A23A">
      <w:pPr>
        <w:numPr>
          <w:ilvl w:val="0"/>
          <w:numId w:val="33"/>
        </w:numPr>
        <w:ind w:firstLine="480"/>
        <w:rPr>
          <w:color w:val="auto"/>
          <w:highlight w:val="none"/>
          <w:lang w:eastAsia="zh-CN"/>
        </w:rPr>
      </w:pPr>
      <w:r>
        <w:rPr>
          <w:rFonts w:hint="eastAsia"/>
          <w:color w:val="auto"/>
          <w:highlight w:val="none"/>
          <w:lang w:eastAsia="zh-CN"/>
        </w:rPr>
        <w:t>可行性分析</w:t>
      </w:r>
    </w:p>
    <w:p w14:paraId="5DEE03B5">
      <w:pPr>
        <w:numPr>
          <w:ilvl w:val="1"/>
          <w:numId w:val="33"/>
        </w:numPr>
        <w:ind w:firstLine="480"/>
        <w:rPr>
          <w:color w:val="auto"/>
          <w:highlight w:val="none"/>
          <w:lang w:eastAsia="zh-CN"/>
        </w:rPr>
      </w:pPr>
      <w:r>
        <w:rPr>
          <w:rFonts w:hint="eastAsia"/>
          <w:color w:val="auto"/>
          <w:highlight w:val="none"/>
          <w:lang w:eastAsia="zh-CN"/>
        </w:rPr>
        <w:t>方案比选与优化。多方案技术经济比选结论，是否选优并兼顾资源集约。</w:t>
      </w:r>
    </w:p>
    <w:p w14:paraId="65934CBF">
      <w:pPr>
        <w:numPr>
          <w:ilvl w:val="1"/>
          <w:numId w:val="33"/>
        </w:numPr>
        <w:ind w:firstLine="480"/>
        <w:rPr>
          <w:color w:val="auto"/>
          <w:highlight w:val="none"/>
          <w:lang w:eastAsia="zh-CN"/>
        </w:rPr>
      </w:pPr>
      <w:r>
        <w:rPr>
          <w:rFonts w:hint="eastAsia"/>
          <w:color w:val="auto"/>
          <w:highlight w:val="none"/>
          <w:lang w:eastAsia="zh-CN"/>
        </w:rPr>
        <w:t>技术合理性。技术路线成熟度、设备适配性、专业团队能力匹配。</w:t>
      </w:r>
    </w:p>
    <w:p w14:paraId="623E562B">
      <w:pPr>
        <w:numPr>
          <w:ilvl w:val="1"/>
          <w:numId w:val="33"/>
        </w:numPr>
        <w:ind w:firstLine="480"/>
        <w:rPr>
          <w:color w:val="auto"/>
          <w:highlight w:val="none"/>
          <w:lang w:eastAsia="zh-CN"/>
        </w:rPr>
      </w:pPr>
      <w:r>
        <w:rPr>
          <w:rFonts w:hint="eastAsia"/>
          <w:color w:val="auto"/>
          <w:highlight w:val="none"/>
          <w:lang w:eastAsia="zh-CN"/>
        </w:rPr>
        <w:t>实施条件判断。用地、环评、配套基础设施、组织管理机制是否完备。</w:t>
      </w:r>
    </w:p>
    <w:p w14:paraId="49A05425">
      <w:pPr>
        <w:numPr>
          <w:ilvl w:val="0"/>
          <w:numId w:val="33"/>
        </w:numPr>
        <w:ind w:firstLine="480"/>
        <w:rPr>
          <w:color w:val="auto"/>
          <w:highlight w:val="none"/>
          <w:lang w:eastAsia="zh-CN"/>
        </w:rPr>
      </w:pPr>
      <w:r>
        <w:rPr>
          <w:rFonts w:hint="eastAsia"/>
          <w:color w:val="auto"/>
          <w:highlight w:val="none"/>
          <w:lang w:eastAsia="zh-CN"/>
        </w:rPr>
        <w:t>财务与经济评估</w:t>
      </w:r>
    </w:p>
    <w:p w14:paraId="1C49C3AE">
      <w:pPr>
        <w:numPr>
          <w:ilvl w:val="1"/>
          <w:numId w:val="33"/>
        </w:numPr>
        <w:ind w:firstLine="480"/>
        <w:rPr>
          <w:color w:val="auto"/>
          <w:highlight w:val="none"/>
          <w:lang w:eastAsia="zh-CN"/>
        </w:rPr>
      </w:pPr>
      <w:r>
        <w:rPr>
          <w:rFonts w:hint="eastAsia"/>
          <w:color w:val="auto"/>
          <w:highlight w:val="none"/>
          <w:lang w:eastAsia="zh-CN"/>
        </w:rPr>
        <w:t>投资准确性。投资估算合理性，是否存在重复/漏项，费用标准合规性。</w:t>
      </w:r>
    </w:p>
    <w:p w14:paraId="1C22BC54">
      <w:pPr>
        <w:numPr>
          <w:ilvl w:val="1"/>
          <w:numId w:val="33"/>
        </w:numPr>
        <w:ind w:firstLine="480"/>
        <w:rPr>
          <w:color w:val="auto"/>
          <w:highlight w:val="none"/>
          <w:lang w:eastAsia="zh-CN"/>
        </w:rPr>
      </w:pPr>
      <w:r>
        <w:rPr>
          <w:rFonts w:hint="eastAsia"/>
          <w:color w:val="auto"/>
          <w:highlight w:val="none"/>
          <w:lang w:eastAsia="zh-CN"/>
        </w:rPr>
        <w:t>资金筹措。资金来源可靠性（自有资金、贷款、补贴）、偿债计划可行性。</w:t>
      </w:r>
    </w:p>
    <w:p w14:paraId="518498EB">
      <w:pPr>
        <w:numPr>
          <w:ilvl w:val="1"/>
          <w:numId w:val="33"/>
        </w:numPr>
        <w:ind w:firstLine="480"/>
        <w:rPr>
          <w:color w:val="auto"/>
          <w:highlight w:val="none"/>
          <w:lang w:eastAsia="zh-CN"/>
        </w:rPr>
      </w:pPr>
      <w:r>
        <w:rPr>
          <w:rFonts w:hint="eastAsia"/>
          <w:color w:val="auto"/>
          <w:highlight w:val="none"/>
          <w:lang w:eastAsia="zh-CN"/>
        </w:rPr>
        <w:t>效益分析（包括经济、社会效益）。经济回报指标（NPV、IRR）、社会效益（就业、环保、公共服务）。</w:t>
      </w:r>
    </w:p>
    <w:p w14:paraId="7A3D8887">
      <w:pPr>
        <w:numPr>
          <w:ilvl w:val="0"/>
          <w:numId w:val="33"/>
        </w:numPr>
        <w:ind w:firstLine="480"/>
        <w:rPr>
          <w:color w:val="auto"/>
          <w:highlight w:val="none"/>
          <w:lang w:eastAsia="zh-CN"/>
        </w:rPr>
      </w:pPr>
      <w:r>
        <w:rPr>
          <w:rFonts w:hint="eastAsia"/>
          <w:color w:val="auto"/>
          <w:highlight w:val="none"/>
          <w:lang w:eastAsia="zh-CN"/>
        </w:rPr>
        <w:t>风险管理</w:t>
      </w:r>
    </w:p>
    <w:p w14:paraId="6A6D1AB2">
      <w:pPr>
        <w:numPr>
          <w:ilvl w:val="1"/>
          <w:numId w:val="33"/>
        </w:numPr>
        <w:ind w:firstLine="480"/>
        <w:rPr>
          <w:color w:val="auto"/>
          <w:highlight w:val="none"/>
          <w:lang w:eastAsia="zh-CN"/>
        </w:rPr>
      </w:pPr>
      <w:r>
        <w:rPr>
          <w:rFonts w:hint="eastAsia"/>
          <w:color w:val="auto"/>
          <w:highlight w:val="none"/>
          <w:lang w:eastAsia="zh-CN"/>
        </w:rPr>
        <w:t>风险识别与应对。资金链、技术、市场、政策等风险清单及防控预案。</w:t>
      </w:r>
    </w:p>
    <w:p w14:paraId="6D7515E0">
      <w:pPr>
        <w:numPr>
          <w:ilvl w:val="1"/>
          <w:numId w:val="33"/>
        </w:numPr>
        <w:ind w:firstLine="480"/>
        <w:rPr>
          <w:color w:val="auto"/>
          <w:highlight w:val="none"/>
          <w:lang w:eastAsia="zh-CN"/>
        </w:rPr>
      </w:pPr>
      <w:r>
        <w:rPr>
          <w:rFonts w:hint="eastAsia"/>
          <w:color w:val="auto"/>
          <w:highlight w:val="none"/>
          <w:lang w:eastAsia="zh-CN"/>
        </w:rPr>
        <w:t>可持续性评估。长期运营能力、资源供应稳定性、环境友好性。</w:t>
      </w:r>
    </w:p>
    <w:p w14:paraId="75DD118A">
      <w:pPr>
        <w:numPr>
          <w:ilvl w:val="0"/>
          <w:numId w:val="33"/>
        </w:numPr>
        <w:ind w:firstLine="480"/>
        <w:rPr>
          <w:color w:val="auto"/>
          <w:highlight w:val="none"/>
          <w:lang w:eastAsia="zh-CN"/>
        </w:rPr>
      </w:pPr>
      <w:r>
        <w:rPr>
          <w:rFonts w:hint="eastAsia"/>
          <w:color w:val="auto"/>
          <w:highlight w:val="none"/>
          <w:lang w:eastAsia="zh-CN"/>
        </w:rPr>
        <w:t>合规性审查</w:t>
      </w:r>
    </w:p>
    <w:p w14:paraId="50B06809">
      <w:pPr>
        <w:numPr>
          <w:ilvl w:val="1"/>
          <w:numId w:val="33"/>
        </w:numPr>
        <w:ind w:firstLine="480"/>
        <w:rPr>
          <w:color w:val="auto"/>
          <w:highlight w:val="none"/>
          <w:lang w:eastAsia="zh-CN"/>
        </w:rPr>
      </w:pPr>
      <w:r>
        <w:rPr>
          <w:rFonts w:hint="eastAsia"/>
          <w:color w:val="auto"/>
          <w:highlight w:val="none"/>
          <w:lang w:eastAsia="zh-CN"/>
        </w:rPr>
        <w:t>手续是否完善。立项、环评、用地、规划、施工许可等法定程序完整性。</w:t>
      </w:r>
    </w:p>
    <w:p w14:paraId="1B4EEA26">
      <w:pPr>
        <w:numPr>
          <w:ilvl w:val="1"/>
          <w:numId w:val="33"/>
        </w:numPr>
        <w:ind w:firstLine="480"/>
        <w:rPr>
          <w:color w:val="auto"/>
          <w:highlight w:val="none"/>
          <w:lang w:eastAsia="zh-CN"/>
        </w:rPr>
      </w:pPr>
      <w:r>
        <w:rPr>
          <w:color w:val="auto"/>
          <w:highlight w:val="none"/>
          <w:lang w:eastAsia="zh-CN"/>
        </w:rPr>
        <w:t>行业规范符合性</w:t>
      </w:r>
      <w:r>
        <w:rPr>
          <w:rFonts w:hint="eastAsia"/>
          <w:color w:val="auto"/>
          <w:highlight w:val="none"/>
          <w:lang w:eastAsia="zh-CN"/>
        </w:rPr>
        <w:t>。</w:t>
      </w:r>
      <w:r>
        <w:rPr>
          <w:color w:val="auto"/>
          <w:highlight w:val="none"/>
          <w:lang w:eastAsia="zh-CN"/>
        </w:rPr>
        <w:t>设计、建设、安全等标准执行情况。</w:t>
      </w:r>
    </w:p>
    <w:p w14:paraId="27C102F1">
      <w:pPr>
        <w:numPr>
          <w:ilvl w:val="0"/>
          <w:numId w:val="33"/>
        </w:numPr>
        <w:ind w:firstLine="480"/>
        <w:rPr>
          <w:color w:val="auto"/>
          <w:highlight w:val="none"/>
          <w:lang w:eastAsia="zh-CN"/>
        </w:rPr>
      </w:pPr>
      <w:r>
        <w:rPr>
          <w:rFonts w:hint="eastAsia"/>
          <w:color w:val="auto"/>
          <w:highlight w:val="none"/>
          <w:lang w:eastAsia="zh-CN"/>
        </w:rPr>
        <w:t>特别关注事项</w:t>
      </w:r>
    </w:p>
    <w:p w14:paraId="6B74EAF5">
      <w:pPr>
        <w:numPr>
          <w:ilvl w:val="1"/>
          <w:numId w:val="33"/>
        </w:numPr>
        <w:ind w:firstLine="480"/>
        <w:rPr>
          <w:color w:val="auto"/>
          <w:highlight w:val="none"/>
          <w:lang w:eastAsia="zh-CN"/>
        </w:rPr>
      </w:pPr>
      <w:r>
        <w:rPr>
          <w:rFonts w:hint="eastAsia"/>
          <w:color w:val="auto"/>
          <w:highlight w:val="none"/>
          <w:lang w:eastAsia="zh-CN"/>
        </w:rPr>
        <w:t>严控“超概”。审核报告中对预算各项费用考虑是否充足到位，以及预算控制机制、超概预警措施。</w:t>
      </w:r>
    </w:p>
    <w:p w14:paraId="7F01FD2C">
      <w:pPr>
        <w:numPr>
          <w:ilvl w:val="1"/>
          <w:numId w:val="33"/>
        </w:numPr>
        <w:ind w:firstLine="480"/>
        <w:rPr>
          <w:color w:val="auto"/>
          <w:highlight w:val="none"/>
          <w:lang w:eastAsia="zh-CN"/>
        </w:rPr>
      </w:pPr>
      <w:r>
        <w:rPr>
          <w:rFonts w:hint="eastAsia"/>
          <w:color w:val="auto"/>
          <w:highlight w:val="none"/>
          <w:lang w:eastAsia="zh-CN"/>
        </w:rPr>
        <w:t>数字化管理。项目全周期智能监控平台、数据互联互通及BIM/大数据技术应用。</w:t>
      </w:r>
    </w:p>
    <w:p w14:paraId="1B951ADD">
      <w:pPr>
        <w:numPr>
          <w:ilvl w:val="0"/>
          <w:numId w:val="33"/>
        </w:numPr>
        <w:ind w:firstLine="480"/>
        <w:rPr>
          <w:color w:val="auto"/>
          <w:highlight w:val="none"/>
          <w:lang w:eastAsia="zh-CN"/>
        </w:rPr>
      </w:pPr>
      <w:r>
        <w:rPr>
          <w:rFonts w:hint="eastAsia"/>
          <w:color w:val="auto"/>
          <w:highlight w:val="none"/>
          <w:lang w:eastAsia="zh-CN"/>
        </w:rPr>
        <w:t>结论与建议</w:t>
      </w:r>
    </w:p>
    <w:p w14:paraId="2C341A69">
      <w:pPr>
        <w:ind w:firstLine="480"/>
        <w:jc w:val="right"/>
        <w:rPr>
          <w:color w:val="auto"/>
          <w:highlight w:val="none"/>
          <w:lang w:eastAsia="zh-CN"/>
        </w:rPr>
      </w:pPr>
      <w:r>
        <w:rPr>
          <w:rFonts w:hint="eastAsia"/>
          <w:color w:val="auto"/>
          <w:highlight w:val="none"/>
          <w:lang w:eastAsia="zh-CN"/>
        </w:rPr>
        <w:t xml:space="preserve">                     年  月   日</w:t>
      </w:r>
    </w:p>
    <w:p w14:paraId="102E35B7">
      <w:pPr>
        <w:numPr>
          <w:ilvl w:val="255"/>
          <w:numId w:val="0"/>
        </w:numPr>
        <w:kinsoku/>
        <w:autoSpaceDE/>
        <w:autoSpaceDN/>
        <w:adjustRightInd/>
        <w:snapToGrid/>
        <w:textAlignment w:val="auto"/>
        <w:rPr>
          <w:rFonts w:ascii="宋体" w:hAnsi="宋体" w:cs="宋体"/>
          <w:color w:val="auto"/>
          <w:sz w:val="32"/>
          <w:szCs w:val="32"/>
          <w:highlight w:val="none"/>
          <w:lang w:eastAsia="zh-CN"/>
        </w:rPr>
      </w:pPr>
      <w:r>
        <w:rPr>
          <w:rFonts w:hint="eastAsia" w:ascii="宋体" w:hAnsi="宋体" w:cs="宋体"/>
          <w:color w:val="auto"/>
          <w:sz w:val="32"/>
          <w:szCs w:val="32"/>
          <w:highlight w:val="none"/>
          <w:lang w:eastAsia="zh-CN"/>
        </w:rPr>
        <w:br w:type="page"/>
      </w:r>
    </w:p>
    <w:p w14:paraId="1DA30B23">
      <w:pPr>
        <w:pStyle w:val="4"/>
        <w:ind w:firstLine="241"/>
        <w:rPr>
          <w:color w:val="auto"/>
          <w:highlight w:val="none"/>
          <w:lang w:eastAsia="zh-CN"/>
        </w:rPr>
      </w:pPr>
      <w:bookmarkStart w:id="1053" w:name="_Toc20479"/>
      <w:bookmarkStart w:id="1054" w:name="_Toc1743"/>
      <w:bookmarkStart w:id="1055" w:name="_Toc27323"/>
      <w:bookmarkStart w:id="1056" w:name="_Toc192580213"/>
      <w:bookmarkStart w:id="1057" w:name="_Toc22130"/>
      <w:bookmarkStart w:id="1058" w:name="_Toc19068"/>
      <w:bookmarkStart w:id="1059" w:name="_Toc20433"/>
      <w:bookmarkStart w:id="1060" w:name="_Toc15672"/>
      <w:bookmarkStart w:id="1061" w:name="_Toc15497"/>
      <w:bookmarkStart w:id="1062" w:name="_Toc1600"/>
      <w:bookmarkStart w:id="1063" w:name="_Toc10009"/>
      <w:bookmarkStart w:id="1064" w:name="_Toc22136"/>
      <w:bookmarkStart w:id="1065" w:name="_Toc17775"/>
      <w:bookmarkStart w:id="1066" w:name="_Toc14684"/>
      <w:bookmarkStart w:id="1067" w:name="_Toc6490"/>
      <w:bookmarkStart w:id="1068" w:name="_Toc2605"/>
      <w:bookmarkStart w:id="1069" w:name="_Toc11442"/>
      <w:bookmarkStart w:id="1070" w:name="_Toc24345"/>
      <w:bookmarkStart w:id="1071" w:name="_Toc18150"/>
      <w:r>
        <w:rPr>
          <w:rFonts w:hint="eastAsia"/>
          <w:color w:val="auto"/>
          <w:highlight w:val="none"/>
          <w:lang w:eastAsia="zh-CN"/>
        </w:rPr>
        <w:t>表1.3-4 专项报告审核意见</w:t>
      </w:r>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p>
    <w:p w14:paraId="48EEA200">
      <w:pPr>
        <w:widowControl w:val="0"/>
        <w:kinsoku/>
        <w:autoSpaceDE/>
        <w:autoSpaceDN/>
        <w:adjustRightInd/>
        <w:snapToGrid/>
        <w:ind w:firstLine="1044"/>
        <w:jc w:val="center"/>
        <w:textAlignment w:val="auto"/>
        <w:rPr>
          <w:rFonts w:cs="方正小标宋简体" w:asciiTheme="minorEastAsia" w:hAnsiTheme="minorEastAsia" w:eastAsiaTheme="minorEastAsia"/>
          <w:b/>
          <w:bCs/>
          <w:color w:val="auto"/>
          <w:sz w:val="52"/>
          <w:szCs w:val="52"/>
          <w:highlight w:val="none"/>
          <w:lang w:eastAsia="zh-CN"/>
        </w:rPr>
      </w:pPr>
      <w:bookmarkStart w:id="1072" w:name="_Hlk179811771"/>
      <w:bookmarkStart w:id="1073" w:name="_Toc15442"/>
      <w:bookmarkStart w:id="1074" w:name="_Toc1086"/>
      <w:bookmarkStart w:id="1075" w:name="_Toc27699"/>
      <w:bookmarkStart w:id="1076" w:name="_Toc26013"/>
      <w:bookmarkStart w:id="1077" w:name="_Toc17667"/>
      <w:bookmarkStart w:id="1078" w:name="_Toc760"/>
      <w:bookmarkStart w:id="1079" w:name="_Toc2772"/>
      <w:bookmarkStart w:id="1080" w:name="_Toc3930"/>
      <w:r>
        <w:rPr>
          <w:rFonts w:cs="方正小标宋简体" w:asciiTheme="minorEastAsia" w:hAnsiTheme="minorEastAsia" w:eastAsiaTheme="minorEastAsia"/>
          <w:b/>
          <w:bCs/>
          <w:color w:val="auto"/>
          <w:sz w:val="52"/>
          <w:szCs w:val="52"/>
          <w:highlight w:val="none"/>
          <w:lang w:eastAsia="zh-CN"/>
        </w:rPr>
        <w:t>***工程</w:t>
      </w:r>
      <w:bookmarkEnd w:id="1072"/>
      <w:r>
        <w:rPr>
          <w:rFonts w:cs="方正小标宋简体" w:asciiTheme="minorEastAsia" w:hAnsiTheme="minorEastAsia" w:eastAsiaTheme="minorEastAsia"/>
          <w:b/>
          <w:bCs/>
          <w:color w:val="auto"/>
          <w:sz w:val="52"/>
          <w:szCs w:val="52"/>
          <w:highlight w:val="none"/>
          <w:lang w:eastAsia="zh-CN"/>
        </w:rPr>
        <w:t>***评价报告</w:t>
      </w:r>
      <w:bookmarkEnd w:id="1073"/>
      <w:bookmarkEnd w:id="1074"/>
      <w:bookmarkEnd w:id="1075"/>
      <w:bookmarkEnd w:id="1076"/>
      <w:bookmarkEnd w:id="1077"/>
      <w:bookmarkEnd w:id="1078"/>
      <w:bookmarkEnd w:id="1079"/>
      <w:bookmarkEnd w:id="1080"/>
      <w:r>
        <w:rPr>
          <w:rFonts w:hint="eastAsia" w:cs="方正小标宋简体" w:asciiTheme="minorEastAsia" w:hAnsiTheme="minorEastAsia" w:eastAsiaTheme="minorEastAsia"/>
          <w:b/>
          <w:bCs/>
          <w:color w:val="auto"/>
          <w:sz w:val="52"/>
          <w:szCs w:val="52"/>
          <w:highlight w:val="none"/>
          <w:lang w:eastAsia="zh-CN"/>
        </w:rPr>
        <w:t>审核意见</w:t>
      </w:r>
    </w:p>
    <w:p w14:paraId="73E89F15">
      <w:pPr>
        <w:ind w:firstLine="480"/>
        <w:rPr>
          <w:color w:val="auto"/>
          <w:highlight w:val="none"/>
          <w:lang w:eastAsia="zh-CN"/>
        </w:rPr>
      </w:pPr>
      <w:r>
        <w:rPr>
          <w:rFonts w:hint="eastAsia"/>
          <w:color w:val="auto"/>
          <w:highlight w:val="none"/>
          <w:lang w:eastAsia="zh-CN"/>
        </w:rPr>
        <w:t>一、项目概况</w:t>
      </w:r>
    </w:p>
    <w:p w14:paraId="3C64DED2">
      <w:pPr>
        <w:numPr>
          <w:ilvl w:val="1"/>
          <w:numId w:val="33"/>
        </w:numPr>
        <w:ind w:firstLine="480"/>
        <w:rPr>
          <w:color w:val="auto"/>
          <w:highlight w:val="none"/>
          <w:lang w:eastAsia="zh-CN"/>
        </w:rPr>
      </w:pPr>
      <w:r>
        <w:rPr>
          <w:rFonts w:hint="eastAsia"/>
          <w:color w:val="auto"/>
          <w:highlight w:val="none"/>
          <w:lang w:eastAsia="zh-CN"/>
        </w:rPr>
        <w:t>项目名称：</w:t>
      </w:r>
    </w:p>
    <w:p w14:paraId="08D0CC0C">
      <w:pPr>
        <w:numPr>
          <w:ilvl w:val="1"/>
          <w:numId w:val="33"/>
        </w:numPr>
        <w:ind w:firstLine="480"/>
        <w:rPr>
          <w:color w:val="auto"/>
          <w:highlight w:val="none"/>
          <w:lang w:eastAsia="zh-CN"/>
        </w:rPr>
      </w:pPr>
      <w:r>
        <w:rPr>
          <w:rFonts w:hint="eastAsia"/>
          <w:color w:val="auto"/>
          <w:highlight w:val="none"/>
          <w:lang w:eastAsia="zh-CN"/>
        </w:rPr>
        <w:t>项目地点：</w:t>
      </w:r>
    </w:p>
    <w:p w14:paraId="54A426E0">
      <w:pPr>
        <w:numPr>
          <w:ilvl w:val="1"/>
          <w:numId w:val="33"/>
        </w:numPr>
        <w:ind w:firstLine="480"/>
        <w:rPr>
          <w:color w:val="auto"/>
          <w:highlight w:val="none"/>
          <w:lang w:eastAsia="zh-CN"/>
        </w:rPr>
      </w:pPr>
      <w:r>
        <w:rPr>
          <w:rFonts w:hint="eastAsia"/>
          <w:color w:val="auto"/>
          <w:highlight w:val="none"/>
          <w:lang w:eastAsia="zh-CN"/>
        </w:rPr>
        <w:t>主要建设内容及重点：</w:t>
      </w:r>
    </w:p>
    <w:p w14:paraId="3FA8B689">
      <w:pPr>
        <w:ind w:firstLine="480"/>
        <w:rPr>
          <w:color w:val="auto"/>
          <w:highlight w:val="none"/>
          <w:lang w:eastAsia="zh-CN"/>
        </w:rPr>
      </w:pPr>
      <w:r>
        <w:rPr>
          <w:rFonts w:hint="eastAsia"/>
          <w:color w:val="auto"/>
          <w:highlight w:val="none"/>
          <w:lang w:eastAsia="zh-CN"/>
        </w:rPr>
        <w:t>二、审核依据</w:t>
      </w:r>
    </w:p>
    <w:p w14:paraId="77D40E07">
      <w:pPr>
        <w:ind w:firstLine="480"/>
        <w:rPr>
          <w:color w:val="auto"/>
          <w:highlight w:val="none"/>
          <w:lang w:eastAsia="zh-CN"/>
        </w:rPr>
      </w:pPr>
      <w:r>
        <w:rPr>
          <w:rFonts w:hint="eastAsia"/>
          <w:color w:val="auto"/>
          <w:highlight w:val="none"/>
          <w:lang w:eastAsia="zh-CN"/>
        </w:rPr>
        <w:t>（一）相关图纸，管委会下发的相关文件，国家地方行业标准。</w:t>
      </w:r>
    </w:p>
    <w:p w14:paraId="1FCD96B8">
      <w:pPr>
        <w:ind w:firstLine="480"/>
        <w:rPr>
          <w:color w:val="auto"/>
          <w:highlight w:val="none"/>
          <w:lang w:eastAsia="zh-CN"/>
        </w:rPr>
      </w:pPr>
      <w:r>
        <w:rPr>
          <w:rFonts w:hint="eastAsia"/>
          <w:color w:val="auto"/>
          <w:highlight w:val="none"/>
          <w:lang w:eastAsia="zh-CN"/>
        </w:rPr>
        <w:t>（二）通用审核原则：</w:t>
      </w:r>
    </w:p>
    <w:p w14:paraId="054DA03C">
      <w:pPr>
        <w:numPr>
          <w:ilvl w:val="1"/>
          <w:numId w:val="34"/>
        </w:numPr>
        <w:ind w:firstLine="480"/>
        <w:rPr>
          <w:color w:val="auto"/>
          <w:highlight w:val="none"/>
          <w:lang w:eastAsia="zh-CN"/>
        </w:rPr>
      </w:pPr>
      <w:r>
        <w:rPr>
          <w:rFonts w:hint="eastAsia"/>
          <w:color w:val="auto"/>
          <w:highlight w:val="none"/>
          <w:lang w:eastAsia="zh-CN"/>
        </w:rPr>
        <w:t>多规合一：确保各专项评价与国土空间</w:t>
      </w:r>
      <w:r>
        <w:rPr>
          <w:rFonts w:hint="eastAsia"/>
          <w:color w:val="auto"/>
          <w:highlight w:val="none"/>
          <w:lang w:val="en-US" w:eastAsia="zh-CN"/>
        </w:rPr>
        <w:t>总体</w:t>
      </w:r>
      <w:r>
        <w:rPr>
          <w:rFonts w:hint="eastAsia"/>
          <w:color w:val="auto"/>
          <w:highlight w:val="none"/>
          <w:lang w:eastAsia="zh-CN"/>
        </w:rPr>
        <w:t>规划、控制性详规等衔接；</w:t>
      </w:r>
    </w:p>
    <w:p w14:paraId="58B554AE">
      <w:pPr>
        <w:numPr>
          <w:ilvl w:val="1"/>
          <w:numId w:val="34"/>
        </w:numPr>
        <w:ind w:firstLine="480"/>
        <w:rPr>
          <w:color w:val="auto"/>
          <w:highlight w:val="none"/>
          <w:lang w:eastAsia="zh-CN"/>
        </w:rPr>
      </w:pPr>
      <w:r>
        <w:rPr>
          <w:rFonts w:hint="eastAsia"/>
          <w:color w:val="auto"/>
          <w:highlight w:val="none"/>
          <w:lang w:eastAsia="zh-CN"/>
        </w:rPr>
        <w:t>数据真实性：基础数据来源需权威，分析模型需经论证；</w:t>
      </w:r>
    </w:p>
    <w:p w14:paraId="349E04A5">
      <w:pPr>
        <w:numPr>
          <w:ilvl w:val="1"/>
          <w:numId w:val="34"/>
        </w:numPr>
        <w:ind w:firstLine="480"/>
        <w:rPr>
          <w:color w:val="auto"/>
          <w:highlight w:val="none"/>
          <w:lang w:eastAsia="zh-CN"/>
        </w:rPr>
      </w:pPr>
      <w:r>
        <w:rPr>
          <w:rFonts w:hint="eastAsia"/>
          <w:color w:val="auto"/>
          <w:highlight w:val="none"/>
          <w:lang w:eastAsia="zh-CN"/>
        </w:rPr>
        <w:t>措施落地性：提出的对策需有明确责任主体和资金保障；</w:t>
      </w:r>
    </w:p>
    <w:p w14:paraId="7E1069F8">
      <w:pPr>
        <w:numPr>
          <w:ilvl w:val="1"/>
          <w:numId w:val="34"/>
        </w:numPr>
        <w:ind w:firstLine="480"/>
        <w:rPr>
          <w:color w:val="auto"/>
          <w:highlight w:val="none"/>
          <w:lang w:eastAsia="zh-CN"/>
        </w:rPr>
      </w:pPr>
      <w:r>
        <w:rPr>
          <w:rFonts w:hint="eastAsia"/>
          <w:color w:val="auto"/>
          <w:highlight w:val="none"/>
          <w:lang w:eastAsia="zh-CN"/>
        </w:rPr>
        <w:t>部门协同：需与水利、环保、交通等主管部门意见一致。</w:t>
      </w:r>
    </w:p>
    <w:p w14:paraId="0F471FB5">
      <w:pPr>
        <w:ind w:firstLine="480"/>
        <w:rPr>
          <w:color w:val="auto"/>
          <w:highlight w:val="none"/>
          <w:lang w:eastAsia="zh-CN"/>
        </w:rPr>
      </w:pPr>
      <w:r>
        <w:rPr>
          <w:rFonts w:hint="eastAsia"/>
          <w:color w:val="auto"/>
          <w:highlight w:val="none"/>
          <w:lang w:eastAsia="zh-CN"/>
        </w:rPr>
        <w:t>三、审核内容</w:t>
      </w:r>
    </w:p>
    <w:p w14:paraId="76ED5EE9">
      <w:pPr>
        <w:numPr>
          <w:ilvl w:val="0"/>
          <w:numId w:val="35"/>
        </w:numPr>
        <w:ind w:firstLine="480"/>
        <w:rPr>
          <w:color w:val="auto"/>
          <w:highlight w:val="none"/>
          <w:lang w:eastAsia="zh-CN"/>
        </w:rPr>
      </w:pPr>
      <w:r>
        <w:rPr>
          <w:rFonts w:hint="eastAsia"/>
          <w:color w:val="auto"/>
          <w:highlight w:val="none"/>
          <w:lang w:eastAsia="zh-CN"/>
        </w:rPr>
        <w:t>评价范围审核：包括委托、评价范围。</w:t>
      </w:r>
    </w:p>
    <w:p w14:paraId="77FFDA0D">
      <w:pPr>
        <w:numPr>
          <w:ilvl w:val="0"/>
          <w:numId w:val="35"/>
        </w:numPr>
        <w:ind w:firstLine="480"/>
        <w:rPr>
          <w:color w:val="auto"/>
          <w:highlight w:val="none"/>
          <w:lang w:eastAsia="zh-CN"/>
        </w:rPr>
      </w:pPr>
      <w:r>
        <w:rPr>
          <w:rFonts w:hint="eastAsia"/>
          <w:color w:val="auto"/>
          <w:highlight w:val="none"/>
          <w:lang w:eastAsia="zh-CN"/>
        </w:rPr>
        <w:t>报价审核：包括报价依据，费用复核，与市场价格水平是否一致。</w:t>
      </w:r>
    </w:p>
    <w:p w14:paraId="5A085D7A">
      <w:pPr>
        <w:numPr>
          <w:ilvl w:val="0"/>
          <w:numId w:val="35"/>
        </w:numPr>
        <w:ind w:firstLine="480"/>
        <w:rPr>
          <w:color w:val="auto"/>
          <w:highlight w:val="none"/>
          <w:lang w:eastAsia="zh-CN"/>
        </w:rPr>
      </w:pPr>
      <w:r>
        <w:rPr>
          <w:rFonts w:hint="eastAsia"/>
          <w:color w:val="auto"/>
          <w:highlight w:val="none"/>
          <w:lang w:eastAsia="zh-CN"/>
        </w:rPr>
        <w:t>审核要点</w:t>
      </w:r>
    </w:p>
    <w:p w14:paraId="43FEF300">
      <w:pPr>
        <w:numPr>
          <w:ilvl w:val="1"/>
          <w:numId w:val="35"/>
        </w:numPr>
        <w:ind w:firstLine="480"/>
        <w:rPr>
          <w:color w:val="auto"/>
          <w:highlight w:val="none"/>
          <w:lang w:eastAsia="zh-CN"/>
        </w:rPr>
      </w:pPr>
      <w:r>
        <w:rPr>
          <w:rFonts w:hint="eastAsia"/>
          <w:color w:val="auto"/>
          <w:highlight w:val="none"/>
          <w:lang w:eastAsia="zh-CN"/>
        </w:rPr>
        <w:t>合规性审查。是否符合国家及地方法律法规、技术导则、规划要求；</w:t>
      </w:r>
    </w:p>
    <w:p w14:paraId="6562F574">
      <w:pPr>
        <w:numPr>
          <w:ilvl w:val="1"/>
          <w:numId w:val="35"/>
        </w:numPr>
        <w:ind w:firstLine="480"/>
        <w:rPr>
          <w:color w:val="auto"/>
          <w:highlight w:val="none"/>
          <w:lang w:eastAsia="zh-CN"/>
        </w:rPr>
      </w:pPr>
      <w:r>
        <w:rPr>
          <w:rFonts w:hint="eastAsia"/>
          <w:color w:val="auto"/>
          <w:highlight w:val="none"/>
          <w:lang w:eastAsia="zh-CN"/>
        </w:rPr>
        <w:t>整体性审查。报告的结构清晰、内容完整、突出重点和数据一致性等；</w:t>
      </w:r>
    </w:p>
    <w:p w14:paraId="31D78630">
      <w:pPr>
        <w:numPr>
          <w:ilvl w:val="1"/>
          <w:numId w:val="35"/>
        </w:numPr>
        <w:ind w:firstLine="480"/>
        <w:rPr>
          <w:color w:val="auto"/>
          <w:highlight w:val="none"/>
          <w:lang w:eastAsia="zh-CN"/>
        </w:rPr>
      </w:pPr>
      <w:r>
        <w:rPr>
          <w:rFonts w:hint="eastAsia"/>
          <w:color w:val="auto"/>
          <w:highlight w:val="none"/>
          <w:lang w:eastAsia="zh-CN"/>
        </w:rPr>
        <w:t>基础资料准确性。项目选址、规模、工艺流程描述是否清晰，专项报告要求的分析内容是否全面，数据是否真实；</w:t>
      </w:r>
    </w:p>
    <w:p w14:paraId="4C507391">
      <w:pPr>
        <w:numPr>
          <w:ilvl w:val="1"/>
          <w:numId w:val="35"/>
        </w:numPr>
        <w:ind w:firstLine="480"/>
        <w:rPr>
          <w:color w:val="auto"/>
          <w:highlight w:val="none"/>
          <w:lang w:eastAsia="zh-CN"/>
        </w:rPr>
      </w:pPr>
      <w:r>
        <w:rPr>
          <w:rFonts w:hint="eastAsia"/>
          <w:color w:val="auto"/>
          <w:highlight w:val="none"/>
          <w:lang w:eastAsia="zh-CN"/>
        </w:rPr>
        <w:t>技术路线审查。技术方案的合理性、风险评估和创新性等；</w:t>
      </w:r>
    </w:p>
    <w:p w14:paraId="6D4641FB">
      <w:pPr>
        <w:numPr>
          <w:ilvl w:val="1"/>
          <w:numId w:val="35"/>
        </w:numPr>
        <w:ind w:firstLine="480"/>
        <w:rPr>
          <w:color w:val="auto"/>
          <w:highlight w:val="none"/>
          <w:lang w:eastAsia="zh-CN"/>
        </w:rPr>
      </w:pPr>
      <w:r>
        <w:rPr>
          <w:rFonts w:hint="eastAsia"/>
          <w:color w:val="auto"/>
          <w:highlight w:val="none"/>
          <w:lang w:eastAsia="zh-CN"/>
        </w:rPr>
        <w:t>公众参与。公众意见征集程序是否符合规范，是否对公众反馈的重大问题提出解决方案。</w:t>
      </w:r>
    </w:p>
    <w:p w14:paraId="3651F7E3">
      <w:pPr>
        <w:ind w:firstLine="480"/>
        <w:rPr>
          <w:color w:val="auto"/>
          <w:highlight w:val="none"/>
          <w:lang w:eastAsia="zh-CN"/>
        </w:rPr>
      </w:pPr>
      <w:r>
        <w:rPr>
          <w:rFonts w:hint="eastAsia"/>
          <w:color w:val="auto"/>
          <w:highlight w:val="none"/>
          <w:lang w:eastAsia="zh-CN"/>
        </w:rPr>
        <w:t>四、总体评价</w:t>
      </w:r>
    </w:p>
    <w:p w14:paraId="731217CF">
      <w:pPr>
        <w:ind w:firstLine="480"/>
        <w:rPr>
          <w:color w:val="auto"/>
          <w:highlight w:val="none"/>
          <w:lang w:eastAsia="zh-CN"/>
        </w:rPr>
      </w:pPr>
      <w:r>
        <w:rPr>
          <w:rFonts w:hint="eastAsia"/>
          <w:color w:val="auto"/>
          <w:highlight w:val="none"/>
          <w:lang w:eastAsia="zh-CN"/>
        </w:rPr>
        <w:t>（一）完整性情况；</w:t>
      </w:r>
    </w:p>
    <w:p w14:paraId="533D94BA">
      <w:pPr>
        <w:ind w:firstLine="480"/>
        <w:rPr>
          <w:color w:val="auto"/>
          <w:highlight w:val="none"/>
          <w:lang w:eastAsia="zh-CN"/>
        </w:rPr>
      </w:pPr>
      <w:r>
        <w:rPr>
          <w:rFonts w:hint="eastAsia"/>
          <w:color w:val="auto"/>
          <w:highlight w:val="none"/>
          <w:lang w:eastAsia="zh-CN"/>
        </w:rPr>
        <w:t>（二）存在的问题及建议。</w:t>
      </w:r>
    </w:p>
    <w:p w14:paraId="622988C1">
      <w:pPr>
        <w:ind w:firstLine="512"/>
        <w:rPr>
          <w:rFonts w:ascii="宋体" w:hAnsi="宋体" w:cs="宋体"/>
          <w:color w:val="auto"/>
          <w:spacing w:val="8"/>
          <w:highlight w:val="none"/>
          <w:lang w:eastAsia="zh-CN" w:bidi="ar"/>
        </w:rPr>
      </w:pPr>
      <w:r>
        <w:rPr>
          <w:rFonts w:hint="eastAsia"/>
          <w:color w:val="auto"/>
          <w:highlight w:val="none"/>
          <w:lang w:eastAsia="zh-CN"/>
        </w:rPr>
        <w:t>五、审核结论</w:t>
      </w:r>
    </w:p>
    <w:p w14:paraId="16C2FB5B">
      <w:pPr>
        <w:widowControl w:val="0"/>
        <w:kinsoku/>
        <w:autoSpaceDE/>
        <w:autoSpaceDN/>
        <w:adjustRightInd/>
        <w:snapToGrid/>
        <w:spacing w:line="20" w:lineRule="exact"/>
        <w:ind w:firstLine="480"/>
        <w:textAlignment w:val="auto"/>
        <w:rPr>
          <w:color w:val="auto"/>
          <w:highlight w:val="none"/>
          <w:lang w:eastAsia="zh-CN"/>
        </w:rPr>
      </w:pPr>
    </w:p>
    <w:p w14:paraId="121899F0">
      <w:pPr>
        <w:pStyle w:val="4"/>
        <w:rPr>
          <w:lang w:eastAsia="zh-CN"/>
        </w:rPr>
      </w:pPr>
      <w:bookmarkStart w:id="1081" w:name="_Toc19903"/>
      <w:bookmarkStart w:id="1082" w:name="_Toc26100"/>
      <w:bookmarkStart w:id="1083" w:name="_Toc16643"/>
      <w:bookmarkStart w:id="1084" w:name="_Toc30961"/>
      <w:bookmarkStart w:id="1085" w:name="_Toc2643"/>
      <w:bookmarkStart w:id="1086" w:name="_Toc23422"/>
      <w:bookmarkStart w:id="1087" w:name="_Toc22832"/>
      <w:bookmarkStart w:id="1088" w:name="_Toc11640"/>
      <w:bookmarkStart w:id="1089" w:name="_Toc26543"/>
      <w:bookmarkStart w:id="1090" w:name="_Toc12414"/>
      <w:bookmarkStart w:id="1091" w:name="_Toc192580215"/>
      <w:bookmarkStart w:id="1092" w:name="_Toc490"/>
      <w:bookmarkStart w:id="1093" w:name="_Toc625"/>
      <w:bookmarkStart w:id="1094" w:name="_Toc9585"/>
      <w:bookmarkStart w:id="1095" w:name="_Toc3517"/>
      <w:bookmarkStart w:id="1096" w:name="_Toc13816"/>
      <w:bookmarkStart w:id="1097" w:name="_Toc27085"/>
      <w:r>
        <w:rPr>
          <w:rFonts w:hint="eastAsia"/>
          <w:lang w:eastAsia="zh-CN"/>
        </w:rPr>
        <w:t>表1.3-</w:t>
      </w:r>
      <w:r>
        <w:rPr>
          <w:rFonts w:hint="eastAsia"/>
          <w:lang w:val="en-US" w:eastAsia="zh-CN"/>
        </w:rPr>
        <w:t>5</w:t>
      </w:r>
      <w:r>
        <w:rPr>
          <w:rFonts w:hint="eastAsia"/>
          <w:lang w:eastAsia="zh-CN"/>
        </w:rPr>
        <w:t xml:space="preserve"> 勘察设计专家论证意见</w:t>
      </w:r>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p>
    <w:p w14:paraId="7841D4CD">
      <w:pPr>
        <w:ind w:left="8393" w:hanging="8393" w:hangingChars="1900"/>
        <w:jc w:val="center"/>
        <w:rPr>
          <w:rFonts w:ascii="宋体" w:hAnsi="宋体" w:cs="宋体"/>
          <w:color w:val="auto"/>
          <w:highlight w:val="none"/>
          <w:lang w:eastAsia="zh-CN"/>
        </w:rPr>
      </w:pPr>
      <w:r>
        <w:rPr>
          <w:rFonts w:hint="eastAsia" w:ascii="宋体" w:hAnsi="宋体" w:cs="宋体"/>
          <w:b/>
          <w:bCs/>
          <w:color w:val="auto"/>
          <w:sz w:val="44"/>
          <w:szCs w:val="44"/>
          <w:highlight w:val="none"/>
          <w:lang w:eastAsia="zh-CN"/>
        </w:rPr>
        <w:t>勘察设计专家论证意见</w:t>
      </w:r>
    </w:p>
    <w:p w14:paraId="1BB36CB3">
      <w:pPr>
        <w:ind w:left="4560" w:hanging="4560" w:hangingChars="1900"/>
        <w:jc w:val="right"/>
        <w:rPr>
          <w:rFonts w:ascii="宋体" w:hAnsi="宋体" w:cs="宋体"/>
          <w:color w:val="auto"/>
          <w:highlight w:val="none"/>
          <w:lang w:eastAsia="zh-CN"/>
        </w:rPr>
      </w:pPr>
      <w:r>
        <w:rPr>
          <w:rFonts w:hint="eastAsia" w:ascii="宋体" w:hAnsi="宋体" w:cs="宋体"/>
          <w:color w:val="auto"/>
          <w:highlight w:val="none"/>
          <w:lang w:eastAsia="zh-CN"/>
        </w:rPr>
        <w:t>编号：XXX</w:t>
      </w:r>
    </w:p>
    <w:tbl>
      <w:tblPr>
        <w:tblStyle w:val="24"/>
        <w:tblW w:w="4993"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667"/>
        <w:gridCol w:w="1510"/>
        <w:gridCol w:w="6771"/>
      </w:tblGrid>
      <w:tr w14:paraId="7E522E1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9" w:hRule="atLeast"/>
        </w:trPr>
        <w:tc>
          <w:tcPr>
            <w:tcW w:w="838" w:type="pct"/>
            <w:vAlign w:val="center"/>
          </w:tcPr>
          <w:p w14:paraId="28E17CAC">
            <w:pPr>
              <w:spacing w:line="0" w:lineRule="atLeast"/>
              <w:ind w:firstLine="0" w:firstLineChars="0"/>
              <w:rPr>
                <w:b/>
                <w:bCs/>
                <w:color w:val="auto"/>
                <w:highlight w:val="none"/>
              </w:rPr>
            </w:pPr>
            <w:r>
              <w:rPr>
                <w:rFonts w:hint="eastAsia"/>
                <w:b/>
                <w:bCs/>
                <w:color w:val="auto"/>
                <w:highlight w:val="none"/>
                <w:lang w:eastAsia="zh-CN"/>
              </w:rPr>
              <w:t>工程名称</w:t>
            </w:r>
          </w:p>
        </w:tc>
        <w:tc>
          <w:tcPr>
            <w:tcW w:w="4162" w:type="pct"/>
            <w:gridSpan w:val="2"/>
            <w:vAlign w:val="center"/>
          </w:tcPr>
          <w:p w14:paraId="6176F1D0">
            <w:pPr>
              <w:spacing w:line="0" w:lineRule="atLeast"/>
              <w:ind w:firstLine="0" w:firstLineChars="0"/>
              <w:rPr>
                <w:b/>
                <w:bCs/>
                <w:color w:val="auto"/>
                <w:highlight w:val="none"/>
                <w:lang w:eastAsia="zh-CN"/>
              </w:rPr>
            </w:pPr>
          </w:p>
        </w:tc>
      </w:tr>
      <w:tr w14:paraId="3A3131F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9" w:hRule="atLeast"/>
        </w:trPr>
        <w:tc>
          <w:tcPr>
            <w:tcW w:w="838" w:type="pct"/>
            <w:vAlign w:val="center"/>
          </w:tcPr>
          <w:p w14:paraId="04ECF320">
            <w:pPr>
              <w:spacing w:line="0" w:lineRule="atLeast"/>
              <w:ind w:firstLine="0" w:firstLineChars="0"/>
              <w:rPr>
                <w:b/>
                <w:bCs/>
                <w:color w:val="auto"/>
                <w:highlight w:val="none"/>
                <w:lang w:eastAsia="zh-CN"/>
              </w:rPr>
            </w:pPr>
            <w:r>
              <w:rPr>
                <w:rFonts w:hint="eastAsia"/>
                <w:b/>
                <w:bCs/>
                <w:color w:val="auto"/>
                <w:highlight w:val="none"/>
                <w:lang w:eastAsia="zh-CN"/>
              </w:rPr>
              <w:t>方案名称</w:t>
            </w:r>
          </w:p>
        </w:tc>
        <w:tc>
          <w:tcPr>
            <w:tcW w:w="4162" w:type="pct"/>
            <w:gridSpan w:val="2"/>
            <w:vAlign w:val="center"/>
          </w:tcPr>
          <w:p w14:paraId="5316734E">
            <w:pPr>
              <w:spacing w:line="0" w:lineRule="atLeast"/>
              <w:ind w:firstLine="0" w:firstLineChars="0"/>
              <w:rPr>
                <w:b/>
                <w:bCs/>
                <w:color w:val="auto"/>
                <w:highlight w:val="none"/>
                <w:lang w:eastAsia="zh-CN"/>
              </w:rPr>
            </w:pPr>
          </w:p>
        </w:tc>
      </w:tr>
      <w:tr w14:paraId="5F671C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94" w:hRule="atLeast"/>
        </w:trPr>
        <w:tc>
          <w:tcPr>
            <w:tcW w:w="838" w:type="pct"/>
            <w:vAlign w:val="center"/>
          </w:tcPr>
          <w:p w14:paraId="289BF72B">
            <w:pPr>
              <w:spacing w:line="0" w:lineRule="atLeast"/>
              <w:ind w:firstLine="0" w:firstLineChars="0"/>
              <w:rPr>
                <w:b/>
                <w:bCs/>
                <w:color w:val="auto"/>
                <w:highlight w:val="none"/>
              </w:rPr>
            </w:pPr>
            <w:r>
              <w:rPr>
                <w:rFonts w:hint="eastAsia"/>
                <w:b/>
                <w:bCs/>
                <w:color w:val="auto"/>
                <w:highlight w:val="none"/>
                <w:lang w:eastAsia="zh-CN"/>
              </w:rPr>
              <w:t>项目管理单位</w:t>
            </w:r>
          </w:p>
        </w:tc>
        <w:tc>
          <w:tcPr>
            <w:tcW w:w="4162" w:type="pct"/>
            <w:gridSpan w:val="2"/>
            <w:vAlign w:val="center"/>
          </w:tcPr>
          <w:p w14:paraId="00B47ED5">
            <w:pPr>
              <w:spacing w:line="0" w:lineRule="atLeast"/>
              <w:ind w:firstLine="0" w:firstLineChars="0"/>
              <w:rPr>
                <w:b/>
                <w:bCs/>
                <w:color w:val="auto"/>
                <w:highlight w:val="none"/>
                <w:lang w:eastAsia="zh-CN"/>
              </w:rPr>
            </w:pPr>
          </w:p>
        </w:tc>
      </w:tr>
      <w:tr w14:paraId="18A8943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5000" w:type="pct"/>
            <w:gridSpan w:val="3"/>
            <w:vAlign w:val="center"/>
          </w:tcPr>
          <w:p w14:paraId="16B6C91A">
            <w:pPr>
              <w:spacing w:line="0" w:lineRule="atLeast"/>
              <w:ind w:firstLine="0" w:firstLineChars="0"/>
              <w:rPr>
                <w:b/>
                <w:bCs/>
                <w:color w:val="auto"/>
                <w:highlight w:val="none"/>
              </w:rPr>
            </w:pPr>
            <w:r>
              <w:rPr>
                <w:rFonts w:hint="eastAsia"/>
                <w:b/>
                <w:bCs/>
                <w:color w:val="auto"/>
                <w:highlight w:val="none"/>
              </w:rPr>
              <w:t>审核意见</w:t>
            </w:r>
          </w:p>
        </w:tc>
      </w:tr>
      <w:tr w14:paraId="2CF81CF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74" w:hRule="atLeast"/>
        </w:trPr>
        <w:tc>
          <w:tcPr>
            <w:tcW w:w="5000" w:type="pct"/>
            <w:gridSpan w:val="3"/>
            <w:vAlign w:val="center"/>
          </w:tcPr>
          <w:p w14:paraId="546AC6FA">
            <w:pPr>
              <w:spacing w:line="0" w:lineRule="atLeast"/>
              <w:ind w:firstLine="480" w:firstLineChars="200"/>
              <w:rPr>
                <w:color w:val="auto"/>
                <w:highlight w:val="none"/>
                <w:lang w:eastAsia="zh-CN"/>
              </w:rPr>
            </w:pPr>
            <w:r>
              <w:rPr>
                <w:rFonts w:hint="eastAsia"/>
                <w:color w:val="auto"/>
                <w:highlight w:val="none"/>
                <w:lang w:eastAsia="zh-CN"/>
              </w:rPr>
              <w:t>勘察设计专家论证意见要点通常涉及对勘察设计方案的全面评估，确保其科学性、合理性、安全性和经济性。以下是一些关键的论证意见要点：</w:t>
            </w:r>
          </w:p>
          <w:p w14:paraId="6D7788C0">
            <w:pPr>
              <w:spacing w:line="0" w:lineRule="atLeast"/>
              <w:ind w:firstLine="480" w:firstLineChars="200"/>
              <w:rPr>
                <w:color w:val="auto"/>
                <w:highlight w:val="none"/>
                <w:lang w:eastAsia="zh-CN"/>
              </w:rPr>
            </w:pPr>
          </w:p>
          <w:p w14:paraId="07CF103B">
            <w:pPr>
              <w:spacing w:line="0" w:lineRule="atLeast"/>
              <w:ind w:firstLine="480" w:firstLineChars="200"/>
              <w:rPr>
                <w:color w:val="auto"/>
                <w:highlight w:val="none"/>
                <w:lang w:eastAsia="zh-CN"/>
              </w:rPr>
            </w:pPr>
            <w:r>
              <w:rPr>
                <w:rFonts w:hint="eastAsia"/>
                <w:color w:val="auto"/>
                <w:highlight w:val="none"/>
                <w:lang w:eastAsia="zh-CN"/>
              </w:rPr>
              <w:t>一、方案合规性</w:t>
            </w:r>
          </w:p>
          <w:p w14:paraId="3F4278D1">
            <w:pPr>
              <w:spacing w:line="0" w:lineRule="atLeast"/>
              <w:ind w:firstLine="480" w:firstLineChars="200"/>
              <w:rPr>
                <w:color w:val="auto"/>
                <w:highlight w:val="none"/>
                <w:lang w:eastAsia="zh-CN"/>
              </w:rPr>
            </w:pPr>
            <w:r>
              <w:rPr>
                <w:rFonts w:hint="eastAsia"/>
                <w:color w:val="auto"/>
                <w:highlight w:val="none"/>
                <w:lang w:eastAsia="zh-CN"/>
              </w:rPr>
              <w:t>1、符合法规标准：</w:t>
            </w:r>
          </w:p>
          <w:p w14:paraId="314A18D4">
            <w:pPr>
              <w:spacing w:line="0" w:lineRule="atLeast"/>
              <w:ind w:firstLine="480" w:firstLineChars="200"/>
              <w:rPr>
                <w:color w:val="auto"/>
                <w:highlight w:val="none"/>
                <w:lang w:eastAsia="zh-CN"/>
              </w:rPr>
            </w:pPr>
            <w:r>
              <w:rPr>
                <w:rFonts w:hint="eastAsia"/>
                <w:color w:val="auto"/>
                <w:highlight w:val="none"/>
                <w:lang w:eastAsia="zh-CN"/>
              </w:rPr>
              <w:t>方案严格遵守国家及地方的法律法规、行业标准和规范。引用标准应为现行有效版本，确保方案的时效性和合规性。</w:t>
            </w:r>
          </w:p>
          <w:p w14:paraId="6C5E699D">
            <w:pPr>
              <w:spacing w:line="0" w:lineRule="atLeast"/>
              <w:ind w:firstLine="480" w:firstLineChars="200"/>
              <w:rPr>
                <w:color w:val="auto"/>
                <w:highlight w:val="none"/>
                <w:lang w:eastAsia="zh-CN"/>
              </w:rPr>
            </w:pPr>
            <w:r>
              <w:rPr>
                <w:rFonts w:hint="eastAsia"/>
                <w:color w:val="auto"/>
                <w:highlight w:val="none"/>
                <w:lang w:eastAsia="zh-CN"/>
              </w:rPr>
              <w:t>2、满足规划要求：</w:t>
            </w:r>
          </w:p>
          <w:p w14:paraId="67902347">
            <w:pPr>
              <w:spacing w:line="0" w:lineRule="atLeast"/>
              <w:ind w:firstLine="480" w:firstLineChars="200"/>
              <w:rPr>
                <w:color w:val="auto"/>
                <w:highlight w:val="none"/>
                <w:lang w:eastAsia="zh-CN"/>
              </w:rPr>
            </w:pPr>
            <w:r>
              <w:rPr>
                <w:rFonts w:hint="eastAsia"/>
                <w:color w:val="auto"/>
                <w:highlight w:val="none"/>
                <w:lang w:eastAsia="zh-CN"/>
              </w:rPr>
              <w:t>方案应符合国土空间</w:t>
            </w:r>
            <w:r>
              <w:rPr>
                <w:rFonts w:hint="eastAsia"/>
                <w:color w:val="auto"/>
                <w:highlight w:val="none"/>
                <w:lang w:val="en-US" w:eastAsia="zh-CN"/>
              </w:rPr>
              <w:t>总体</w:t>
            </w:r>
            <w:r>
              <w:rPr>
                <w:rFonts w:hint="eastAsia"/>
                <w:color w:val="auto"/>
                <w:highlight w:val="none"/>
                <w:lang w:eastAsia="zh-CN"/>
              </w:rPr>
              <w:t>规划、专项规划等上位规划。涉及用地性质、容积率、建筑密度等指标应符合规划条件。</w:t>
            </w:r>
          </w:p>
          <w:p w14:paraId="58827E79">
            <w:pPr>
              <w:spacing w:line="0" w:lineRule="atLeast"/>
              <w:ind w:firstLine="480" w:firstLineChars="200"/>
              <w:rPr>
                <w:color w:val="auto"/>
                <w:highlight w:val="none"/>
                <w:lang w:eastAsia="zh-CN"/>
              </w:rPr>
            </w:pPr>
            <w:r>
              <w:rPr>
                <w:rFonts w:hint="eastAsia"/>
                <w:color w:val="auto"/>
                <w:highlight w:val="none"/>
                <w:lang w:eastAsia="zh-CN"/>
              </w:rPr>
              <w:t>二、技术可行性</w:t>
            </w:r>
          </w:p>
          <w:p w14:paraId="131DF77C">
            <w:pPr>
              <w:spacing w:line="0" w:lineRule="atLeast"/>
              <w:ind w:firstLine="480" w:firstLineChars="200"/>
              <w:rPr>
                <w:color w:val="auto"/>
                <w:highlight w:val="none"/>
                <w:lang w:eastAsia="zh-CN"/>
              </w:rPr>
            </w:pPr>
            <w:r>
              <w:rPr>
                <w:rFonts w:hint="eastAsia"/>
                <w:color w:val="auto"/>
                <w:highlight w:val="none"/>
                <w:lang w:eastAsia="zh-CN"/>
              </w:rPr>
              <w:t>1、勘察方法合理：</w:t>
            </w:r>
          </w:p>
          <w:p w14:paraId="6B83EA5C">
            <w:pPr>
              <w:spacing w:line="0" w:lineRule="atLeast"/>
              <w:ind w:firstLine="480" w:firstLineChars="200"/>
              <w:rPr>
                <w:color w:val="auto"/>
                <w:highlight w:val="none"/>
                <w:lang w:eastAsia="zh-CN"/>
              </w:rPr>
            </w:pPr>
            <w:r>
              <w:rPr>
                <w:rFonts w:hint="eastAsia"/>
                <w:color w:val="auto"/>
                <w:highlight w:val="none"/>
                <w:lang w:eastAsia="zh-CN"/>
              </w:rPr>
              <w:t>勘察手段和技术应满足项目需求，如地质勘察、水文勘察等。勘察深度和广度应足够，确保数据的准确性和完整性。</w:t>
            </w:r>
          </w:p>
          <w:p w14:paraId="50F7A4B5">
            <w:pPr>
              <w:spacing w:line="0" w:lineRule="atLeast"/>
              <w:ind w:firstLine="480" w:firstLineChars="200"/>
              <w:rPr>
                <w:color w:val="auto"/>
                <w:highlight w:val="none"/>
                <w:lang w:eastAsia="zh-CN"/>
              </w:rPr>
            </w:pPr>
            <w:r>
              <w:rPr>
                <w:rFonts w:hint="eastAsia"/>
                <w:color w:val="auto"/>
                <w:highlight w:val="none"/>
                <w:lang w:eastAsia="zh-CN"/>
              </w:rPr>
              <w:t>2、设计参数准确：</w:t>
            </w:r>
          </w:p>
          <w:p w14:paraId="3A64846E">
            <w:pPr>
              <w:spacing w:line="0" w:lineRule="atLeast"/>
              <w:ind w:firstLine="480" w:firstLineChars="200"/>
              <w:rPr>
                <w:color w:val="auto"/>
                <w:highlight w:val="none"/>
                <w:lang w:eastAsia="zh-CN"/>
              </w:rPr>
            </w:pPr>
            <w:r>
              <w:rPr>
                <w:rFonts w:hint="eastAsia"/>
                <w:color w:val="auto"/>
                <w:highlight w:val="none"/>
                <w:lang w:eastAsia="zh-CN"/>
              </w:rPr>
              <w:t>设计参数（如荷载、风力、地震烈度等）的选取应科学合理。参数取值应考虑地区差异和极端情况，确保结构安全。</w:t>
            </w:r>
          </w:p>
          <w:p w14:paraId="2F429E7A">
            <w:pPr>
              <w:spacing w:line="0" w:lineRule="atLeast"/>
              <w:ind w:firstLine="480" w:firstLineChars="200"/>
              <w:rPr>
                <w:color w:val="auto"/>
                <w:highlight w:val="none"/>
                <w:lang w:eastAsia="zh-CN"/>
              </w:rPr>
            </w:pPr>
            <w:r>
              <w:rPr>
                <w:rFonts w:hint="eastAsia"/>
                <w:color w:val="auto"/>
                <w:highlight w:val="none"/>
                <w:lang w:eastAsia="zh-CN"/>
              </w:rPr>
              <w:t>3、技术路线可行：</w:t>
            </w:r>
          </w:p>
          <w:p w14:paraId="46BBA6DC">
            <w:pPr>
              <w:spacing w:line="0" w:lineRule="atLeast"/>
              <w:ind w:firstLine="480" w:firstLineChars="200"/>
              <w:rPr>
                <w:color w:val="auto"/>
                <w:highlight w:val="none"/>
                <w:lang w:eastAsia="zh-CN"/>
              </w:rPr>
            </w:pPr>
            <w:r>
              <w:rPr>
                <w:rFonts w:hint="eastAsia"/>
                <w:color w:val="auto"/>
                <w:highlight w:val="none"/>
                <w:lang w:eastAsia="zh-CN"/>
              </w:rPr>
              <w:t>设计方案应采用成熟可靠的技术路线，避免采用未经验证的新技术、新工艺。技术方案应具有可操作性，便于施工和后期维护。</w:t>
            </w:r>
          </w:p>
          <w:p w14:paraId="21B7A752">
            <w:pPr>
              <w:spacing w:line="0" w:lineRule="atLeast"/>
              <w:ind w:firstLine="480" w:firstLineChars="200"/>
              <w:rPr>
                <w:color w:val="auto"/>
                <w:highlight w:val="none"/>
                <w:lang w:eastAsia="zh-CN"/>
              </w:rPr>
            </w:pPr>
            <w:r>
              <w:rPr>
                <w:rFonts w:hint="eastAsia"/>
                <w:color w:val="auto"/>
                <w:highlight w:val="none"/>
                <w:lang w:eastAsia="zh-CN"/>
              </w:rPr>
              <w:t>三、安全性评估</w:t>
            </w:r>
          </w:p>
          <w:p w14:paraId="1EEDB970">
            <w:pPr>
              <w:spacing w:line="0" w:lineRule="atLeast"/>
              <w:ind w:firstLine="480" w:firstLineChars="200"/>
              <w:rPr>
                <w:color w:val="auto"/>
                <w:highlight w:val="none"/>
                <w:lang w:eastAsia="zh-CN"/>
              </w:rPr>
            </w:pPr>
            <w:r>
              <w:rPr>
                <w:rFonts w:hint="eastAsia"/>
                <w:color w:val="auto"/>
                <w:highlight w:val="none"/>
                <w:lang w:eastAsia="zh-CN"/>
              </w:rPr>
              <w:t>1、结构安全：</w:t>
            </w:r>
          </w:p>
          <w:p w14:paraId="636B3AE3">
            <w:pPr>
              <w:spacing w:line="0" w:lineRule="atLeast"/>
              <w:ind w:firstLine="480" w:firstLineChars="200"/>
              <w:rPr>
                <w:color w:val="auto"/>
                <w:highlight w:val="none"/>
                <w:lang w:eastAsia="zh-CN"/>
              </w:rPr>
            </w:pPr>
            <w:r>
              <w:rPr>
                <w:rFonts w:hint="eastAsia"/>
                <w:color w:val="auto"/>
                <w:highlight w:val="none"/>
                <w:lang w:eastAsia="zh-CN"/>
              </w:rPr>
              <w:t>建筑结构设计应符合抗震、抗风等安全要求。对关键部位和重要结构应进行详细计算和校核。</w:t>
            </w:r>
          </w:p>
          <w:p w14:paraId="2671F751">
            <w:pPr>
              <w:spacing w:line="0" w:lineRule="atLeast"/>
              <w:ind w:firstLine="480" w:firstLineChars="200"/>
              <w:rPr>
                <w:color w:val="auto"/>
                <w:highlight w:val="none"/>
                <w:lang w:eastAsia="zh-CN"/>
              </w:rPr>
            </w:pPr>
            <w:r>
              <w:rPr>
                <w:rFonts w:hint="eastAsia"/>
                <w:color w:val="auto"/>
                <w:highlight w:val="none"/>
                <w:lang w:eastAsia="zh-CN"/>
              </w:rPr>
              <w:t>2、地质安全：</w:t>
            </w:r>
          </w:p>
          <w:p w14:paraId="64746D4F">
            <w:pPr>
              <w:spacing w:line="0" w:lineRule="atLeast"/>
              <w:ind w:firstLine="480" w:firstLineChars="200"/>
              <w:rPr>
                <w:color w:val="auto"/>
                <w:highlight w:val="none"/>
                <w:lang w:eastAsia="zh-CN"/>
              </w:rPr>
            </w:pPr>
            <w:r>
              <w:rPr>
                <w:rFonts w:hint="eastAsia"/>
                <w:color w:val="auto"/>
                <w:highlight w:val="none"/>
                <w:lang w:eastAsia="zh-CN"/>
              </w:rPr>
              <w:t>应对地质条件进行充分评估，避免地质灾害对项目的影响。对不良地质条件应采取有效的治理措施。</w:t>
            </w:r>
          </w:p>
          <w:p w14:paraId="36D572D3">
            <w:pPr>
              <w:spacing w:line="0" w:lineRule="atLeast"/>
              <w:ind w:firstLine="480" w:firstLineChars="200"/>
              <w:rPr>
                <w:color w:val="auto"/>
                <w:highlight w:val="none"/>
                <w:lang w:eastAsia="zh-CN"/>
              </w:rPr>
            </w:pPr>
            <w:r>
              <w:rPr>
                <w:rFonts w:hint="eastAsia"/>
                <w:color w:val="auto"/>
                <w:highlight w:val="none"/>
                <w:lang w:eastAsia="zh-CN"/>
              </w:rPr>
              <w:t>3、施工安全：</w:t>
            </w:r>
          </w:p>
          <w:p w14:paraId="5DD5D5D5">
            <w:pPr>
              <w:spacing w:line="0" w:lineRule="atLeast"/>
              <w:ind w:firstLine="480" w:firstLineChars="200"/>
              <w:rPr>
                <w:color w:val="auto"/>
                <w:highlight w:val="none"/>
                <w:lang w:eastAsia="zh-CN"/>
              </w:rPr>
            </w:pPr>
            <w:r>
              <w:rPr>
                <w:rFonts w:hint="eastAsia"/>
                <w:color w:val="auto"/>
                <w:highlight w:val="none"/>
                <w:lang w:eastAsia="zh-CN"/>
              </w:rPr>
              <w:t>施工方案应考虑施工过程中的安全因素，如高空作业、地下作业等。应制定详细的安全措施和应急预案，确保施工安全。</w:t>
            </w:r>
          </w:p>
          <w:p w14:paraId="68A0F1F3">
            <w:pPr>
              <w:spacing w:line="0" w:lineRule="atLeast"/>
              <w:ind w:firstLine="480" w:firstLineChars="200"/>
              <w:rPr>
                <w:color w:val="auto"/>
                <w:highlight w:val="none"/>
                <w:lang w:eastAsia="zh-CN"/>
              </w:rPr>
            </w:pPr>
            <w:r>
              <w:rPr>
                <w:rFonts w:hint="eastAsia"/>
                <w:color w:val="auto"/>
                <w:highlight w:val="none"/>
                <w:lang w:eastAsia="zh-CN"/>
              </w:rPr>
              <w:t>四、经济性分析</w:t>
            </w:r>
          </w:p>
          <w:p w14:paraId="1BC4A6F7">
            <w:pPr>
              <w:spacing w:line="0" w:lineRule="atLeast"/>
              <w:ind w:firstLine="480" w:firstLineChars="200"/>
              <w:rPr>
                <w:color w:val="auto"/>
                <w:highlight w:val="none"/>
                <w:lang w:eastAsia="zh-CN"/>
              </w:rPr>
            </w:pPr>
            <w:r>
              <w:rPr>
                <w:rFonts w:hint="eastAsia"/>
                <w:color w:val="auto"/>
                <w:highlight w:val="none"/>
                <w:lang w:eastAsia="zh-CN"/>
              </w:rPr>
              <w:t>1、投资效益：</w:t>
            </w:r>
          </w:p>
          <w:p w14:paraId="14C683AB">
            <w:pPr>
              <w:spacing w:line="0" w:lineRule="atLeast"/>
              <w:ind w:firstLine="480" w:firstLineChars="200"/>
              <w:rPr>
                <w:color w:val="auto"/>
                <w:highlight w:val="none"/>
                <w:lang w:eastAsia="zh-CN"/>
              </w:rPr>
            </w:pPr>
            <w:r>
              <w:rPr>
                <w:rFonts w:hint="eastAsia"/>
                <w:color w:val="auto"/>
                <w:highlight w:val="none"/>
                <w:lang w:eastAsia="zh-CN"/>
              </w:rPr>
              <w:t>方案应综合考虑投资成本、运营成本和长期效益。通过对比分析不同方案的经济指标，选择最优方案。</w:t>
            </w:r>
          </w:p>
          <w:p w14:paraId="0A3A9FAB">
            <w:pPr>
              <w:spacing w:line="0" w:lineRule="atLeast"/>
              <w:ind w:firstLine="480" w:firstLineChars="200"/>
              <w:rPr>
                <w:color w:val="auto"/>
                <w:highlight w:val="none"/>
                <w:lang w:eastAsia="zh-CN"/>
              </w:rPr>
            </w:pPr>
            <w:r>
              <w:rPr>
                <w:rFonts w:hint="eastAsia"/>
                <w:color w:val="auto"/>
                <w:highlight w:val="none"/>
                <w:lang w:eastAsia="zh-CN"/>
              </w:rPr>
              <w:t>2、节能减排：</w:t>
            </w:r>
          </w:p>
          <w:p w14:paraId="007CFBB6">
            <w:pPr>
              <w:spacing w:line="0" w:lineRule="atLeast"/>
              <w:ind w:firstLine="480" w:firstLineChars="200"/>
              <w:rPr>
                <w:color w:val="auto"/>
                <w:highlight w:val="none"/>
                <w:lang w:eastAsia="zh-CN"/>
              </w:rPr>
            </w:pPr>
            <w:r>
              <w:rPr>
                <w:rFonts w:hint="eastAsia"/>
                <w:color w:val="auto"/>
                <w:highlight w:val="none"/>
                <w:lang w:eastAsia="zh-CN"/>
              </w:rPr>
              <w:t>方案应符合国家节能减排政策，采用节能材料和节能技术。对能耗较大的设备或系统应进行能效评估和优化设计。</w:t>
            </w:r>
          </w:p>
          <w:p w14:paraId="52249401">
            <w:pPr>
              <w:spacing w:line="0" w:lineRule="atLeast"/>
              <w:ind w:firstLine="480" w:firstLineChars="200"/>
              <w:rPr>
                <w:color w:val="auto"/>
                <w:highlight w:val="none"/>
                <w:lang w:eastAsia="zh-CN"/>
              </w:rPr>
            </w:pPr>
            <w:r>
              <w:rPr>
                <w:rFonts w:hint="eastAsia"/>
                <w:color w:val="auto"/>
                <w:highlight w:val="none"/>
                <w:lang w:eastAsia="zh-CN"/>
              </w:rPr>
              <w:t>五、综合评估与建议</w:t>
            </w:r>
          </w:p>
          <w:p w14:paraId="27A1F919">
            <w:pPr>
              <w:spacing w:line="0" w:lineRule="atLeast"/>
              <w:ind w:firstLine="480" w:firstLineChars="200"/>
              <w:rPr>
                <w:color w:val="auto"/>
                <w:highlight w:val="none"/>
                <w:lang w:eastAsia="zh-CN"/>
              </w:rPr>
            </w:pPr>
            <w:r>
              <w:rPr>
                <w:rFonts w:hint="eastAsia"/>
                <w:color w:val="auto"/>
                <w:highlight w:val="none"/>
                <w:lang w:eastAsia="zh-CN"/>
              </w:rPr>
              <w:t>1、方案优化：</w:t>
            </w:r>
          </w:p>
          <w:p w14:paraId="0794D711">
            <w:pPr>
              <w:spacing w:line="0" w:lineRule="atLeast"/>
              <w:ind w:firstLine="480" w:firstLineChars="200"/>
              <w:rPr>
                <w:color w:val="auto"/>
                <w:highlight w:val="none"/>
                <w:lang w:eastAsia="zh-CN"/>
              </w:rPr>
            </w:pPr>
            <w:r>
              <w:rPr>
                <w:rFonts w:hint="eastAsia"/>
                <w:color w:val="auto"/>
                <w:highlight w:val="none"/>
                <w:lang w:eastAsia="zh-CN"/>
              </w:rPr>
              <w:t>根据专家意见对方案进行优化调整，提高方案的合理性和可行性。对关键问题进行深入研究，提出解决方案。</w:t>
            </w:r>
          </w:p>
          <w:p w14:paraId="497CDE68">
            <w:pPr>
              <w:spacing w:line="0" w:lineRule="atLeast"/>
              <w:ind w:firstLine="480" w:firstLineChars="200"/>
              <w:rPr>
                <w:color w:val="auto"/>
                <w:highlight w:val="none"/>
                <w:lang w:eastAsia="zh-CN"/>
              </w:rPr>
            </w:pPr>
            <w:r>
              <w:rPr>
                <w:rFonts w:hint="eastAsia"/>
                <w:color w:val="auto"/>
                <w:highlight w:val="none"/>
                <w:lang w:eastAsia="zh-CN"/>
              </w:rPr>
              <w:t>2、后续工作建议：</w:t>
            </w:r>
          </w:p>
          <w:p w14:paraId="5AD68395">
            <w:pPr>
              <w:spacing w:line="0" w:lineRule="atLeast"/>
              <w:ind w:firstLine="480" w:firstLineChars="200"/>
              <w:rPr>
                <w:rFonts w:hint="eastAsia"/>
                <w:color w:val="auto"/>
                <w:highlight w:val="none"/>
                <w:lang w:eastAsia="zh-CN"/>
              </w:rPr>
            </w:pPr>
            <w:r>
              <w:rPr>
                <w:rFonts w:hint="eastAsia"/>
                <w:color w:val="auto"/>
                <w:highlight w:val="none"/>
                <w:lang w:eastAsia="zh-CN"/>
              </w:rPr>
              <w:t>明确后续勘察设计、施工和监测等工作的重点和要求。提出加强项目管理、质量控制和安全管理的建议。</w:t>
            </w:r>
          </w:p>
          <w:p w14:paraId="027E0A30">
            <w:pPr>
              <w:spacing w:line="0" w:lineRule="atLeast"/>
              <w:ind w:firstLine="480" w:firstLineChars="200"/>
              <w:rPr>
                <w:rFonts w:hint="eastAsia"/>
                <w:color w:val="auto"/>
                <w:highlight w:val="none"/>
                <w:lang w:eastAsia="zh-CN"/>
              </w:rPr>
            </w:pPr>
          </w:p>
          <w:p w14:paraId="02A4F722">
            <w:pPr>
              <w:spacing w:line="0" w:lineRule="atLeast"/>
              <w:ind w:firstLine="480" w:firstLineChars="200"/>
              <w:rPr>
                <w:rFonts w:hint="eastAsia"/>
                <w:color w:val="auto"/>
                <w:highlight w:val="none"/>
                <w:lang w:eastAsia="zh-CN"/>
              </w:rPr>
            </w:pPr>
          </w:p>
          <w:p w14:paraId="36AEDCC3">
            <w:pPr>
              <w:spacing w:line="0" w:lineRule="atLeast"/>
              <w:ind w:firstLine="480" w:firstLineChars="200"/>
              <w:rPr>
                <w:rFonts w:hint="eastAsia"/>
                <w:color w:val="auto"/>
                <w:highlight w:val="none"/>
                <w:lang w:eastAsia="zh-CN"/>
              </w:rPr>
            </w:pPr>
          </w:p>
          <w:p w14:paraId="3A1666CA">
            <w:pPr>
              <w:spacing w:line="0" w:lineRule="atLeast"/>
              <w:ind w:firstLine="480" w:firstLineChars="200"/>
              <w:rPr>
                <w:rFonts w:hint="eastAsia"/>
                <w:color w:val="auto"/>
                <w:highlight w:val="none"/>
                <w:lang w:eastAsia="zh-CN"/>
              </w:rPr>
            </w:pPr>
          </w:p>
          <w:p w14:paraId="395159D4">
            <w:pPr>
              <w:spacing w:line="0" w:lineRule="atLeast"/>
              <w:ind w:firstLine="480" w:firstLineChars="200"/>
              <w:rPr>
                <w:rFonts w:hint="eastAsia"/>
                <w:color w:val="auto"/>
                <w:highlight w:val="none"/>
                <w:lang w:eastAsia="zh-CN"/>
              </w:rPr>
            </w:pPr>
          </w:p>
          <w:p w14:paraId="49632588">
            <w:pPr>
              <w:spacing w:line="0" w:lineRule="atLeast"/>
              <w:ind w:firstLine="480" w:firstLineChars="200"/>
              <w:rPr>
                <w:rFonts w:hint="eastAsia"/>
                <w:color w:val="auto"/>
                <w:highlight w:val="none"/>
                <w:lang w:eastAsia="zh-CN"/>
              </w:rPr>
            </w:pPr>
          </w:p>
          <w:p w14:paraId="1ADE85B1">
            <w:pPr>
              <w:spacing w:line="0" w:lineRule="atLeast"/>
              <w:ind w:firstLine="480" w:firstLineChars="200"/>
              <w:rPr>
                <w:rFonts w:hint="eastAsia"/>
                <w:color w:val="auto"/>
                <w:highlight w:val="none"/>
                <w:lang w:eastAsia="zh-CN"/>
              </w:rPr>
            </w:pPr>
          </w:p>
          <w:p w14:paraId="1D707584">
            <w:pPr>
              <w:spacing w:line="0" w:lineRule="atLeast"/>
              <w:ind w:firstLine="480" w:firstLineChars="200"/>
              <w:rPr>
                <w:rFonts w:hint="eastAsia"/>
                <w:color w:val="auto"/>
                <w:highlight w:val="none"/>
                <w:lang w:eastAsia="zh-CN"/>
              </w:rPr>
            </w:pPr>
          </w:p>
          <w:p w14:paraId="47D7BCFA">
            <w:pPr>
              <w:spacing w:line="0" w:lineRule="atLeast"/>
              <w:ind w:firstLine="480" w:firstLineChars="200"/>
              <w:rPr>
                <w:rFonts w:hint="eastAsia"/>
                <w:color w:val="auto"/>
                <w:highlight w:val="none"/>
                <w:lang w:eastAsia="zh-CN"/>
              </w:rPr>
            </w:pPr>
          </w:p>
          <w:p w14:paraId="3333A48F">
            <w:pPr>
              <w:spacing w:line="0" w:lineRule="atLeast"/>
              <w:ind w:firstLine="480" w:firstLineChars="200"/>
              <w:rPr>
                <w:rFonts w:hint="eastAsia"/>
                <w:color w:val="auto"/>
                <w:highlight w:val="none"/>
                <w:lang w:eastAsia="zh-CN"/>
              </w:rPr>
            </w:pPr>
          </w:p>
          <w:p w14:paraId="0CFB15C1">
            <w:pPr>
              <w:spacing w:line="0" w:lineRule="atLeast"/>
              <w:ind w:firstLine="480" w:firstLineChars="200"/>
              <w:rPr>
                <w:rFonts w:hint="eastAsia"/>
                <w:color w:val="auto"/>
                <w:highlight w:val="none"/>
                <w:lang w:eastAsia="zh-CN"/>
              </w:rPr>
            </w:pPr>
          </w:p>
          <w:p w14:paraId="76C2131B">
            <w:pPr>
              <w:spacing w:line="0" w:lineRule="atLeast"/>
              <w:ind w:firstLine="480" w:firstLineChars="200"/>
              <w:rPr>
                <w:rFonts w:hint="eastAsia"/>
                <w:color w:val="auto"/>
                <w:highlight w:val="none"/>
                <w:lang w:eastAsia="zh-CN"/>
              </w:rPr>
            </w:pPr>
          </w:p>
          <w:p w14:paraId="013FE76D">
            <w:pPr>
              <w:spacing w:line="0" w:lineRule="atLeast"/>
              <w:ind w:firstLine="480" w:firstLineChars="200"/>
              <w:rPr>
                <w:rFonts w:hint="eastAsia"/>
                <w:color w:val="auto"/>
                <w:highlight w:val="none"/>
                <w:lang w:eastAsia="zh-CN"/>
              </w:rPr>
            </w:pPr>
          </w:p>
          <w:p w14:paraId="0049F7F7">
            <w:pPr>
              <w:spacing w:line="0" w:lineRule="atLeast"/>
              <w:ind w:firstLine="480" w:firstLineChars="200"/>
              <w:rPr>
                <w:rFonts w:hint="eastAsia"/>
                <w:color w:val="auto"/>
                <w:highlight w:val="none"/>
                <w:lang w:eastAsia="zh-CN"/>
              </w:rPr>
            </w:pPr>
          </w:p>
          <w:p w14:paraId="35E6DE2A">
            <w:pPr>
              <w:spacing w:line="0" w:lineRule="atLeast"/>
              <w:ind w:firstLine="480" w:firstLineChars="200"/>
              <w:rPr>
                <w:rFonts w:hint="eastAsia"/>
                <w:color w:val="auto"/>
                <w:highlight w:val="none"/>
                <w:lang w:eastAsia="zh-CN"/>
              </w:rPr>
            </w:pPr>
          </w:p>
          <w:p w14:paraId="47688DF3">
            <w:pPr>
              <w:spacing w:line="0" w:lineRule="atLeast"/>
              <w:ind w:firstLine="480" w:firstLineChars="200"/>
              <w:rPr>
                <w:rFonts w:hint="eastAsia"/>
                <w:color w:val="auto"/>
                <w:highlight w:val="none"/>
                <w:lang w:eastAsia="zh-CN"/>
              </w:rPr>
            </w:pPr>
          </w:p>
          <w:p w14:paraId="41F82631">
            <w:pPr>
              <w:spacing w:line="0" w:lineRule="atLeast"/>
              <w:ind w:firstLine="480" w:firstLineChars="200"/>
              <w:rPr>
                <w:rFonts w:hint="eastAsia"/>
                <w:color w:val="auto"/>
                <w:highlight w:val="none"/>
                <w:lang w:eastAsia="zh-CN"/>
              </w:rPr>
            </w:pPr>
          </w:p>
          <w:p w14:paraId="5E2D1AEE">
            <w:pPr>
              <w:spacing w:line="0" w:lineRule="atLeast"/>
              <w:ind w:firstLine="480" w:firstLineChars="200"/>
              <w:rPr>
                <w:rFonts w:hint="eastAsia"/>
                <w:color w:val="auto"/>
                <w:highlight w:val="none"/>
                <w:lang w:eastAsia="zh-CN"/>
              </w:rPr>
            </w:pPr>
          </w:p>
          <w:p w14:paraId="28FE24D9">
            <w:pPr>
              <w:spacing w:line="0" w:lineRule="atLeast"/>
              <w:ind w:firstLine="480" w:firstLineChars="200"/>
              <w:rPr>
                <w:rFonts w:hint="eastAsia"/>
                <w:color w:val="auto"/>
                <w:highlight w:val="none"/>
                <w:lang w:eastAsia="zh-CN"/>
              </w:rPr>
            </w:pPr>
          </w:p>
          <w:p w14:paraId="25800150">
            <w:pPr>
              <w:spacing w:line="0" w:lineRule="atLeast"/>
              <w:ind w:firstLine="480" w:firstLineChars="200"/>
              <w:rPr>
                <w:rFonts w:hint="eastAsia"/>
                <w:color w:val="auto"/>
                <w:highlight w:val="none"/>
                <w:lang w:eastAsia="zh-CN"/>
              </w:rPr>
            </w:pPr>
          </w:p>
          <w:p w14:paraId="1F5D7FDD">
            <w:pPr>
              <w:spacing w:line="0" w:lineRule="atLeast"/>
              <w:ind w:firstLine="480" w:firstLineChars="200"/>
              <w:rPr>
                <w:rFonts w:hint="eastAsia"/>
                <w:color w:val="auto"/>
                <w:highlight w:val="none"/>
                <w:lang w:eastAsia="zh-CN"/>
              </w:rPr>
            </w:pPr>
          </w:p>
          <w:p w14:paraId="1553EBF4">
            <w:pPr>
              <w:spacing w:line="0" w:lineRule="atLeast"/>
              <w:ind w:firstLine="480" w:firstLineChars="200"/>
              <w:rPr>
                <w:rFonts w:hint="eastAsia"/>
                <w:color w:val="auto"/>
                <w:highlight w:val="none"/>
                <w:lang w:eastAsia="zh-CN"/>
              </w:rPr>
            </w:pPr>
          </w:p>
          <w:p w14:paraId="4413E756">
            <w:pPr>
              <w:spacing w:line="0" w:lineRule="atLeast"/>
              <w:ind w:firstLine="480" w:firstLineChars="200"/>
              <w:rPr>
                <w:rFonts w:hint="eastAsia"/>
                <w:color w:val="auto"/>
                <w:highlight w:val="none"/>
                <w:lang w:eastAsia="zh-CN"/>
              </w:rPr>
            </w:pPr>
          </w:p>
        </w:tc>
      </w:tr>
      <w:tr w14:paraId="6834E9F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1597" w:type="pct"/>
            <w:gridSpan w:val="2"/>
            <w:shd w:val="clear" w:color="auto" w:fill="auto"/>
            <w:vAlign w:val="center"/>
          </w:tcPr>
          <w:p w14:paraId="780205FD">
            <w:pPr>
              <w:spacing w:line="0" w:lineRule="atLeast"/>
              <w:ind w:firstLine="0" w:firstLineChars="0"/>
              <w:rPr>
                <w:color w:val="auto"/>
                <w:highlight w:val="none"/>
                <w:lang w:eastAsia="zh-CN"/>
              </w:rPr>
            </w:pPr>
            <w:r>
              <w:rPr>
                <w:rFonts w:hint="eastAsia"/>
                <w:color w:val="auto"/>
                <w:highlight w:val="none"/>
                <w:lang w:eastAsia="zh-CN"/>
              </w:rPr>
              <w:t>全过程</w:t>
            </w:r>
            <w:r>
              <w:rPr>
                <w:rFonts w:hint="eastAsia"/>
                <w:color w:val="auto"/>
                <w:highlight w:val="none"/>
              </w:rPr>
              <w:t>项目管理单</w:t>
            </w:r>
            <w:r>
              <w:rPr>
                <w:rFonts w:hint="eastAsia"/>
                <w:color w:val="auto"/>
                <w:highlight w:val="none"/>
                <w:lang w:eastAsia="zh-CN"/>
              </w:rPr>
              <w:t>位</w:t>
            </w:r>
          </w:p>
        </w:tc>
        <w:tc>
          <w:tcPr>
            <w:tcW w:w="3403" w:type="pct"/>
            <w:shd w:val="clear" w:color="auto" w:fill="auto"/>
            <w:vAlign w:val="center"/>
          </w:tcPr>
          <w:p w14:paraId="44177352">
            <w:pPr>
              <w:spacing w:line="0" w:lineRule="atLeast"/>
              <w:ind w:firstLine="0" w:firstLineChars="0"/>
              <w:rPr>
                <w:color w:val="auto"/>
                <w:highlight w:val="none"/>
                <w:lang w:eastAsia="zh-CN"/>
              </w:rPr>
            </w:pPr>
          </w:p>
        </w:tc>
      </w:tr>
      <w:tr w14:paraId="1A4F13B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45" w:hRule="atLeast"/>
        </w:trPr>
        <w:tc>
          <w:tcPr>
            <w:tcW w:w="1597" w:type="pct"/>
            <w:gridSpan w:val="2"/>
            <w:vAlign w:val="center"/>
          </w:tcPr>
          <w:p w14:paraId="17F6462D">
            <w:pPr>
              <w:spacing w:line="0" w:lineRule="atLeast"/>
              <w:ind w:firstLine="0" w:firstLineChars="0"/>
              <w:rPr>
                <w:color w:val="auto"/>
                <w:highlight w:val="none"/>
                <w:lang w:eastAsia="zh-CN"/>
              </w:rPr>
            </w:pPr>
            <w:r>
              <w:rPr>
                <w:rFonts w:hint="eastAsia"/>
                <w:color w:val="auto"/>
                <w:highlight w:val="none"/>
                <w:lang w:eastAsia="zh-CN"/>
              </w:rPr>
              <w:t>审核人</w:t>
            </w:r>
          </w:p>
        </w:tc>
        <w:tc>
          <w:tcPr>
            <w:tcW w:w="3403" w:type="pct"/>
            <w:vAlign w:val="center"/>
          </w:tcPr>
          <w:p w14:paraId="4471E44D">
            <w:pPr>
              <w:spacing w:line="0" w:lineRule="atLeast"/>
              <w:ind w:firstLine="0" w:firstLineChars="0"/>
              <w:rPr>
                <w:color w:val="auto"/>
                <w:highlight w:val="none"/>
                <w:lang w:eastAsia="zh-CN"/>
              </w:rPr>
            </w:pPr>
          </w:p>
        </w:tc>
      </w:tr>
      <w:tr w14:paraId="1B0D71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65" w:hRule="atLeast"/>
        </w:trPr>
        <w:tc>
          <w:tcPr>
            <w:tcW w:w="1597" w:type="pct"/>
            <w:gridSpan w:val="2"/>
            <w:shd w:val="clear" w:color="auto" w:fill="auto"/>
            <w:vAlign w:val="center"/>
          </w:tcPr>
          <w:p w14:paraId="62F00BE3">
            <w:pPr>
              <w:spacing w:line="0" w:lineRule="atLeast"/>
              <w:ind w:firstLine="0" w:firstLineChars="0"/>
              <w:rPr>
                <w:color w:val="auto"/>
                <w:highlight w:val="none"/>
                <w:lang w:eastAsia="zh-CN"/>
              </w:rPr>
            </w:pPr>
            <w:r>
              <w:rPr>
                <w:rFonts w:hint="eastAsia"/>
                <w:color w:val="auto"/>
                <w:highlight w:val="none"/>
                <w:lang w:eastAsia="zh-CN"/>
              </w:rPr>
              <w:t>审核时间</w:t>
            </w:r>
          </w:p>
        </w:tc>
        <w:tc>
          <w:tcPr>
            <w:tcW w:w="3403" w:type="pct"/>
            <w:shd w:val="clear" w:color="auto" w:fill="auto"/>
            <w:vAlign w:val="center"/>
          </w:tcPr>
          <w:p w14:paraId="290037D1">
            <w:pPr>
              <w:spacing w:line="0" w:lineRule="atLeast"/>
              <w:ind w:firstLine="0" w:firstLineChars="0"/>
              <w:rPr>
                <w:color w:val="auto"/>
                <w:highlight w:val="none"/>
                <w:lang w:eastAsia="zh-CN"/>
              </w:rPr>
            </w:pPr>
          </w:p>
        </w:tc>
      </w:tr>
    </w:tbl>
    <w:p w14:paraId="1B63D23E">
      <w:pPr>
        <w:ind w:firstLine="0" w:firstLineChars="0"/>
        <w:rPr>
          <w:rFonts w:ascii="宋体" w:hAnsi="宋体" w:cs="宋体"/>
          <w:color w:val="auto"/>
          <w:spacing w:val="8"/>
          <w:highlight w:val="none"/>
          <w:lang w:eastAsia="zh-CN" w:bidi="ar"/>
        </w:rPr>
      </w:pPr>
      <w:r>
        <w:rPr>
          <w:rFonts w:hint="eastAsia" w:ascii="宋体" w:hAnsi="宋体" w:cs="宋体"/>
          <w:color w:val="auto"/>
          <w:spacing w:val="8"/>
          <w:highlight w:val="none"/>
          <w:lang w:eastAsia="zh-CN" w:bidi="ar"/>
        </w:rPr>
        <w:br w:type="page"/>
      </w:r>
    </w:p>
    <w:p w14:paraId="248A8E98">
      <w:pPr>
        <w:pStyle w:val="4"/>
        <w:ind w:firstLine="241"/>
        <w:rPr>
          <w:color w:val="auto"/>
          <w:highlight w:val="none"/>
          <w:lang w:eastAsia="zh-CN"/>
        </w:rPr>
      </w:pPr>
      <w:bookmarkStart w:id="1098" w:name="_Toc4033"/>
      <w:bookmarkStart w:id="1099" w:name="_Toc10354"/>
      <w:bookmarkStart w:id="1100" w:name="_Toc192580216"/>
      <w:bookmarkStart w:id="1101" w:name="_Toc19034"/>
      <w:bookmarkStart w:id="1102" w:name="_Toc32124"/>
      <w:bookmarkStart w:id="1103" w:name="_Toc606"/>
      <w:bookmarkStart w:id="1104" w:name="_Toc30301"/>
      <w:bookmarkStart w:id="1105" w:name="_Toc31071"/>
      <w:bookmarkStart w:id="1106" w:name="_Toc23506"/>
      <w:bookmarkStart w:id="1107" w:name="_Toc24467"/>
      <w:bookmarkStart w:id="1108" w:name="_Toc11515"/>
      <w:bookmarkStart w:id="1109" w:name="_Toc20800"/>
      <w:bookmarkStart w:id="1110" w:name="_Toc5857"/>
      <w:bookmarkStart w:id="1111" w:name="_Toc4038"/>
      <w:bookmarkStart w:id="1112" w:name="_Toc7522"/>
      <w:bookmarkStart w:id="1113" w:name="_Toc14931"/>
      <w:bookmarkStart w:id="1114" w:name="_Toc9509"/>
      <w:bookmarkStart w:id="1115" w:name="_Toc21433"/>
      <w:bookmarkStart w:id="1116" w:name="_Toc32159"/>
      <w:r>
        <w:rPr>
          <w:rFonts w:hint="eastAsia"/>
          <w:color w:val="auto"/>
          <w:highlight w:val="none"/>
          <w:lang w:eastAsia="zh-CN"/>
        </w:rPr>
        <w:t>表1.3-</w:t>
      </w:r>
      <w:r>
        <w:rPr>
          <w:rFonts w:hint="eastAsia"/>
          <w:color w:val="auto"/>
          <w:highlight w:val="none"/>
          <w:lang w:val="en-US" w:eastAsia="zh-CN"/>
        </w:rPr>
        <w:t>6</w:t>
      </w:r>
      <w:r>
        <w:rPr>
          <w:rFonts w:hint="eastAsia"/>
          <w:color w:val="auto"/>
          <w:highlight w:val="none"/>
          <w:lang w:eastAsia="zh-CN"/>
        </w:rPr>
        <w:t xml:space="preserve"> 初步设计优化建议</w:t>
      </w:r>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p>
    <w:p w14:paraId="3D32ECFE">
      <w:pPr>
        <w:widowControl w:val="0"/>
        <w:kinsoku/>
        <w:autoSpaceDE/>
        <w:autoSpaceDN/>
        <w:adjustRightInd/>
        <w:snapToGrid/>
        <w:ind w:firstLine="880"/>
        <w:jc w:val="center"/>
        <w:textAlignment w:val="auto"/>
        <w:rPr>
          <w:color w:val="auto"/>
          <w:highlight w:val="none"/>
          <w:lang w:eastAsia="zh-CN"/>
        </w:rPr>
      </w:pPr>
      <w:r>
        <w:rPr>
          <w:rFonts w:hint="eastAsia" w:ascii="方正小标宋简体" w:hAnsi="方正小标宋简体" w:eastAsia="方正小标宋简体" w:cs="方正小标宋简体"/>
          <w:color w:val="auto"/>
          <w:sz w:val="44"/>
          <w:szCs w:val="44"/>
          <w:highlight w:val="none"/>
          <w:lang w:eastAsia="zh-CN"/>
        </w:rPr>
        <w:t>初步设计优化建议</w:t>
      </w:r>
    </w:p>
    <w:p w14:paraId="3F5BA3E8">
      <w:pPr>
        <w:ind w:firstLine="560"/>
        <w:rPr>
          <w:rFonts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 xml:space="preserve">                                                     编号：***</w:t>
      </w:r>
    </w:p>
    <w:tbl>
      <w:tblPr>
        <w:tblStyle w:val="24"/>
        <w:tblW w:w="502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9"/>
        <w:gridCol w:w="3256"/>
        <w:gridCol w:w="1798"/>
        <w:gridCol w:w="2249"/>
      </w:tblGrid>
      <w:tr w14:paraId="42759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53" w:type="pct"/>
            <w:vAlign w:val="center"/>
          </w:tcPr>
          <w:p w14:paraId="67250931">
            <w:pPr>
              <w:widowControl w:val="0"/>
              <w:kinsoku/>
              <w:autoSpaceDE/>
              <w:autoSpaceDN/>
              <w:adjustRightInd/>
              <w:snapToGrid/>
              <w:spacing w:line="440" w:lineRule="exact"/>
              <w:ind w:firstLine="482"/>
              <w:jc w:val="both"/>
              <w:textAlignment w:val="auto"/>
              <w:rPr>
                <w:b/>
                <w:bCs/>
                <w:color w:val="auto"/>
                <w:highlight w:val="none"/>
                <w:lang w:eastAsia="zh-CN"/>
              </w:rPr>
            </w:pPr>
            <w:r>
              <w:rPr>
                <w:rFonts w:hint="eastAsia"/>
                <w:b/>
                <w:bCs/>
                <w:color w:val="auto"/>
                <w:highlight w:val="none"/>
                <w:lang w:eastAsia="zh-CN"/>
              </w:rPr>
              <w:t>项目名称</w:t>
            </w:r>
          </w:p>
        </w:tc>
        <w:tc>
          <w:tcPr>
            <w:tcW w:w="3647" w:type="pct"/>
            <w:gridSpan w:val="3"/>
            <w:vAlign w:val="center"/>
          </w:tcPr>
          <w:p w14:paraId="775819DB">
            <w:pPr>
              <w:widowControl w:val="0"/>
              <w:ind w:firstLine="480"/>
              <w:jc w:val="both"/>
              <w:rPr>
                <w:color w:val="auto"/>
                <w:highlight w:val="none"/>
                <w:lang w:eastAsia="zh-CN"/>
              </w:rPr>
            </w:pPr>
          </w:p>
        </w:tc>
      </w:tr>
      <w:tr w14:paraId="2D2C2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53" w:type="pct"/>
            <w:vAlign w:val="center"/>
          </w:tcPr>
          <w:p w14:paraId="3558AA7A">
            <w:pPr>
              <w:widowControl w:val="0"/>
              <w:kinsoku/>
              <w:autoSpaceDE/>
              <w:autoSpaceDN/>
              <w:adjustRightInd/>
              <w:snapToGrid/>
              <w:spacing w:line="440" w:lineRule="exact"/>
              <w:ind w:firstLine="482"/>
              <w:jc w:val="both"/>
              <w:textAlignment w:val="auto"/>
              <w:rPr>
                <w:b/>
                <w:bCs/>
                <w:color w:val="auto"/>
                <w:highlight w:val="none"/>
                <w:lang w:eastAsia="zh-CN"/>
              </w:rPr>
            </w:pPr>
            <w:r>
              <w:rPr>
                <w:rFonts w:hint="eastAsia"/>
                <w:b/>
                <w:bCs/>
                <w:color w:val="auto"/>
                <w:highlight w:val="none"/>
                <w:lang w:eastAsia="zh-CN"/>
              </w:rPr>
              <w:t>项目管理单位</w:t>
            </w:r>
          </w:p>
        </w:tc>
        <w:tc>
          <w:tcPr>
            <w:tcW w:w="1626" w:type="pct"/>
            <w:vAlign w:val="center"/>
          </w:tcPr>
          <w:p w14:paraId="7DBAFD38">
            <w:pPr>
              <w:widowControl w:val="0"/>
              <w:ind w:firstLine="480"/>
              <w:jc w:val="both"/>
              <w:rPr>
                <w:color w:val="auto"/>
                <w:highlight w:val="none"/>
                <w:lang w:eastAsia="zh-CN"/>
              </w:rPr>
            </w:pPr>
          </w:p>
        </w:tc>
        <w:tc>
          <w:tcPr>
            <w:tcW w:w="898" w:type="pct"/>
            <w:vAlign w:val="center"/>
          </w:tcPr>
          <w:p w14:paraId="6DB0415D">
            <w:pPr>
              <w:widowControl w:val="0"/>
              <w:ind w:firstLine="0" w:firstLineChars="0"/>
              <w:jc w:val="center"/>
              <w:rPr>
                <w:b/>
                <w:bCs/>
                <w:color w:val="auto"/>
                <w:highlight w:val="none"/>
                <w:lang w:eastAsia="zh-CN"/>
              </w:rPr>
            </w:pPr>
            <w:r>
              <w:rPr>
                <w:rFonts w:hint="eastAsia"/>
                <w:b/>
                <w:bCs/>
                <w:color w:val="auto"/>
                <w:highlight w:val="none"/>
                <w:lang w:eastAsia="zh-CN"/>
              </w:rPr>
              <w:t>负责人</w:t>
            </w:r>
          </w:p>
        </w:tc>
        <w:tc>
          <w:tcPr>
            <w:tcW w:w="1123" w:type="pct"/>
            <w:vAlign w:val="center"/>
          </w:tcPr>
          <w:p w14:paraId="31582E29">
            <w:pPr>
              <w:widowControl w:val="0"/>
              <w:ind w:firstLine="480"/>
              <w:jc w:val="both"/>
              <w:rPr>
                <w:color w:val="auto"/>
                <w:highlight w:val="none"/>
                <w:lang w:eastAsia="zh-CN"/>
              </w:rPr>
            </w:pPr>
          </w:p>
        </w:tc>
      </w:tr>
      <w:tr w14:paraId="6A2AA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53" w:type="pct"/>
            <w:vAlign w:val="center"/>
          </w:tcPr>
          <w:p w14:paraId="57005EDE">
            <w:pPr>
              <w:widowControl w:val="0"/>
              <w:kinsoku/>
              <w:autoSpaceDE/>
              <w:autoSpaceDN/>
              <w:adjustRightInd/>
              <w:snapToGrid/>
              <w:spacing w:line="440" w:lineRule="exact"/>
              <w:ind w:firstLine="482"/>
              <w:jc w:val="both"/>
              <w:textAlignment w:val="auto"/>
              <w:rPr>
                <w:b/>
                <w:bCs/>
                <w:color w:val="auto"/>
                <w:highlight w:val="none"/>
                <w:lang w:eastAsia="zh-CN"/>
              </w:rPr>
            </w:pPr>
            <w:r>
              <w:rPr>
                <w:rFonts w:hint="eastAsia"/>
                <w:b/>
                <w:bCs/>
                <w:color w:val="auto"/>
                <w:highlight w:val="none"/>
                <w:lang w:eastAsia="zh-CN"/>
              </w:rPr>
              <w:t>初设编制单位</w:t>
            </w:r>
          </w:p>
        </w:tc>
        <w:tc>
          <w:tcPr>
            <w:tcW w:w="1626" w:type="pct"/>
            <w:vAlign w:val="center"/>
          </w:tcPr>
          <w:p w14:paraId="13AFA54F">
            <w:pPr>
              <w:widowControl w:val="0"/>
              <w:kinsoku/>
              <w:autoSpaceDE/>
              <w:autoSpaceDN/>
              <w:adjustRightInd/>
              <w:snapToGrid/>
              <w:spacing w:line="440" w:lineRule="exact"/>
              <w:ind w:firstLine="480"/>
              <w:jc w:val="both"/>
              <w:textAlignment w:val="auto"/>
              <w:rPr>
                <w:color w:val="auto"/>
                <w:highlight w:val="none"/>
                <w:lang w:eastAsia="zh-CN"/>
              </w:rPr>
            </w:pPr>
          </w:p>
        </w:tc>
        <w:tc>
          <w:tcPr>
            <w:tcW w:w="898" w:type="pct"/>
            <w:vAlign w:val="center"/>
          </w:tcPr>
          <w:p w14:paraId="1C5255CE">
            <w:pPr>
              <w:widowControl w:val="0"/>
              <w:kinsoku/>
              <w:autoSpaceDE/>
              <w:autoSpaceDN/>
              <w:adjustRightInd/>
              <w:snapToGrid/>
              <w:spacing w:line="440" w:lineRule="exact"/>
              <w:ind w:firstLine="0" w:firstLineChars="0"/>
              <w:jc w:val="center"/>
              <w:textAlignment w:val="auto"/>
              <w:rPr>
                <w:b/>
                <w:bCs/>
                <w:color w:val="auto"/>
                <w:highlight w:val="none"/>
                <w:lang w:eastAsia="zh-CN"/>
              </w:rPr>
            </w:pPr>
            <w:r>
              <w:rPr>
                <w:rFonts w:hint="eastAsia"/>
                <w:b/>
                <w:bCs/>
                <w:color w:val="auto"/>
                <w:highlight w:val="none"/>
                <w:lang w:eastAsia="zh-CN"/>
              </w:rPr>
              <w:t>负责人</w:t>
            </w:r>
          </w:p>
        </w:tc>
        <w:tc>
          <w:tcPr>
            <w:tcW w:w="1123" w:type="pct"/>
            <w:vAlign w:val="center"/>
          </w:tcPr>
          <w:p w14:paraId="5508941A">
            <w:pPr>
              <w:widowControl w:val="0"/>
              <w:kinsoku/>
              <w:autoSpaceDE/>
              <w:autoSpaceDN/>
              <w:adjustRightInd/>
              <w:snapToGrid/>
              <w:spacing w:line="440" w:lineRule="exact"/>
              <w:ind w:firstLine="480"/>
              <w:jc w:val="both"/>
              <w:textAlignment w:val="auto"/>
              <w:rPr>
                <w:color w:val="auto"/>
                <w:highlight w:val="none"/>
                <w:lang w:eastAsia="zh-CN"/>
              </w:rPr>
            </w:pPr>
          </w:p>
        </w:tc>
      </w:tr>
      <w:tr w14:paraId="0342B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53" w:type="pct"/>
            <w:vAlign w:val="center"/>
          </w:tcPr>
          <w:p w14:paraId="5A080A03">
            <w:pPr>
              <w:widowControl w:val="0"/>
              <w:kinsoku/>
              <w:autoSpaceDE/>
              <w:autoSpaceDN/>
              <w:adjustRightInd/>
              <w:snapToGrid/>
              <w:spacing w:line="440" w:lineRule="exact"/>
              <w:ind w:firstLine="482"/>
              <w:jc w:val="both"/>
              <w:textAlignment w:val="auto"/>
              <w:rPr>
                <w:b/>
                <w:bCs/>
                <w:color w:val="auto"/>
                <w:highlight w:val="none"/>
                <w:lang w:eastAsia="zh-CN"/>
              </w:rPr>
            </w:pPr>
            <w:r>
              <w:rPr>
                <w:rFonts w:hint="eastAsia"/>
                <w:b/>
                <w:bCs/>
                <w:color w:val="auto"/>
                <w:highlight w:val="none"/>
                <w:lang w:eastAsia="zh-CN"/>
              </w:rPr>
              <w:t>图纸提供日期</w:t>
            </w:r>
          </w:p>
        </w:tc>
        <w:tc>
          <w:tcPr>
            <w:tcW w:w="1626" w:type="pct"/>
            <w:vAlign w:val="center"/>
          </w:tcPr>
          <w:p w14:paraId="2F5CB83C">
            <w:pPr>
              <w:widowControl w:val="0"/>
              <w:kinsoku/>
              <w:autoSpaceDE/>
              <w:autoSpaceDN/>
              <w:adjustRightInd/>
              <w:snapToGrid/>
              <w:spacing w:line="440" w:lineRule="exact"/>
              <w:ind w:firstLine="480"/>
              <w:jc w:val="both"/>
              <w:textAlignment w:val="auto"/>
              <w:rPr>
                <w:color w:val="auto"/>
                <w:highlight w:val="none"/>
                <w:lang w:eastAsia="zh-CN"/>
              </w:rPr>
            </w:pPr>
          </w:p>
        </w:tc>
        <w:tc>
          <w:tcPr>
            <w:tcW w:w="898" w:type="pct"/>
            <w:vAlign w:val="center"/>
          </w:tcPr>
          <w:p w14:paraId="384B76CF">
            <w:pPr>
              <w:widowControl w:val="0"/>
              <w:kinsoku/>
              <w:autoSpaceDE/>
              <w:autoSpaceDN/>
              <w:adjustRightInd/>
              <w:snapToGrid/>
              <w:spacing w:line="440" w:lineRule="exact"/>
              <w:ind w:firstLine="0" w:firstLineChars="0"/>
              <w:jc w:val="both"/>
              <w:textAlignment w:val="auto"/>
              <w:rPr>
                <w:color w:val="auto"/>
                <w:highlight w:val="none"/>
                <w:lang w:eastAsia="zh-CN"/>
              </w:rPr>
            </w:pPr>
          </w:p>
        </w:tc>
        <w:tc>
          <w:tcPr>
            <w:tcW w:w="1123" w:type="pct"/>
            <w:vAlign w:val="center"/>
          </w:tcPr>
          <w:p w14:paraId="2EE5402A">
            <w:pPr>
              <w:widowControl w:val="0"/>
              <w:kinsoku/>
              <w:autoSpaceDE/>
              <w:autoSpaceDN/>
              <w:adjustRightInd/>
              <w:snapToGrid/>
              <w:spacing w:line="440" w:lineRule="exact"/>
              <w:ind w:firstLine="480"/>
              <w:jc w:val="both"/>
              <w:textAlignment w:val="auto"/>
              <w:rPr>
                <w:color w:val="auto"/>
                <w:highlight w:val="none"/>
                <w:lang w:eastAsia="zh-CN"/>
              </w:rPr>
            </w:pPr>
          </w:p>
        </w:tc>
      </w:tr>
      <w:tr w14:paraId="1E5BE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9" w:hRule="exact"/>
        </w:trPr>
        <w:tc>
          <w:tcPr>
            <w:tcW w:w="5000" w:type="pct"/>
            <w:gridSpan w:val="4"/>
          </w:tcPr>
          <w:p w14:paraId="197A5C0F">
            <w:pPr>
              <w:ind w:firstLine="0" w:firstLineChars="0"/>
              <w:rPr>
                <w:color w:val="auto"/>
                <w:highlight w:val="none"/>
                <w:lang w:eastAsia="zh-CN"/>
              </w:rPr>
            </w:pPr>
            <w:r>
              <w:rPr>
                <w:color w:val="auto"/>
                <w:highlight w:val="none"/>
                <w:lang w:eastAsia="zh-CN"/>
              </w:rPr>
              <w:t>初设内容：</w:t>
            </w:r>
          </w:p>
          <w:p w14:paraId="17D85D7D">
            <w:pPr>
              <w:ind w:firstLine="480"/>
              <w:rPr>
                <w:color w:val="auto"/>
                <w:highlight w:val="none"/>
                <w:lang w:eastAsia="zh-CN"/>
              </w:rPr>
            </w:pPr>
            <w:r>
              <w:rPr>
                <w:color w:val="auto"/>
                <w:highlight w:val="none"/>
                <w:lang w:eastAsia="zh-CN"/>
              </w:rPr>
              <w:t>1、全专业的初步设计图纸，设计说明书，专项说明（建筑节能，环保，绿色建筑，人防，装配式建筑等）；</w:t>
            </w:r>
          </w:p>
          <w:p w14:paraId="4B40F49D">
            <w:pPr>
              <w:ind w:firstLine="480"/>
              <w:rPr>
                <w:color w:val="auto"/>
                <w:highlight w:val="none"/>
                <w:lang w:eastAsia="zh-CN"/>
              </w:rPr>
            </w:pPr>
            <w:r>
              <w:rPr>
                <w:color w:val="auto"/>
                <w:highlight w:val="none"/>
                <w:lang w:eastAsia="zh-CN"/>
              </w:rPr>
              <w:t>2、全专业的与初步设计相关的资料、主要设备或材料表，计算书、设计模型，包括但不限于SU模型、REVIT模型（如有）、PKPM、广联达、结构计算书、节能报告、绿建报告、设计院内审意见、特殊项目的专项评审报告等</w:t>
            </w:r>
            <w:r>
              <w:rPr>
                <w:rFonts w:hint="eastAsia"/>
                <w:color w:val="auto"/>
                <w:highlight w:val="none"/>
                <w:lang w:eastAsia="zh-CN"/>
              </w:rPr>
              <w:t>；</w:t>
            </w:r>
          </w:p>
          <w:p w14:paraId="53F94B58">
            <w:pPr>
              <w:ind w:firstLine="480"/>
              <w:rPr>
                <w:color w:val="auto"/>
                <w:highlight w:val="none"/>
                <w:lang w:eastAsia="zh-CN"/>
              </w:rPr>
            </w:pPr>
            <w:r>
              <w:rPr>
                <w:color w:val="auto"/>
                <w:highlight w:val="none"/>
                <w:lang w:eastAsia="zh-CN"/>
              </w:rPr>
              <w:t>3、初步设计概算书。</w:t>
            </w:r>
          </w:p>
          <w:p w14:paraId="5B26E38F">
            <w:pPr>
              <w:widowControl w:val="0"/>
              <w:ind w:firstLine="480"/>
              <w:jc w:val="both"/>
              <w:rPr>
                <w:color w:val="auto"/>
                <w:highlight w:val="none"/>
                <w:lang w:eastAsia="zh-CN"/>
              </w:rPr>
            </w:pPr>
          </w:p>
        </w:tc>
      </w:tr>
      <w:tr w14:paraId="104BC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3" w:hRule="atLeast"/>
        </w:trPr>
        <w:tc>
          <w:tcPr>
            <w:tcW w:w="5000" w:type="pct"/>
            <w:gridSpan w:val="4"/>
            <w:tcBorders>
              <w:left w:val="single" w:color="auto" w:sz="4" w:space="0"/>
              <w:bottom w:val="single" w:color="auto" w:sz="4" w:space="0"/>
              <w:right w:val="single" w:color="auto" w:sz="4" w:space="0"/>
            </w:tcBorders>
          </w:tcPr>
          <w:p w14:paraId="104F2E9A">
            <w:pPr>
              <w:widowControl w:val="0"/>
              <w:ind w:firstLine="0" w:firstLineChars="0"/>
              <w:jc w:val="both"/>
              <w:rPr>
                <w:color w:val="auto"/>
                <w:highlight w:val="none"/>
                <w:lang w:eastAsia="zh-CN"/>
              </w:rPr>
            </w:pPr>
            <w:r>
              <w:rPr>
                <w:color w:val="auto"/>
                <w:highlight w:val="none"/>
                <w:lang w:eastAsia="zh-CN"/>
              </w:rPr>
              <w:t>项管审核、优化</w:t>
            </w:r>
            <w:r>
              <w:rPr>
                <w:rFonts w:hint="eastAsia"/>
                <w:color w:val="auto"/>
                <w:highlight w:val="none"/>
                <w:lang w:eastAsia="zh-CN"/>
              </w:rPr>
              <w:t>要点</w:t>
            </w:r>
            <w:r>
              <w:rPr>
                <w:color w:val="auto"/>
                <w:highlight w:val="none"/>
                <w:lang w:eastAsia="zh-CN"/>
              </w:rPr>
              <w:t>：</w:t>
            </w:r>
          </w:p>
          <w:p w14:paraId="2DBD651A">
            <w:pPr>
              <w:widowControl w:val="0"/>
              <w:numPr>
                <w:ilvl w:val="0"/>
                <w:numId w:val="36"/>
              </w:numPr>
              <w:ind w:firstLine="480"/>
              <w:jc w:val="both"/>
              <w:rPr>
                <w:color w:val="auto"/>
                <w:highlight w:val="none"/>
                <w:lang w:eastAsia="zh-CN"/>
              </w:rPr>
            </w:pPr>
            <w:r>
              <w:rPr>
                <w:color w:val="auto"/>
                <w:highlight w:val="none"/>
                <w:lang w:eastAsia="zh-CN"/>
              </w:rPr>
              <w:t>合规性</w:t>
            </w:r>
          </w:p>
          <w:p w14:paraId="227FD236">
            <w:pPr>
              <w:numPr>
                <w:ilvl w:val="1"/>
                <w:numId w:val="36"/>
              </w:numPr>
              <w:ind w:firstLine="480"/>
              <w:rPr>
                <w:color w:val="auto"/>
                <w:highlight w:val="none"/>
                <w:lang w:eastAsia="zh-CN"/>
              </w:rPr>
            </w:pPr>
            <w:r>
              <w:rPr>
                <w:color w:val="auto"/>
                <w:highlight w:val="none"/>
                <w:lang w:eastAsia="zh-CN"/>
              </w:rPr>
              <w:t>设计依据是否依法依规，是否存在超过设计需求的冗余；</w:t>
            </w:r>
          </w:p>
          <w:p w14:paraId="5F21E7FB">
            <w:pPr>
              <w:numPr>
                <w:ilvl w:val="1"/>
                <w:numId w:val="36"/>
              </w:numPr>
              <w:ind w:firstLine="480"/>
              <w:rPr>
                <w:color w:val="auto"/>
                <w:highlight w:val="none"/>
                <w:lang w:eastAsia="zh-CN"/>
              </w:rPr>
            </w:pPr>
            <w:r>
              <w:rPr>
                <w:color w:val="auto"/>
                <w:highlight w:val="none"/>
                <w:lang w:eastAsia="zh-CN"/>
              </w:rPr>
              <w:t>设计内容完整性、合理性评估；</w:t>
            </w:r>
          </w:p>
          <w:p w14:paraId="2F2EBCFC">
            <w:pPr>
              <w:numPr>
                <w:ilvl w:val="1"/>
                <w:numId w:val="36"/>
              </w:numPr>
              <w:ind w:firstLine="480"/>
              <w:rPr>
                <w:color w:val="auto"/>
                <w:highlight w:val="none"/>
                <w:lang w:eastAsia="zh-CN"/>
              </w:rPr>
            </w:pPr>
            <w:r>
              <w:rPr>
                <w:color w:val="auto"/>
                <w:highlight w:val="none"/>
                <w:lang w:eastAsia="zh-CN"/>
              </w:rPr>
              <w:t>初步设计是否与规划指标保持一致。</w:t>
            </w:r>
          </w:p>
          <w:p w14:paraId="75BD25D4">
            <w:pPr>
              <w:widowControl w:val="0"/>
              <w:numPr>
                <w:ilvl w:val="0"/>
                <w:numId w:val="36"/>
              </w:numPr>
              <w:ind w:firstLine="480"/>
              <w:jc w:val="both"/>
              <w:rPr>
                <w:color w:val="auto"/>
                <w:highlight w:val="none"/>
                <w:lang w:eastAsia="zh-CN"/>
              </w:rPr>
            </w:pPr>
            <w:r>
              <w:rPr>
                <w:color w:val="auto"/>
                <w:highlight w:val="none"/>
                <w:lang w:eastAsia="zh-CN"/>
              </w:rPr>
              <w:t>技术合理性、落地性</w:t>
            </w:r>
          </w:p>
          <w:p w14:paraId="614DDE7F">
            <w:pPr>
              <w:numPr>
                <w:ilvl w:val="1"/>
                <w:numId w:val="36"/>
              </w:numPr>
              <w:ind w:firstLine="480"/>
              <w:rPr>
                <w:color w:val="auto"/>
                <w:highlight w:val="none"/>
                <w:lang w:eastAsia="zh-CN"/>
              </w:rPr>
            </w:pPr>
            <w:r>
              <w:rPr>
                <w:color w:val="auto"/>
                <w:highlight w:val="none"/>
                <w:lang w:eastAsia="zh-CN"/>
              </w:rPr>
              <w:t>建筑专业。包括功能布局（是否充分、合理利用建筑物空间、布局、光照，最佳空间位置是否得到合理利用），建筑高度（是否小于最大建筑高度，层高是否合理），绿地率（按照规范计算规则满足规划绿地率要求），建设内容（建筑物、构筑物均在用地红线内，场地开口是否合规合理）等；</w:t>
            </w:r>
          </w:p>
          <w:p w14:paraId="0209EDBC">
            <w:pPr>
              <w:numPr>
                <w:ilvl w:val="1"/>
                <w:numId w:val="36"/>
              </w:numPr>
              <w:ind w:firstLine="480"/>
              <w:rPr>
                <w:color w:val="auto"/>
                <w:highlight w:val="none"/>
                <w:lang w:eastAsia="zh-CN"/>
              </w:rPr>
            </w:pPr>
            <w:r>
              <w:rPr>
                <w:color w:val="auto"/>
                <w:highlight w:val="none"/>
                <w:lang w:eastAsia="zh-CN"/>
              </w:rPr>
              <w:t>结构专业。包括设计荷载指标、地基基础处理、超限审查，土石方平衡；</w:t>
            </w:r>
          </w:p>
          <w:p w14:paraId="3AD57CBA">
            <w:pPr>
              <w:numPr>
                <w:ilvl w:val="1"/>
                <w:numId w:val="36"/>
              </w:numPr>
              <w:ind w:firstLine="480"/>
              <w:rPr>
                <w:color w:val="auto"/>
                <w:highlight w:val="none"/>
                <w:lang w:eastAsia="zh-CN"/>
              </w:rPr>
            </w:pPr>
            <w:r>
              <w:rPr>
                <w:color w:val="auto"/>
                <w:highlight w:val="none"/>
                <w:lang w:eastAsia="zh-CN"/>
              </w:rPr>
              <w:t>机电专业。强电，弱电，智能化设计，地标性建筑的照明设计、灯光设计；</w:t>
            </w:r>
          </w:p>
          <w:p w14:paraId="373E6B46">
            <w:pPr>
              <w:numPr>
                <w:ilvl w:val="1"/>
                <w:numId w:val="36"/>
              </w:numPr>
              <w:ind w:firstLine="480"/>
              <w:rPr>
                <w:color w:val="auto"/>
                <w:highlight w:val="none"/>
                <w:lang w:eastAsia="zh-CN"/>
              </w:rPr>
            </w:pPr>
            <w:r>
              <w:rPr>
                <w:color w:val="auto"/>
                <w:highlight w:val="none"/>
                <w:lang w:eastAsia="zh-CN"/>
              </w:rPr>
              <w:t>暖通专业。供暖系统，供暖末端，自然通风与机械通风方案的合理性设计，消防通风专项等；</w:t>
            </w:r>
          </w:p>
          <w:p w14:paraId="04BEA38D">
            <w:pPr>
              <w:numPr>
                <w:ilvl w:val="1"/>
                <w:numId w:val="36"/>
              </w:numPr>
              <w:ind w:firstLine="480"/>
              <w:rPr>
                <w:color w:val="auto"/>
                <w:highlight w:val="none"/>
                <w:lang w:eastAsia="zh-CN"/>
              </w:rPr>
            </w:pPr>
            <w:r>
              <w:rPr>
                <w:color w:val="auto"/>
                <w:highlight w:val="none"/>
                <w:lang w:eastAsia="zh-CN"/>
              </w:rPr>
              <w:t>给排水专业。给排水系统，给水末端，场地内竖向设计方案合理性，小市政与大市政接入方案的合理性，雨水利用专项设计的合理性（海绵城市）等；</w:t>
            </w:r>
          </w:p>
          <w:p w14:paraId="59819E53">
            <w:pPr>
              <w:numPr>
                <w:ilvl w:val="1"/>
                <w:numId w:val="36"/>
              </w:numPr>
              <w:ind w:firstLine="480"/>
              <w:rPr>
                <w:color w:val="auto"/>
                <w:highlight w:val="none"/>
                <w:lang w:eastAsia="zh-CN"/>
              </w:rPr>
            </w:pPr>
            <w:r>
              <w:rPr>
                <w:color w:val="auto"/>
                <w:highlight w:val="none"/>
                <w:lang w:eastAsia="zh-CN"/>
              </w:rPr>
              <w:t>专项设计：消防设计、绿色建筑、节能设计、人防设计、装配式设计、超低能耗设计（如有）等的合理性；</w:t>
            </w:r>
          </w:p>
          <w:p w14:paraId="2EC7B2A5">
            <w:pPr>
              <w:numPr>
                <w:ilvl w:val="1"/>
                <w:numId w:val="36"/>
              </w:numPr>
              <w:ind w:firstLine="480"/>
              <w:rPr>
                <w:color w:val="auto"/>
                <w:highlight w:val="none"/>
                <w:lang w:eastAsia="zh-CN"/>
              </w:rPr>
            </w:pPr>
            <w:r>
              <w:rPr>
                <w:color w:val="auto"/>
                <w:highlight w:val="none"/>
                <w:lang w:eastAsia="zh-CN"/>
              </w:rPr>
              <w:t>是否存在过度设计、明显的设计缺陷，尤其消防、结构安全等</w:t>
            </w:r>
            <w:r>
              <w:rPr>
                <w:rFonts w:hint="eastAsia"/>
                <w:color w:val="auto"/>
                <w:highlight w:val="none"/>
                <w:lang w:val="en-US" w:eastAsia="zh-CN"/>
              </w:rPr>
              <w:t>强制性条款</w:t>
            </w:r>
            <w:r>
              <w:rPr>
                <w:color w:val="auto"/>
                <w:highlight w:val="none"/>
                <w:lang w:eastAsia="zh-CN"/>
              </w:rPr>
              <w:t>。</w:t>
            </w:r>
          </w:p>
          <w:p w14:paraId="1DCAEEE9">
            <w:pPr>
              <w:widowControl w:val="0"/>
              <w:numPr>
                <w:ilvl w:val="0"/>
                <w:numId w:val="36"/>
              </w:numPr>
              <w:ind w:firstLine="480"/>
              <w:jc w:val="both"/>
              <w:rPr>
                <w:color w:val="auto"/>
                <w:highlight w:val="none"/>
                <w:lang w:eastAsia="zh-CN"/>
              </w:rPr>
            </w:pPr>
            <w:r>
              <w:rPr>
                <w:color w:val="auto"/>
                <w:highlight w:val="none"/>
                <w:lang w:eastAsia="zh-CN"/>
              </w:rPr>
              <w:t>经济性</w:t>
            </w:r>
          </w:p>
          <w:p w14:paraId="493E51C2">
            <w:pPr>
              <w:widowControl w:val="0"/>
              <w:numPr>
                <w:ilvl w:val="1"/>
                <w:numId w:val="36"/>
              </w:numPr>
              <w:ind w:firstLine="480"/>
              <w:jc w:val="both"/>
              <w:rPr>
                <w:color w:val="auto"/>
                <w:highlight w:val="none"/>
                <w:lang w:eastAsia="zh-CN"/>
              </w:rPr>
            </w:pPr>
            <w:r>
              <w:rPr>
                <w:color w:val="auto"/>
                <w:highlight w:val="none"/>
                <w:lang w:eastAsia="zh-CN"/>
              </w:rPr>
              <w:t>概算审核。初设概算是否控制在可研估算范围内；与可研经济指标对比，重点对偏差较大指标的指标进行分析，确定是否优化或调整估算；</w:t>
            </w:r>
          </w:p>
          <w:p w14:paraId="76356B48">
            <w:pPr>
              <w:widowControl w:val="0"/>
              <w:numPr>
                <w:ilvl w:val="1"/>
                <w:numId w:val="36"/>
              </w:numPr>
              <w:ind w:firstLine="480"/>
              <w:jc w:val="both"/>
              <w:rPr>
                <w:color w:val="auto"/>
                <w:highlight w:val="none"/>
                <w:lang w:eastAsia="zh-CN"/>
              </w:rPr>
            </w:pPr>
            <w:r>
              <w:rPr>
                <w:color w:val="auto"/>
                <w:highlight w:val="none"/>
                <w:lang w:eastAsia="zh-CN"/>
              </w:rPr>
              <w:t>方案比选优化。通过技术、经济指标对比，选择技术可行、经济性好、落地性强的方案作为设计优化方向及持续跟进路径。</w:t>
            </w:r>
          </w:p>
          <w:p w14:paraId="485C6D93">
            <w:pPr>
              <w:widowControl w:val="0"/>
              <w:numPr>
                <w:ilvl w:val="0"/>
                <w:numId w:val="36"/>
              </w:numPr>
              <w:ind w:firstLine="480"/>
              <w:jc w:val="both"/>
              <w:rPr>
                <w:color w:val="auto"/>
                <w:highlight w:val="none"/>
                <w:lang w:eastAsia="zh-CN"/>
              </w:rPr>
            </w:pPr>
            <w:r>
              <w:rPr>
                <w:color w:val="auto"/>
                <w:highlight w:val="none"/>
                <w:lang w:eastAsia="zh-CN"/>
              </w:rPr>
              <w:t>设计深度与设计文件完整性。</w:t>
            </w:r>
          </w:p>
          <w:p w14:paraId="5ADA6D5B">
            <w:pPr>
              <w:numPr>
                <w:ilvl w:val="1"/>
                <w:numId w:val="36"/>
              </w:numPr>
              <w:ind w:firstLine="480"/>
              <w:rPr>
                <w:color w:val="auto"/>
                <w:highlight w:val="none"/>
                <w:lang w:eastAsia="zh-CN"/>
              </w:rPr>
            </w:pPr>
            <w:r>
              <w:rPr>
                <w:color w:val="auto"/>
                <w:highlight w:val="none"/>
                <w:lang w:eastAsia="zh-CN"/>
              </w:rPr>
              <w:t>是否达到初步设计深度，可支撑完成概算的编制；</w:t>
            </w:r>
          </w:p>
          <w:p w14:paraId="46F63EC3">
            <w:pPr>
              <w:numPr>
                <w:ilvl w:val="1"/>
                <w:numId w:val="36"/>
              </w:numPr>
              <w:ind w:firstLine="480"/>
              <w:rPr>
                <w:color w:val="auto"/>
                <w:highlight w:val="none"/>
                <w:lang w:eastAsia="zh-CN"/>
              </w:rPr>
            </w:pPr>
            <w:r>
              <w:rPr>
                <w:color w:val="auto"/>
                <w:highlight w:val="none"/>
                <w:lang w:eastAsia="zh-CN"/>
              </w:rPr>
              <w:t>结合项目实际需求，协调设计单位提供交通、日照、土方图等；</w:t>
            </w:r>
          </w:p>
          <w:p w14:paraId="6C122DF6">
            <w:pPr>
              <w:numPr>
                <w:ilvl w:val="1"/>
                <w:numId w:val="36"/>
              </w:numPr>
              <w:ind w:firstLine="480"/>
              <w:rPr>
                <w:color w:val="auto"/>
                <w:highlight w:val="none"/>
                <w:lang w:eastAsia="zh-CN"/>
              </w:rPr>
            </w:pPr>
            <w:r>
              <w:rPr>
                <w:color w:val="auto"/>
                <w:highlight w:val="none"/>
                <w:lang w:eastAsia="zh-CN"/>
              </w:rPr>
              <w:t>专项设计内容是否符合初设阶段概算编制的需求，是否需要增加专项设计内容匹配招标。</w:t>
            </w:r>
          </w:p>
          <w:p w14:paraId="12B8DBD5">
            <w:pPr>
              <w:widowControl w:val="0"/>
              <w:numPr>
                <w:ilvl w:val="0"/>
                <w:numId w:val="36"/>
              </w:numPr>
              <w:ind w:firstLine="480"/>
              <w:jc w:val="both"/>
              <w:rPr>
                <w:color w:val="auto"/>
                <w:highlight w:val="none"/>
                <w:lang w:eastAsia="zh-CN"/>
              </w:rPr>
            </w:pPr>
            <w:r>
              <w:rPr>
                <w:color w:val="auto"/>
                <w:highlight w:val="none"/>
                <w:lang w:eastAsia="zh-CN"/>
              </w:rPr>
              <w:t>优化建议</w:t>
            </w:r>
          </w:p>
          <w:p w14:paraId="072319EE">
            <w:pPr>
              <w:numPr>
                <w:ilvl w:val="1"/>
                <w:numId w:val="36"/>
              </w:numPr>
              <w:ind w:firstLine="480"/>
              <w:rPr>
                <w:color w:val="auto"/>
                <w:highlight w:val="none"/>
                <w:lang w:eastAsia="zh-CN"/>
              </w:rPr>
            </w:pPr>
            <w:r>
              <w:rPr>
                <w:color w:val="auto"/>
                <w:highlight w:val="none"/>
                <w:lang w:eastAsia="zh-CN"/>
              </w:rPr>
              <w:t>根据审核结果，提出改进建议或指出需要修改的地方，确保意见具体、明确，便于后续优化；</w:t>
            </w:r>
          </w:p>
          <w:p w14:paraId="6B7A714A">
            <w:pPr>
              <w:numPr>
                <w:ilvl w:val="1"/>
                <w:numId w:val="36"/>
              </w:numPr>
              <w:ind w:firstLine="480"/>
              <w:rPr>
                <w:color w:val="auto"/>
                <w:highlight w:val="none"/>
                <w:lang w:eastAsia="zh-CN"/>
              </w:rPr>
            </w:pPr>
            <w:r>
              <w:rPr>
                <w:color w:val="auto"/>
                <w:highlight w:val="none"/>
                <w:lang w:eastAsia="zh-CN"/>
              </w:rPr>
              <w:t>与投资估算比较明确设计概算控制指标。</w:t>
            </w:r>
          </w:p>
          <w:p w14:paraId="24EB9BE1">
            <w:pPr>
              <w:widowControl w:val="0"/>
              <w:kinsoku/>
              <w:autoSpaceDE/>
              <w:autoSpaceDN/>
              <w:adjustRightInd/>
              <w:snapToGrid/>
              <w:ind w:firstLine="480"/>
              <w:jc w:val="both"/>
              <w:textAlignment w:val="auto"/>
              <w:rPr>
                <w:color w:val="auto"/>
                <w:highlight w:val="none"/>
                <w:lang w:eastAsia="zh-CN"/>
              </w:rPr>
            </w:pPr>
          </w:p>
          <w:p w14:paraId="6FD173EE">
            <w:pPr>
              <w:widowControl w:val="0"/>
              <w:numPr>
                <w:ilvl w:val="255"/>
                <w:numId w:val="0"/>
              </w:numPr>
              <w:kinsoku/>
              <w:autoSpaceDE/>
              <w:autoSpaceDN/>
              <w:adjustRightInd/>
              <w:snapToGrid/>
              <w:jc w:val="both"/>
              <w:textAlignment w:val="auto"/>
              <w:rPr>
                <w:color w:val="auto"/>
                <w:highlight w:val="none"/>
                <w:lang w:eastAsia="zh-CN"/>
              </w:rPr>
            </w:pPr>
          </w:p>
          <w:p w14:paraId="6E96A12D">
            <w:pPr>
              <w:widowControl w:val="0"/>
              <w:kinsoku/>
              <w:autoSpaceDE/>
              <w:autoSpaceDN/>
              <w:adjustRightInd/>
              <w:snapToGrid/>
              <w:ind w:firstLine="480"/>
              <w:jc w:val="both"/>
              <w:textAlignment w:val="auto"/>
              <w:rPr>
                <w:color w:val="auto"/>
                <w:highlight w:val="none"/>
                <w:lang w:eastAsia="zh-CN"/>
              </w:rPr>
            </w:pPr>
          </w:p>
          <w:p w14:paraId="01601EB1">
            <w:pPr>
              <w:widowControl w:val="0"/>
              <w:kinsoku/>
              <w:autoSpaceDE/>
              <w:autoSpaceDN/>
              <w:adjustRightInd/>
              <w:snapToGrid/>
              <w:ind w:firstLine="480"/>
              <w:jc w:val="both"/>
              <w:textAlignment w:val="auto"/>
              <w:rPr>
                <w:color w:val="auto"/>
                <w:highlight w:val="none"/>
                <w:lang w:eastAsia="zh-CN"/>
              </w:rPr>
            </w:pPr>
          </w:p>
          <w:p w14:paraId="360003FB">
            <w:pPr>
              <w:widowControl w:val="0"/>
              <w:kinsoku/>
              <w:wordWrap w:val="0"/>
              <w:autoSpaceDE/>
              <w:autoSpaceDN/>
              <w:adjustRightInd/>
              <w:snapToGrid/>
              <w:ind w:firstLine="480"/>
              <w:jc w:val="right"/>
              <w:textAlignment w:val="auto"/>
              <w:rPr>
                <w:color w:val="auto"/>
                <w:highlight w:val="none"/>
                <w:lang w:eastAsia="zh-CN"/>
              </w:rPr>
            </w:pPr>
            <w:r>
              <w:rPr>
                <w:color w:val="auto"/>
                <w:highlight w:val="none"/>
                <w:lang w:eastAsia="zh-CN"/>
              </w:rPr>
              <w:t>审核人</w:t>
            </w:r>
            <w:r>
              <w:rPr>
                <w:rFonts w:hint="eastAsia"/>
                <w:color w:val="auto"/>
                <w:highlight w:val="none"/>
                <w:lang w:eastAsia="zh-CN"/>
              </w:rPr>
              <w:t>（签字）</w:t>
            </w:r>
            <w:r>
              <w:rPr>
                <w:color w:val="auto"/>
                <w:highlight w:val="none"/>
                <w:lang w:eastAsia="zh-CN"/>
              </w:rPr>
              <w:t xml:space="preserve">：          </w:t>
            </w:r>
          </w:p>
          <w:p w14:paraId="11DC0C8E">
            <w:pPr>
              <w:widowControl w:val="0"/>
              <w:kinsoku/>
              <w:wordWrap w:val="0"/>
              <w:autoSpaceDE/>
              <w:autoSpaceDN/>
              <w:adjustRightInd/>
              <w:snapToGrid/>
              <w:ind w:firstLine="480"/>
              <w:jc w:val="right"/>
              <w:textAlignment w:val="auto"/>
              <w:rPr>
                <w:color w:val="auto"/>
                <w:highlight w:val="none"/>
                <w:lang w:eastAsia="zh-CN"/>
              </w:rPr>
            </w:pPr>
            <w:r>
              <w:rPr>
                <w:color w:val="auto"/>
                <w:highlight w:val="none"/>
                <w:lang w:eastAsia="zh-CN"/>
              </w:rPr>
              <w:t xml:space="preserve">          </w:t>
            </w:r>
          </w:p>
          <w:p w14:paraId="06BAF338">
            <w:pPr>
              <w:widowControl w:val="0"/>
              <w:kinsoku/>
              <w:wordWrap w:val="0"/>
              <w:autoSpaceDE/>
              <w:autoSpaceDN/>
              <w:adjustRightInd/>
              <w:snapToGrid/>
              <w:ind w:firstLine="480"/>
              <w:jc w:val="right"/>
              <w:textAlignment w:val="auto"/>
              <w:rPr>
                <w:color w:val="auto"/>
                <w:highlight w:val="none"/>
                <w:lang w:eastAsia="zh-CN"/>
              </w:rPr>
            </w:pPr>
            <w:r>
              <w:rPr>
                <w:color w:val="auto"/>
                <w:highlight w:val="none"/>
                <w:lang w:eastAsia="zh-CN"/>
              </w:rPr>
              <w:t>日</w:t>
            </w:r>
            <w:r>
              <w:rPr>
                <w:rFonts w:hint="eastAsia"/>
                <w:color w:val="auto"/>
                <w:highlight w:val="none"/>
                <w:lang w:eastAsia="zh-CN"/>
              </w:rPr>
              <w:t xml:space="preserve">          </w:t>
            </w:r>
            <w:r>
              <w:rPr>
                <w:color w:val="auto"/>
                <w:highlight w:val="none"/>
                <w:lang w:eastAsia="zh-CN"/>
              </w:rPr>
              <w:t xml:space="preserve">期：          </w:t>
            </w:r>
          </w:p>
          <w:p w14:paraId="71311CD3">
            <w:pPr>
              <w:widowControl w:val="0"/>
              <w:kinsoku/>
              <w:autoSpaceDE/>
              <w:autoSpaceDN/>
              <w:adjustRightInd/>
              <w:snapToGrid/>
              <w:ind w:firstLine="480"/>
              <w:jc w:val="right"/>
              <w:textAlignment w:val="auto"/>
              <w:rPr>
                <w:color w:val="auto"/>
                <w:highlight w:val="none"/>
                <w:lang w:eastAsia="zh-CN"/>
              </w:rPr>
            </w:pPr>
          </w:p>
        </w:tc>
      </w:tr>
    </w:tbl>
    <w:p w14:paraId="56DC7AE0">
      <w:pPr>
        <w:numPr>
          <w:ilvl w:val="255"/>
          <w:numId w:val="0"/>
        </w:numPr>
        <w:snapToGrid/>
        <w:ind w:left="488"/>
        <w:jc w:val="both"/>
        <w:rPr>
          <w:rFonts w:ascii="宋体" w:hAnsi="宋体" w:cs="宋体"/>
          <w:color w:val="auto"/>
          <w:spacing w:val="9"/>
          <w:highlight w:val="none"/>
          <w:lang w:eastAsia="zh-CN"/>
        </w:rPr>
      </w:pPr>
    </w:p>
    <w:p w14:paraId="6AE8570C">
      <w:pPr>
        <w:numPr>
          <w:ilvl w:val="255"/>
          <w:numId w:val="0"/>
        </w:numPr>
        <w:snapToGrid/>
        <w:ind w:left="488"/>
        <w:jc w:val="both"/>
        <w:rPr>
          <w:rFonts w:ascii="宋体" w:hAnsi="宋体" w:cs="宋体"/>
          <w:color w:val="auto"/>
          <w:spacing w:val="9"/>
          <w:highlight w:val="none"/>
          <w:lang w:eastAsia="zh-CN"/>
        </w:rPr>
        <w:sectPr>
          <w:pgSz w:w="11906" w:h="16839"/>
          <w:pgMar w:top="1440" w:right="1080" w:bottom="1440" w:left="1080" w:header="862" w:footer="624" w:gutter="0"/>
          <w:pgBorders>
            <w:top w:val="none" w:sz="0" w:space="0"/>
            <w:left w:val="none" w:sz="0" w:space="0"/>
            <w:bottom w:val="none" w:sz="0" w:space="0"/>
            <w:right w:val="none" w:sz="0" w:space="0"/>
          </w:pgBorders>
          <w:pgNumType w:fmt="decimal"/>
          <w:cols w:space="720" w:num="1"/>
        </w:sectPr>
      </w:pPr>
    </w:p>
    <w:p w14:paraId="55D2EE35">
      <w:pPr>
        <w:pStyle w:val="4"/>
        <w:ind w:firstLine="241"/>
        <w:rPr>
          <w:color w:val="auto"/>
          <w:highlight w:val="none"/>
          <w:lang w:eastAsia="zh-CN"/>
        </w:rPr>
      </w:pPr>
      <w:bookmarkStart w:id="1117" w:name="_Toc4296"/>
      <w:bookmarkStart w:id="1118" w:name="_Toc6663"/>
      <w:bookmarkStart w:id="1119" w:name="_Toc14219"/>
      <w:bookmarkStart w:id="1120" w:name="_Toc3438"/>
      <w:bookmarkStart w:id="1121" w:name="_Toc28388"/>
      <w:bookmarkStart w:id="1122" w:name="_Toc22013"/>
      <w:bookmarkStart w:id="1123" w:name="_Toc9700"/>
      <w:bookmarkStart w:id="1124" w:name="_Toc29092"/>
      <w:bookmarkStart w:id="1125" w:name="_Toc15613"/>
      <w:bookmarkStart w:id="1126" w:name="_Toc192580217"/>
      <w:bookmarkStart w:id="1127" w:name="_Toc19121"/>
      <w:bookmarkStart w:id="1128" w:name="_Toc23732"/>
      <w:bookmarkStart w:id="1129" w:name="_Toc20367"/>
      <w:bookmarkStart w:id="1130" w:name="_Toc20698"/>
      <w:bookmarkStart w:id="1131" w:name="_Toc14307"/>
      <w:bookmarkStart w:id="1132" w:name="_Toc28687"/>
      <w:bookmarkStart w:id="1133" w:name="_Toc22661"/>
      <w:bookmarkStart w:id="1134" w:name="_Toc15084"/>
      <w:bookmarkStart w:id="1135" w:name="_Toc9427"/>
      <w:r>
        <w:rPr>
          <w:rFonts w:hint="eastAsia"/>
          <w:color w:val="auto"/>
          <w:highlight w:val="none"/>
          <w:lang w:eastAsia="zh-CN"/>
        </w:rPr>
        <w:t>表1.3-</w:t>
      </w:r>
      <w:r>
        <w:rPr>
          <w:rFonts w:hint="eastAsia"/>
          <w:color w:val="auto"/>
          <w:highlight w:val="none"/>
          <w:lang w:val="en-US" w:eastAsia="zh-CN"/>
        </w:rPr>
        <w:t>7</w:t>
      </w:r>
      <w:r>
        <w:rPr>
          <w:rFonts w:hint="eastAsia"/>
          <w:color w:val="auto"/>
          <w:highlight w:val="none"/>
          <w:lang w:eastAsia="zh-CN"/>
        </w:rPr>
        <w:t xml:space="preserve"> 初步设计概算审核报告</w:t>
      </w:r>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p>
    <w:p w14:paraId="639448CA">
      <w:pPr>
        <w:pStyle w:val="5"/>
        <w:spacing w:line="264" w:lineRule="auto"/>
        <w:ind w:firstLine="420"/>
        <w:rPr>
          <w:color w:val="auto"/>
          <w:highlight w:val="none"/>
          <w:lang w:eastAsia="zh-CN"/>
        </w:rPr>
      </w:pPr>
    </w:p>
    <w:p w14:paraId="0D28A52B">
      <w:pPr>
        <w:pStyle w:val="5"/>
        <w:spacing w:line="264" w:lineRule="auto"/>
        <w:ind w:firstLine="420"/>
        <w:rPr>
          <w:color w:val="auto"/>
          <w:highlight w:val="none"/>
          <w:lang w:eastAsia="zh-CN"/>
        </w:rPr>
      </w:pPr>
    </w:p>
    <w:p w14:paraId="3C92DF8F">
      <w:pPr>
        <w:pStyle w:val="5"/>
        <w:spacing w:line="264" w:lineRule="auto"/>
        <w:ind w:firstLine="420"/>
        <w:rPr>
          <w:color w:val="auto"/>
          <w:highlight w:val="none"/>
          <w:lang w:eastAsia="zh-CN"/>
        </w:rPr>
      </w:pPr>
    </w:p>
    <w:p w14:paraId="7C60A651">
      <w:pPr>
        <w:pStyle w:val="5"/>
        <w:spacing w:line="264" w:lineRule="auto"/>
        <w:ind w:firstLine="420"/>
        <w:rPr>
          <w:color w:val="auto"/>
          <w:highlight w:val="none"/>
          <w:lang w:eastAsia="zh-CN"/>
        </w:rPr>
      </w:pPr>
    </w:p>
    <w:p w14:paraId="2F6F6788">
      <w:pPr>
        <w:widowControl w:val="0"/>
        <w:kinsoku/>
        <w:autoSpaceDE/>
        <w:autoSpaceDN/>
        <w:adjustRightInd/>
        <w:snapToGrid/>
        <w:spacing w:line="240" w:lineRule="auto"/>
        <w:ind w:firstLine="0" w:firstLineChars="0"/>
        <w:jc w:val="center"/>
        <w:textAlignment w:val="auto"/>
        <w:rPr>
          <w:rFonts w:cs="方正小标宋简体" w:asciiTheme="minorEastAsia" w:hAnsiTheme="minorEastAsia" w:eastAsiaTheme="minorEastAsia"/>
          <w:b/>
          <w:bCs/>
          <w:color w:val="auto"/>
          <w:sz w:val="44"/>
          <w:szCs w:val="44"/>
          <w:highlight w:val="none"/>
          <w:lang w:eastAsia="zh-CN"/>
        </w:rPr>
      </w:pPr>
      <w:r>
        <w:rPr>
          <w:rFonts w:cs="方正小标宋简体" w:asciiTheme="minorEastAsia" w:hAnsiTheme="minorEastAsia" w:eastAsiaTheme="minorEastAsia"/>
          <w:b/>
          <w:bCs/>
          <w:color w:val="auto"/>
          <w:sz w:val="44"/>
          <w:szCs w:val="44"/>
          <w:highlight w:val="none"/>
          <w:lang w:eastAsia="zh-CN"/>
        </w:rPr>
        <w:t>****工程</w:t>
      </w:r>
      <w:r>
        <w:rPr>
          <w:rFonts w:hint="eastAsia" w:cs="方正小标宋简体" w:asciiTheme="minorEastAsia" w:hAnsiTheme="minorEastAsia" w:eastAsiaTheme="minorEastAsia"/>
          <w:b/>
          <w:bCs/>
          <w:color w:val="auto"/>
          <w:sz w:val="44"/>
          <w:szCs w:val="44"/>
          <w:highlight w:val="none"/>
          <w:lang w:eastAsia="zh-CN"/>
        </w:rPr>
        <w:t>初步设计概算审核报告</w:t>
      </w:r>
    </w:p>
    <w:p w14:paraId="47D82CA4">
      <w:pPr>
        <w:pStyle w:val="5"/>
        <w:spacing w:line="241" w:lineRule="auto"/>
        <w:ind w:firstLine="880"/>
        <w:rPr>
          <w:color w:val="auto"/>
          <w:sz w:val="44"/>
          <w:szCs w:val="44"/>
          <w:highlight w:val="none"/>
          <w:lang w:eastAsia="zh-CN"/>
        </w:rPr>
      </w:pPr>
    </w:p>
    <w:p w14:paraId="66CEC371">
      <w:pPr>
        <w:numPr>
          <w:ilvl w:val="0"/>
          <w:numId w:val="37"/>
        </w:numPr>
        <w:ind w:firstLine="480"/>
        <w:rPr>
          <w:color w:val="auto"/>
          <w:highlight w:val="none"/>
        </w:rPr>
      </w:pPr>
      <w:r>
        <w:rPr>
          <w:rFonts w:hint="eastAsia"/>
          <w:color w:val="auto"/>
          <w:highlight w:val="none"/>
          <w:lang w:eastAsia="zh-CN"/>
        </w:rPr>
        <w:t>编制依据</w:t>
      </w:r>
    </w:p>
    <w:p w14:paraId="29C76029">
      <w:pPr>
        <w:ind w:firstLine="480"/>
        <w:rPr>
          <w:color w:val="auto"/>
          <w:highlight w:val="none"/>
          <w:lang w:eastAsia="zh-CN"/>
        </w:rPr>
      </w:pPr>
      <w:r>
        <w:rPr>
          <w:rFonts w:hint="eastAsia"/>
          <w:color w:val="auto"/>
          <w:highlight w:val="none"/>
          <w:lang w:eastAsia="zh-CN"/>
        </w:rPr>
        <w:t>经济性、时效性、适用范围。</w:t>
      </w:r>
    </w:p>
    <w:p w14:paraId="30954890">
      <w:pPr>
        <w:numPr>
          <w:ilvl w:val="0"/>
          <w:numId w:val="37"/>
        </w:numPr>
        <w:ind w:firstLine="480"/>
        <w:rPr>
          <w:color w:val="auto"/>
          <w:highlight w:val="none"/>
          <w:lang w:eastAsia="zh-CN"/>
        </w:rPr>
      </w:pPr>
      <w:r>
        <w:rPr>
          <w:color w:val="auto"/>
          <w:highlight w:val="none"/>
          <w:lang w:eastAsia="zh-CN"/>
        </w:rPr>
        <w:t>设计方案审查</w:t>
      </w:r>
    </w:p>
    <w:p w14:paraId="67E16E5C">
      <w:pPr>
        <w:numPr>
          <w:ilvl w:val="1"/>
          <w:numId w:val="37"/>
        </w:numPr>
        <w:ind w:firstLine="480"/>
        <w:rPr>
          <w:color w:val="auto"/>
          <w:highlight w:val="none"/>
          <w:lang w:eastAsia="zh-CN"/>
        </w:rPr>
      </w:pPr>
      <w:r>
        <w:rPr>
          <w:rFonts w:hint="eastAsia"/>
          <w:color w:val="auto"/>
          <w:highlight w:val="none"/>
          <w:lang w:eastAsia="zh-CN"/>
        </w:rPr>
        <w:t>建设规模与内容；</w:t>
      </w:r>
    </w:p>
    <w:p w14:paraId="4137A6A5">
      <w:pPr>
        <w:numPr>
          <w:ilvl w:val="1"/>
          <w:numId w:val="37"/>
        </w:numPr>
        <w:ind w:firstLine="480"/>
        <w:rPr>
          <w:color w:val="auto"/>
          <w:highlight w:val="none"/>
          <w:lang w:eastAsia="zh-CN"/>
        </w:rPr>
      </w:pPr>
      <w:r>
        <w:rPr>
          <w:rFonts w:hint="eastAsia"/>
          <w:color w:val="auto"/>
          <w:highlight w:val="none"/>
          <w:lang w:eastAsia="zh-CN"/>
        </w:rPr>
        <w:t>技术方案合理性；</w:t>
      </w:r>
    </w:p>
    <w:p w14:paraId="439C72AC">
      <w:pPr>
        <w:numPr>
          <w:ilvl w:val="1"/>
          <w:numId w:val="37"/>
        </w:numPr>
        <w:ind w:firstLine="480"/>
        <w:rPr>
          <w:color w:val="auto"/>
          <w:highlight w:val="none"/>
          <w:lang w:eastAsia="zh-CN"/>
        </w:rPr>
      </w:pPr>
      <w:r>
        <w:rPr>
          <w:rFonts w:hint="eastAsia"/>
          <w:color w:val="auto"/>
          <w:highlight w:val="none"/>
          <w:lang w:eastAsia="zh-CN"/>
        </w:rPr>
        <w:t>专项要求。</w:t>
      </w:r>
    </w:p>
    <w:p w14:paraId="5092440B">
      <w:pPr>
        <w:numPr>
          <w:ilvl w:val="0"/>
          <w:numId w:val="37"/>
        </w:numPr>
        <w:ind w:firstLine="480"/>
        <w:rPr>
          <w:color w:val="auto"/>
          <w:highlight w:val="none"/>
          <w:lang w:eastAsia="zh-CN"/>
        </w:rPr>
      </w:pPr>
      <w:r>
        <w:rPr>
          <w:color w:val="auto"/>
          <w:highlight w:val="none"/>
          <w:lang w:eastAsia="zh-CN"/>
        </w:rPr>
        <w:t>概算内容审查</w:t>
      </w:r>
    </w:p>
    <w:p w14:paraId="0E8E320B">
      <w:pPr>
        <w:numPr>
          <w:ilvl w:val="1"/>
          <w:numId w:val="37"/>
        </w:numPr>
        <w:ind w:firstLine="480"/>
        <w:rPr>
          <w:color w:val="auto"/>
          <w:highlight w:val="none"/>
          <w:lang w:eastAsia="zh-CN"/>
        </w:rPr>
      </w:pPr>
      <w:r>
        <w:rPr>
          <w:rFonts w:hint="eastAsia"/>
          <w:color w:val="auto"/>
          <w:highlight w:val="none"/>
          <w:lang w:eastAsia="zh-CN"/>
        </w:rPr>
        <w:t>工程费用；</w:t>
      </w:r>
    </w:p>
    <w:p w14:paraId="44B33397">
      <w:pPr>
        <w:numPr>
          <w:ilvl w:val="1"/>
          <w:numId w:val="37"/>
        </w:numPr>
        <w:ind w:firstLine="480"/>
        <w:rPr>
          <w:color w:val="auto"/>
          <w:highlight w:val="none"/>
          <w:lang w:eastAsia="zh-CN"/>
        </w:rPr>
      </w:pPr>
      <w:r>
        <w:rPr>
          <w:rFonts w:hint="eastAsia"/>
          <w:color w:val="auto"/>
          <w:highlight w:val="none"/>
          <w:lang w:eastAsia="zh-CN"/>
        </w:rPr>
        <w:t>其他费用；</w:t>
      </w:r>
    </w:p>
    <w:p w14:paraId="40BE7188">
      <w:pPr>
        <w:numPr>
          <w:ilvl w:val="1"/>
          <w:numId w:val="37"/>
        </w:numPr>
        <w:ind w:firstLine="480"/>
        <w:rPr>
          <w:color w:val="auto"/>
          <w:highlight w:val="none"/>
          <w:lang w:eastAsia="zh-CN"/>
        </w:rPr>
      </w:pPr>
      <w:r>
        <w:rPr>
          <w:rFonts w:hint="eastAsia"/>
          <w:color w:val="auto"/>
          <w:highlight w:val="none"/>
          <w:lang w:eastAsia="zh-CN"/>
        </w:rPr>
        <w:t>预备费。</w:t>
      </w:r>
    </w:p>
    <w:p w14:paraId="2CAEE370">
      <w:pPr>
        <w:numPr>
          <w:ilvl w:val="0"/>
          <w:numId w:val="37"/>
        </w:numPr>
        <w:ind w:firstLine="480"/>
        <w:rPr>
          <w:color w:val="auto"/>
          <w:highlight w:val="none"/>
          <w:lang w:eastAsia="zh-CN"/>
        </w:rPr>
      </w:pPr>
      <w:r>
        <w:rPr>
          <w:color w:val="auto"/>
          <w:highlight w:val="none"/>
          <w:lang w:eastAsia="zh-CN"/>
        </w:rPr>
        <w:t>工程量与计价审核</w:t>
      </w:r>
    </w:p>
    <w:p w14:paraId="1ACCBECB">
      <w:pPr>
        <w:numPr>
          <w:ilvl w:val="1"/>
          <w:numId w:val="37"/>
        </w:numPr>
        <w:ind w:firstLine="480"/>
        <w:rPr>
          <w:color w:val="auto"/>
          <w:highlight w:val="none"/>
          <w:lang w:eastAsia="zh-CN"/>
        </w:rPr>
      </w:pPr>
      <w:r>
        <w:rPr>
          <w:rFonts w:hint="eastAsia"/>
          <w:color w:val="auto"/>
          <w:highlight w:val="none"/>
          <w:lang w:eastAsia="zh-CN"/>
        </w:rPr>
        <w:t>工程量准确性；</w:t>
      </w:r>
    </w:p>
    <w:p w14:paraId="3BC2FA6E">
      <w:pPr>
        <w:numPr>
          <w:ilvl w:val="1"/>
          <w:numId w:val="37"/>
        </w:numPr>
        <w:ind w:firstLine="480"/>
        <w:rPr>
          <w:color w:val="auto"/>
          <w:highlight w:val="none"/>
          <w:lang w:eastAsia="zh-CN"/>
        </w:rPr>
      </w:pPr>
      <w:r>
        <w:rPr>
          <w:rFonts w:hint="eastAsia"/>
          <w:color w:val="auto"/>
          <w:highlight w:val="none"/>
          <w:lang w:eastAsia="zh-CN"/>
        </w:rPr>
        <w:t>定额套用与取费；</w:t>
      </w:r>
    </w:p>
    <w:p w14:paraId="77DBBB20">
      <w:pPr>
        <w:numPr>
          <w:ilvl w:val="1"/>
          <w:numId w:val="37"/>
        </w:numPr>
        <w:ind w:firstLine="480"/>
        <w:rPr>
          <w:color w:val="auto"/>
          <w:highlight w:val="none"/>
          <w:lang w:eastAsia="zh-CN"/>
        </w:rPr>
      </w:pPr>
      <w:r>
        <w:rPr>
          <w:rFonts w:hint="eastAsia"/>
          <w:color w:val="auto"/>
          <w:highlight w:val="none"/>
          <w:lang w:eastAsia="zh-CN"/>
        </w:rPr>
        <w:t>材料与设备价格。</w:t>
      </w:r>
    </w:p>
    <w:p w14:paraId="3B9638A1">
      <w:pPr>
        <w:numPr>
          <w:ilvl w:val="0"/>
          <w:numId w:val="37"/>
        </w:numPr>
        <w:ind w:firstLine="480"/>
        <w:rPr>
          <w:color w:val="auto"/>
          <w:highlight w:val="none"/>
          <w:lang w:eastAsia="zh-CN"/>
        </w:rPr>
      </w:pPr>
      <w:r>
        <w:rPr>
          <w:color w:val="auto"/>
          <w:highlight w:val="none"/>
          <w:lang w:eastAsia="zh-CN"/>
        </w:rPr>
        <w:t>特殊项目审查</w:t>
      </w:r>
    </w:p>
    <w:p w14:paraId="65E7EFBB">
      <w:pPr>
        <w:numPr>
          <w:ilvl w:val="1"/>
          <w:numId w:val="37"/>
        </w:numPr>
        <w:ind w:firstLine="480"/>
        <w:rPr>
          <w:color w:val="auto"/>
          <w:highlight w:val="none"/>
          <w:lang w:eastAsia="zh-CN"/>
        </w:rPr>
      </w:pPr>
      <w:r>
        <w:rPr>
          <w:rFonts w:hint="eastAsia"/>
          <w:color w:val="auto"/>
          <w:highlight w:val="none"/>
          <w:lang w:eastAsia="zh-CN"/>
        </w:rPr>
        <w:t>特殊设备及配置审查</w:t>
      </w:r>
    </w:p>
    <w:p w14:paraId="077F6435">
      <w:pPr>
        <w:numPr>
          <w:ilvl w:val="1"/>
          <w:numId w:val="37"/>
        </w:numPr>
        <w:ind w:firstLine="480"/>
        <w:rPr>
          <w:color w:val="auto"/>
          <w:highlight w:val="none"/>
          <w:lang w:eastAsia="zh-CN"/>
        </w:rPr>
      </w:pPr>
      <w:r>
        <w:rPr>
          <w:rFonts w:hint="eastAsia"/>
          <w:color w:val="auto"/>
          <w:highlight w:val="none"/>
          <w:lang w:eastAsia="zh-CN"/>
        </w:rPr>
        <w:t>特殊标准与规范符合性；</w:t>
      </w:r>
    </w:p>
    <w:p w14:paraId="19AB90AF">
      <w:pPr>
        <w:numPr>
          <w:ilvl w:val="1"/>
          <w:numId w:val="37"/>
        </w:numPr>
        <w:ind w:firstLine="480"/>
        <w:rPr>
          <w:color w:val="auto"/>
          <w:highlight w:val="none"/>
          <w:lang w:eastAsia="zh-CN"/>
        </w:rPr>
      </w:pPr>
      <w:r>
        <w:rPr>
          <w:rFonts w:hint="eastAsia"/>
          <w:color w:val="auto"/>
          <w:highlight w:val="none"/>
          <w:lang w:eastAsia="zh-CN"/>
        </w:rPr>
        <w:t>特殊费用及计价指标审查；</w:t>
      </w:r>
    </w:p>
    <w:p w14:paraId="45C21AA7">
      <w:pPr>
        <w:numPr>
          <w:ilvl w:val="1"/>
          <w:numId w:val="37"/>
        </w:numPr>
        <w:ind w:firstLine="480"/>
        <w:rPr>
          <w:color w:val="auto"/>
          <w:highlight w:val="none"/>
          <w:lang w:eastAsia="zh-CN"/>
        </w:rPr>
      </w:pPr>
      <w:r>
        <w:rPr>
          <w:rFonts w:hint="eastAsia"/>
          <w:color w:val="auto"/>
          <w:highlight w:val="none"/>
          <w:lang w:eastAsia="zh-CN"/>
        </w:rPr>
        <w:t>特殊编制依据的合法性；</w:t>
      </w:r>
    </w:p>
    <w:p w14:paraId="54C26A0D">
      <w:pPr>
        <w:numPr>
          <w:ilvl w:val="1"/>
          <w:numId w:val="37"/>
        </w:numPr>
        <w:ind w:firstLine="480"/>
        <w:rPr>
          <w:color w:val="auto"/>
          <w:highlight w:val="none"/>
          <w:lang w:eastAsia="zh-CN"/>
        </w:rPr>
      </w:pPr>
      <w:r>
        <w:rPr>
          <w:rFonts w:hint="eastAsia"/>
          <w:color w:val="auto"/>
          <w:highlight w:val="none"/>
          <w:lang w:eastAsia="zh-CN"/>
        </w:rPr>
        <w:t>特殊审批程序与风险控制。</w:t>
      </w:r>
    </w:p>
    <w:p w14:paraId="77DE007D">
      <w:pPr>
        <w:numPr>
          <w:ilvl w:val="0"/>
          <w:numId w:val="37"/>
        </w:numPr>
        <w:ind w:firstLine="480"/>
        <w:rPr>
          <w:color w:val="auto"/>
          <w:highlight w:val="none"/>
          <w:lang w:eastAsia="zh-CN"/>
        </w:rPr>
      </w:pPr>
      <w:r>
        <w:rPr>
          <w:color w:val="auto"/>
          <w:highlight w:val="none"/>
          <w:lang w:eastAsia="zh-CN"/>
        </w:rPr>
        <w:t>其他注意事项</w:t>
      </w:r>
    </w:p>
    <w:p w14:paraId="7B49BCD7">
      <w:pPr>
        <w:numPr>
          <w:ilvl w:val="1"/>
          <w:numId w:val="37"/>
        </w:numPr>
        <w:ind w:firstLine="480"/>
        <w:rPr>
          <w:color w:val="auto"/>
          <w:highlight w:val="none"/>
          <w:lang w:eastAsia="zh-CN"/>
        </w:rPr>
      </w:pPr>
      <w:r>
        <w:rPr>
          <w:rFonts w:hint="eastAsia"/>
          <w:color w:val="auto"/>
          <w:highlight w:val="none"/>
          <w:lang w:eastAsia="zh-CN"/>
        </w:rPr>
        <w:t>资料完整性；</w:t>
      </w:r>
    </w:p>
    <w:p w14:paraId="59AC14AC">
      <w:pPr>
        <w:numPr>
          <w:ilvl w:val="1"/>
          <w:numId w:val="37"/>
        </w:numPr>
        <w:ind w:firstLine="480"/>
        <w:rPr>
          <w:color w:val="auto"/>
          <w:highlight w:val="none"/>
          <w:lang w:eastAsia="zh-CN"/>
        </w:rPr>
      </w:pPr>
      <w:r>
        <w:rPr>
          <w:rFonts w:hint="eastAsia"/>
          <w:color w:val="auto"/>
          <w:highlight w:val="none"/>
          <w:lang w:eastAsia="zh-CN"/>
        </w:rPr>
        <w:t>风险控制；</w:t>
      </w:r>
    </w:p>
    <w:p w14:paraId="7FF441C3">
      <w:pPr>
        <w:numPr>
          <w:ilvl w:val="1"/>
          <w:numId w:val="37"/>
        </w:numPr>
        <w:ind w:firstLine="480"/>
        <w:rPr>
          <w:color w:val="auto"/>
          <w:highlight w:val="none"/>
          <w:lang w:eastAsia="zh-CN"/>
        </w:rPr>
      </w:pPr>
      <w:r>
        <w:rPr>
          <w:rFonts w:hint="eastAsia"/>
          <w:color w:val="auto"/>
          <w:highlight w:val="none"/>
          <w:lang w:eastAsia="zh-CN"/>
        </w:rPr>
        <w:t>同类项目对比分析。</w:t>
      </w:r>
    </w:p>
    <w:p w14:paraId="72531366">
      <w:pPr>
        <w:numPr>
          <w:ilvl w:val="0"/>
          <w:numId w:val="37"/>
        </w:numPr>
        <w:ind w:firstLine="480"/>
        <w:rPr>
          <w:color w:val="auto"/>
          <w:highlight w:val="none"/>
          <w:lang w:eastAsia="zh-CN"/>
        </w:rPr>
      </w:pPr>
      <w:r>
        <w:rPr>
          <w:color w:val="auto"/>
          <w:highlight w:val="none"/>
          <w:lang w:eastAsia="zh-CN"/>
        </w:rPr>
        <w:t>审核结论</w:t>
      </w:r>
    </w:p>
    <w:p w14:paraId="641EF0F4">
      <w:pPr>
        <w:numPr>
          <w:ilvl w:val="1"/>
          <w:numId w:val="37"/>
        </w:numPr>
        <w:ind w:firstLine="480"/>
        <w:rPr>
          <w:color w:val="auto"/>
          <w:highlight w:val="none"/>
          <w:lang w:eastAsia="zh-CN"/>
        </w:rPr>
      </w:pPr>
      <w:r>
        <w:rPr>
          <w:rFonts w:hint="eastAsia"/>
          <w:color w:val="auto"/>
          <w:highlight w:val="none"/>
          <w:lang w:eastAsia="zh-CN"/>
        </w:rPr>
        <w:t>设计概算编制的合规性及合理性评价；</w:t>
      </w:r>
    </w:p>
    <w:p w14:paraId="2B563EE7">
      <w:pPr>
        <w:numPr>
          <w:ilvl w:val="1"/>
          <w:numId w:val="37"/>
        </w:numPr>
        <w:ind w:firstLine="480"/>
        <w:rPr>
          <w:color w:val="auto"/>
          <w:highlight w:val="none"/>
          <w:lang w:eastAsia="zh-CN"/>
        </w:rPr>
      </w:pPr>
      <w:r>
        <w:rPr>
          <w:rFonts w:hint="eastAsia"/>
          <w:color w:val="auto"/>
          <w:highlight w:val="none"/>
          <w:lang w:eastAsia="zh-CN"/>
        </w:rPr>
        <w:t>概算总金额与批复投资的偏差分析；</w:t>
      </w:r>
    </w:p>
    <w:p w14:paraId="663B1811">
      <w:pPr>
        <w:numPr>
          <w:ilvl w:val="1"/>
          <w:numId w:val="37"/>
        </w:numPr>
        <w:ind w:firstLine="480"/>
        <w:rPr>
          <w:color w:val="auto"/>
          <w:highlight w:val="none"/>
          <w:lang w:eastAsia="zh-CN"/>
        </w:rPr>
      </w:pPr>
      <w:r>
        <w:rPr>
          <w:rFonts w:hint="eastAsia"/>
          <w:color w:val="auto"/>
          <w:highlight w:val="none"/>
          <w:lang w:eastAsia="zh-CN"/>
        </w:rPr>
        <w:t>优化建议。</w:t>
      </w:r>
    </w:p>
    <w:p w14:paraId="13309E4D">
      <w:pPr>
        <w:ind w:firstLine="480"/>
        <w:jc w:val="right"/>
        <w:rPr>
          <w:color w:val="auto"/>
          <w:highlight w:val="none"/>
          <w:lang w:eastAsia="zh-CN"/>
        </w:rPr>
      </w:pPr>
      <w:r>
        <w:rPr>
          <w:rFonts w:hint="eastAsia"/>
          <w:color w:val="auto"/>
          <w:highlight w:val="none"/>
          <w:lang w:eastAsia="zh-CN"/>
        </w:rPr>
        <w:t>***公司</w:t>
      </w:r>
    </w:p>
    <w:p w14:paraId="4778B785">
      <w:pPr>
        <w:ind w:firstLine="480"/>
        <w:jc w:val="right"/>
        <w:rPr>
          <w:color w:val="auto"/>
          <w:highlight w:val="none"/>
          <w:lang w:eastAsia="zh-CN"/>
        </w:rPr>
      </w:pPr>
      <w:r>
        <w:rPr>
          <w:rFonts w:hint="eastAsia"/>
          <w:color w:val="auto"/>
          <w:highlight w:val="none"/>
          <w:lang w:eastAsia="zh-CN"/>
        </w:rPr>
        <w:t>*</w:t>
      </w:r>
      <w:r>
        <w:rPr>
          <w:rFonts w:hint="eastAsia"/>
          <w:color w:val="auto"/>
          <w:highlight w:val="none"/>
        </w:rPr>
        <w:t xml:space="preserve"> </w:t>
      </w:r>
      <w:r>
        <w:rPr>
          <w:rFonts w:hint="eastAsia"/>
          <w:color w:val="auto"/>
          <w:highlight w:val="none"/>
          <w:lang w:eastAsia="zh-CN"/>
        </w:rPr>
        <w:t>年 *</w:t>
      </w:r>
      <w:r>
        <w:rPr>
          <w:rFonts w:hint="eastAsia"/>
          <w:color w:val="auto"/>
          <w:highlight w:val="none"/>
        </w:rPr>
        <w:t xml:space="preserve">月 </w:t>
      </w:r>
      <w:r>
        <w:rPr>
          <w:rFonts w:hint="eastAsia"/>
          <w:color w:val="auto"/>
          <w:highlight w:val="none"/>
          <w:lang w:eastAsia="zh-CN"/>
        </w:rPr>
        <w:t>*</w:t>
      </w:r>
      <w:r>
        <w:rPr>
          <w:rFonts w:hint="eastAsia"/>
          <w:color w:val="auto"/>
          <w:highlight w:val="none"/>
        </w:rPr>
        <w:t>日</w:t>
      </w:r>
    </w:p>
    <w:p w14:paraId="4599D376">
      <w:pPr>
        <w:ind w:firstLine="480"/>
        <w:jc w:val="right"/>
        <w:rPr>
          <w:color w:val="auto"/>
          <w:highlight w:val="none"/>
          <w:lang w:eastAsia="zh-CN"/>
        </w:rPr>
      </w:pPr>
    </w:p>
    <w:p w14:paraId="4A234CC5">
      <w:pPr>
        <w:ind w:firstLine="480"/>
        <w:jc w:val="right"/>
        <w:rPr>
          <w:color w:val="auto"/>
          <w:highlight w:val="none"/>
          <w:lang w:eastAsia="zh-CN"/>
        </w:rPr>
      </w:pPr>
    </w:p>
    <w:p w14:paraId="2BFB9012">
      <w:pPr>
        <w:ind w:firstLine="480"/>
        <w:jc w:val="right"/>
        <w:rPr>
          <w:color w:val="auto"/>
          <w:highlight w:val="none"/>
          <w:lang w:eastAsia="zh-CN"/>
        </w:rPr>
      </w:pPr>
    </w:p>
    <w:p w14:paraId="1E022276">
      <w:pPr>
        <w:ind w:firstLine="480"/>
        <w:jc w:val="right"/>
        <w:rPr>
          <w:color w:val="auto"/>
          <w:highlight w:val="none"/>
          <w:lang w:eastAsia="zh-CN"/>
        </w:rPr>
      </w:pPr>
    </w:p>
    <w:p w14:paraId="2AF4E0D3">
      <w:pPr>
        <w:ind w:firstLine="480"/>
        <w:jc w:val="right"/>
        <w:rPr>
          <w:color w:val="auto"/>
          <w:highlight w:val="none"/>
          <w:lang w:eastAsia="zh-CN"/>
        </w:rPr>
      </w:pPr>
    </w:p>
    <w:p w14:paraId="6B639E61">
      <w:pPr>
        <w:ind w:firstLine="480"/>
        <w:jc w:val="right"/>
        <w:rPr>
          <w:color w:val="auto"/>
          <w:highlight w:val="none"/>
          <w:lang w:eastAsia="zh-CN"/>
        </w:rPr>
      </w:pPr>
    </w:p>
    <w:p w14:paraId="496430B9">
      <w:pPr>
        <w:ind w:firstLine="480"/>
        <w:jc w:val="right"/>
        <w:rPr>
          <w:color w:val="auto"/>
          <w:highlight w:val="none"/>
          <w:lang w:eastAsia="zh-CN"/>
        </w:rPr>
      </w:pPr>
    </w:p>
    <w:p w14:paraId="091F33CA">
      <w:pPr>
        <w:ind w:firstLine="480"/>
        <w:jc w:val="right"/>
        <w:rPr>
          <w:color w:val="auto"/>
          <w:highlight w:val="none"/>
          <w:lang w:eastAsia="zh-CN"/>
        </w:rPr>
      </w:pPr>
    </w:p>
    <w:p w14:paraId="54105566">
      <w:pPr>
        <w:ind w:firstLine="480"/>
        <w:jc w:val="right"/>
        <w:rPr>
          <w:color w:val="auto"/>
          <w:highlight w:val="none"/>
          <w:lang w:eastAsia="zh-CN"/>
        </w:rPr>
      </w:pPr>
    </w:p>
    <w:p w14:paraId="6FC4F355">
      <w:pPr>
        <w:ind w:firstLine="480"/>
        <w:jc w:val="right"/>
        <w:rPr>
          <w:color w:val="auto"/>
          <w:highlight w:val="none"/>
          <w:lang w:eastAsia="zh-CN"/>
        </w:rPr>
      </w:pPr>
    </w:p>
    <w:p w14:paraId="0D7DA2BA">
      <w:pPr>
        <w:ind w:firstLine="480"/>
        <w:jc w:val="right"/>
        <w:rPr>
          <w:color w:val="auto"/>
          <w:highlight w:val="none"/>
          <w:lang w:eastAsia="zh-CN"/>
        </w:rPr>
      </w:pPr>
    </w:p>
    <w:p w14:paraId="4BF22ACE">
      <w:pPr>
        <w:ind w:firstLine="480"/>
        <w:jc w:val="right"/>
        <w:rPr>
          <w:color w:val="auto"/>
          <w:highlight w:val="none"/>
          <w:lang w:eastAsia="zh-CN"/>
        </w:rPr>
      </w:pPr>
    </w:p>
    <w:p w14:paraId="6310755D">
      <w:pPr>
        <w:ind w:firstLine="480"/>
        <w:jc w:val="right"/>
        <w:rPr>
          <w:color w:val="auto"/>
          <w:highlight w:val="none"/>
          <w:lang w:eastAsia="zh-CN"/>
        </w:rPr>
      </w:pPr>
    </w:p>
    <w:p w14:paraId="0973D6F3">
      <w:pPr>
        <w:ind w:firstLine="480"/>
        <w:jc w:val="right"/>
        <w:rPr>
          <w:color w:val="auto"/>
          <w:highlight w:val="none"/>
          <w:lang w:eastAsia="zh-CN"/>
        </w:rPr>
      </w:pPr>
    </w:p>
    <w:p w14:paraId="445DB7F4">
      <w:pPr>
        <w:ind w:firstLine="480"/>
        <w:jc w:val="right"/>
        <w:rPr>
          <w:color w:val="auto"/>
          <w:highlight w:val="none"/>
          <w:lang w:eastAsia="zh-CN"/>
        </w:rPr>
      </w:pPr>
    </w:p>
    <w:p w14:paraId="38067AAF">
      <w:pPr>
        <w:ind w:firstLine="480"/>
        <w:jc w:val="right"/>
        <w:rPr>
          <w:color w:val="auto"/>
          <w:highlight w:val="none"/>
          <w:lang w:eastAsia="zh-CN"/>
        </w:rPr>
      </w:pPr>
    </w:p>
    <w:p w14:paraId="048A540F">
      <w:pPr>
        <w:ind w:firstLine="480"/>
        <w:jc w:val="right"/>
        <w:rPr>
          <w:color w:val="auto"/>
          <w:highlight w:val="none"/>
          <w:lang w:eastAsia="zh-CN"/>
        </w:rPr>
      </w:pPr>
    </w:p>
    <w:p w14:paraId="3277BF34">
      <w:pPr>
        <w:ind w:firstLine="480"/>
        <w:jc w:val="right"/>
        <w:rPr>
          <w:color w:val="auto"/>
          <w:highlight w:val="none"/>
          <w:lang w:eastAsia="zh-CN"/>
        </w:rPr>
      </w:pPr>
    </w:p>
    <w:p w14:paraId="1E841689">
      <w:pPr>
        <w:ind w:firstLine="480"/>
        <w:jc w:val="right"/>
        <w:rPr>
          <w:color w:val="auto"/>
          <w:highlight w:val="none"/>
          <w:lang w:eastAsia="zh-CN"/>
        </w:rPr>
      </w:pPr>
    </w:p>
    <w:p w14:paraId="2DD560EC">
      <w:pPr>
        <w:ind w:firstLine="480"/>
        <w:jc w:val="right"/>
        <w:rPr>
          <w:color w:val="auto"/>
          <w:highlight w:val="none"/>
          <w:lang w:eastAsia="zh-CN"/>
        </w:rPr>
      </w:pPr>
    </w:p>
    <w:p w14:paraId="5A737AD4">
      <w:pPr>
        <w:ind w:firstLine="480"/>
        <w:jc w:val="right"/>
        <w:rPr>
          <w:color w:val="auto"/>
          <w:highlight w:val="none"/>
          <w:lang w:eastAsia="zh-CN"/>
        </w:rPr>
      </w:pPr>
    </w:p>
    <w:p w14:paraId="6B4450C0">
      <w:pPr>
        <w:ind w:firstLine="480"/>
        <w:jc w:val="right"/>
        <w:rPr>
          <w:color w:val="auto"/>
          <w:highlight w:val="none"/>
          <w:lang w:eastAsia="zh-CN"/>
        </w:rPr>
      </w:pPr>
    </w:p>
    <w:p w14:paraId="37265B4E">
      <w:pPr>
        <w:ind w:firstLine="480"/>
        <w:jc w:val="right"/>
        <w:rPr>
          <w:color w:val="auto"/>
          <w:highlight w:val="none"/>
          <w:lang w:eastAsia="zh-CN"/>
        </w:rPr>
      </w:pPr>
    </w:p>
    <w:p w14:paraId="6EF0C43C">
      <w:pPr>
        <w:ind w:firstLine="480"/>
        <w:jc w:val="right"/>
        <w:rPr>
          <w:color w:val="auto"/>
          <w:highlight w:val="none"/>
          <w:lang w:eastAsia="zh-CN"/>
        </w:rPr>
      </w:pPr>
    </w:p>
    <w:p w14:paraId="1D271819">
      <w:pPr>
        <w:ind w:firstLine="480"/>
        <w:jc w:val="right"/>
        <w:rPr>
          <w:color w:val="auto"/>
          <w:highlight w:val="none"/>
          <w:lang w:eastAsia="zh-CN"/>
        </w:rPr>
      </w:pPr>
    </w:p>
    <w:p w14:paraId="7013CB2D">
      <w:pPr>
        <w:pStyle w:val="4"/>
        <w:ind w:firstLine="241"/>
        <w:rPr>
          <w:color w:val="auto"/>
          <w:highlight w:val="none"/>
          <w:lang w:eastAsia="zh-CN"/>
        </w:rPr>
      </w:pPr>
      <w:bookmarkStart w:id="1136" w:name="_Toc6679"/>
      <w:bookmarkStart w:id="1137" w:name="_Toc10089"/>
      <w:bookmarkStart w:id="1138" w:name="_Toc16290"/>
      <w:bookmarkStart w:id="1139" w:name="_Toc192580218"/>
      <w:bookmarkStart w:id="1140" w:name="_Toc31"/>
      <w:bookmarkStart w:id="1141" w:name="_Toc24401"/>
      <w:bookmarkStart w:id="1142" w:name="_Toc8306"/>
      <w:bookmarkStart w:id="1143" w:name="_Toc24779"/>
      <w:bookmarkStart w:id="1144" w:name="_Toc19912"/>
      <w:bookmarkStart w:id="1145" w:name="_Toc11359"/>
      <w:bookmarkStart w:id="1146" w:name="_Toc8111"/>
      <w:bookmarkStart w:id="1147" w:name="_Toc17648"/>
      <w:bookmarkStart w:id="1148" w:name="_Toc16328"/>
      <w:bookmarkStart w:id="1149" w:name="_Toc333"/>
      <w:bookmarkStart w:id="1150" w:name="_Toc22959"/>
      <w:bookmarkStart w:id="1151" w:name="_Toc30811"/>
      <w:bookmarkStart w:id="1152" w:name="_Toc18470"/>
      <w:bookmarkStart w:id="1153" w:name="_Toc6577"/>
      <w:bookmarkStart w:id="1154" w:name="_Toc10950"/>
      <w:r>
        <w:rPr>
          <w:rFonts w:hint="eastAsia"/>
          <w:color w:val="auto"/>
          <w:highlight w:val="none"/>
          <w:lang w:eastAsia="zh-CN"/>
        </w:rPr>
        <w:t>表1.3-</w:t>
      </w:r>
      <w:r>
        <w:rPr>
          <w:rFonts w:hint="eastAsia"/>
          <w:color w:val="auto"/>
          <w:highlight w:val="none"/>
          <w:lang w:val="en-US" w:eastAsia="zh-CN"/>
        </w:rPr>
        <w:t>8</w:t>
      </w:r>
      <w:r>
        <w:rPr>
          <w:rFonts w:hint="eastAsia"/>
          <w:color w:val="auto"/>
          <w:highlight w:val="none"/>
          <w:lang w:eastAsia="zh-CN"/>
        </w:rPr>
        <w:t xml:space="preserve"> 施工图设计优化建议</w:t>
      </w:r>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p>
    <w:p w14:paraId="03406CC5">
      <w:pPr>
        <w:widowControl w:val="0"/>
        <w:kinsoku/>
        <w:autoSpaceDE/>
        <w:autoSpaceDN/>
        <w:adjustRightInd/>
        <w:snapToGrid/>
        <w:ind w:firstLine="880"/>
        <w:jc w:val="center"/>
        <w:textAlignment w:val="auto"/>
        <w:rPr>
          <w:color w:val="auto"/>
          <w:sz w:val="44"/>
          <w:szCs w:val="44"/>
          <w:highlight w:val="none"/>
          <w:lang w:eastAsia="zh-CN"/>
        </w:rPr>
      </w:pPr>
      <w:r>
        <w:rPr>
          <w:rFonts w:hint="eastAsia" w:ascii="方正小标宋简体" w:hAnsi="方正小标宋简体" w:eastAsia="方正小标宋简体" w:cs="方正小标宋简体"/>
          <w:color w:val="auto"/>
          <w:sz w:val="44"/>
          <w:szCs w:val="44"/>
          <w:highlight w:val="none"/>
          <w:lang w:eastAsia="zh-CN"/>
        </w:rPr>
        <w:t>施工图设计优化建议</w:t>
      </w:r>
    </w:p>
    <w:p w14:paraId="71F02BF1">
      <w:pPr>
        <w:ind w:firstLine="560"/>
        <w:jc w:val="right"/>
        <w:rPr>
          <w:rFonts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编号：***</w:t>
      </w:r>
    </w:p>
    <w:tbl>
      <w:tblPr>
        <w:tblStyle w:val="2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4"/>
        <w:gridCol w:w="3529"/>
        <w:gridCol w:w="1691"/>
        <w:gridCol w:w="2814"/>
      </w:tblGrid>
      <w:tr w14:paraId="43DEE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966" w:type="pct"/>
            <w:vAlign w:val="center"/>
          </w:tcPr>
          <w:p w14:paraId="2DF3C768">
            <w:pPr>
              <w:widowControl w:val="0"/>
              <w:kinsoku/>
              <w:autoSpaceDE/>
              <w:autoSpaceDN/>
              <w:adjustRightInd/>
              <w:snapToGrid/>
              <w:spacing w:line="440" w:lineRule="exact"/>
              <w:ind w:firstLine="0" w:firstLineChars="0"/>
              <w:jc w:val="both"/>
              <w:textAlignment w:val="auto"/>
              <w:rPr>
                <w:b/>
                <w:bCs/>
                <w:color w:val="auto"/>
                <w:highlight w:val="none"/>
                <w:lang w:eastAsia="zh-CN"/>
              </w:rPr>
            </w:pPr>
            <w:r>
              <w:rPr>
                <w:rFonts w:hint="eastAsia"/>
                <w:b/>
                <w:bCs/>
                <w:color w:val="auto"/>
                <w:highlight w:val="none"/>
                <w:lang w:eastAsia="zh-CN"/>
              </w:rPr>
              <w:t>项目名称</w:t>
            </w:r>
          </w:p>
        </w:tc>
        <w:tc>
          <w:tcPr>
            <w:tcW w:w="4034" w:type="pct"/>
            <w:gridSpan w:val="3"/>
            <w:vAlign w:val="center"/>
          </w:tcPr>
          <w:p w14:paraId="4FF16207">
            <w:pPr>
              <w:widowControl w:val="0"/>
              <w:ind w:firstLine="480"/>
              <w:jc w:val="both"/>
              <w:rPr>
                <w:color w:val="auto"/>
                <w:highlight w:val="none"/>
                <w:lang w:eastAsia="zh-CN"/>
              </w:rPr>
            </w:pPr>
          </w:p>
        </w:tc>
      </w:tr>
      <w:tr w14:paraId="1C19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966" w:type="pct"/>
            <w:vAlign w:val="center"/>
          </w:tcPr>
          <w:p w14:paraId="7303C9E4">
            <w:pPr>
              <w:widowControl w:val="0"/>
              <w:kinsoku/>
              <w:autoSpaceDE/>
              <w:autoSpaceDN/>
              <w:adjustRightInd/>
              <w:snapToGrid/>
              <w:spacing w:line="440" w:lineRule="exact"/>
              <w:ind w:firstLine="0" w:firstLineChars="0"/>
              <w:jc w:val="both"/>
              <w:textAlignment w:val="auto"/>
              <w:rPr>
                <w:b/>
                <w:bCs/>
                <w:color w:val="auto"/>
                <w:highlight w:val="none"/>
                <w:lang w:eastAsia="zh-CN"/>
              </w:rPr>
            </w:pPr>
            <w:r>
              <w:rPr>
                <w:rFonts w:hint="eastAsia"/>
                <w:b/>
                <w:bCs/>
                <w:color w:val="auto"/>
                <w:highlight w:val="none"/>
                <w:lang w:eastAsia="zh-CN"/>
              </w:rPr>
              <w:t>设计单位</w:t>
            </w:r>
          </w:p>
        </w:tc>
        <w:tc>
          <w:tcPr>
            <w:tcW w:w="1772" w:type="pct"/>
            <w:vAlign w:val="center"/>
          </w:tcPr>
          <w:p w14:paraId="7CA2CD1B">
            <w:pPr>
              <w:widowControl w:val="0"/>
              <w:ind w:firstLine="480"/>
              <w:jc w:val="both"/>
              <w:rPr>
                <w:color w:val="auto"/>
                <w:highlight w:val="none"/>
                <w:lang w:eastAsia="zh-CN"/>
              </w:rPr>
            </w:pPr>
          </w:p>
        </w:tc>
        <w:tc>
          <w:tcPr>
            <w:tcW w:w="849" w:type="pct"/>
            <w:vAlign w:val="center"/>
          </w:tcPr>
          <w:p w14:paraId="22AED515">
            <w:pPr>
              <w:widowControl w:val="0"/>
              <w:ind w:firstLine="0" w:firstLineChars="0"/>
              <w:jc w:val="center"/>
              <w:rPr>
                <w:b/>
                <w:bCs/>
                <w:color w:val="auto"/>
                <w:highlight w:val="none"/>
                <w:lang w:eastAsia="zh-CN"/>
              </w:rPr>
            </w:pPr>
            <w:r>
              <w:rPr>
                <w:rFonts w:hint="eastAsia"/>
                <w:b/>
                <w:bCs/>
                <w:color w:val="auto"/>
                <w:highlight w:val="none"/>
                <w:lang w:eastAsia="zh-CN"/>
              </w:rPr>
              <w:t>设计负责人</w:t>
            </w:r>
          </w:p>
        </w:tc>
        <w:tc>
          <w:tcPr>
            <w:tcW w:w="1413" w:type="pct"/>
            <w:vAlign w:val="center"/>
          </w:tcPr>
          <w:p w14:paraId="0A0E1B60">
            <w:pPr>
              <w:widowControl w:val="0"/>
              <w:ind w:firstLine="480"/>
              <w:jc w:val="both"/>
              <w:rPr>
                <w:color w:val="auto"/>
                <w:highlight w:val="none"/>
                <w:lang w:eastAsia="zh-CN"/>
              </w:rPr>
            </w:pPr>
          </w:p>
        </w:tc>
      </w:tr>
      <w:tr w14:paraId="37539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966" w:type="pct"/>
            <w:vAlign w:val="center"/>
          </w:tcPr>
          <w:p w14:paraId="628CFBEA">
            <w:pPr>
              <w:widowControl w:val="0"/>
              <w:kinsoku/>
              <w:autoSpaceDE/>
              <w:autoSpaceDN/>
              <w:adjustRightInd/>
              <w:snapToGrid/>
              <w:spacing w:line="440" w:lineRule="exact"/>
              <w:ind w:firstLine="0" w:firstLineChars="0"/>
              <w:jc w:val="both"/>
              <w:textAlignment w:val="auto"/>
              <w:rPr>
                <w:b/>
                <w:bCs/>
                <w:color w:val="auto"/>
                <w:highlight w:val="none"/>
                <w:lang w:eastAsia="zh-CN"/>
              </w:rPr>
            </w:pPr>
            <w:r>
              <w:rPr>
                <w:rFonts w:hint="eastAsia"/>
                <w:b/>
                <w:bCs/>
                <w:color w:val="auto"/>
                <w:highlight w:val="none"/>
                <w:lang w:eastAsia="zh-CN"/>
              </w:rPr>
              <w:t>项目管理单位</w:t>
            </w:r>
          </w:p>
        </w:tc>
        <w:tc>
          <w:tcPr>
            <w:tcW w:w="1772" w:type="pct"/>
            <w:vAlign w:val="center"/>
          </w:tcPr>
          <w:p w14:paraId="5E7F28BD">
            <w:pPr>
              <w:widowControl w:val="0"/>
              <w:kinsoku/>
              <w:autoSpaceDE/>
              <w:autoSpaceDN/>
              <w:adjustRightInd/>
              <w:snapToGrid/>
              <w:spacing w:line="440" w:lineRule="exact"/>
              <w:ind w:firstLine="480"/>
              <w:jc w:val="both"/>
              <w:textAlignment w:val="auto"/>
              <w:rPr>
                <w:color w:val="auto"/>
                <w:highlight w:val="none"/>
                <w:lang w:eastAsia="zh-CN"/>
              </w:rPr>
            </w:pPr>
          </w:p>
        </w:tc>
        <w:tc>
          <w:tcPr>
            <w:tcW w:w="849" w:type="pct"/>
            <w:vAlign w:val="center"/>
          </w:tcPr>
          <w:p w14:paraId="65B2F412">
            <w:pPr>
              <w:widowControl w:val="0"/>
              <w:kinsoku/>
              <w:autoSpaceDE/>
              <w:autoSpaceDN/>
              <w:adjustRightInd/>
              <w:snapToGrid/>
              <w:spacing w:line="440" w:lineRule="exact"/>
              <w:ind w:firstLine="0" w:firstLineChars="0"/>
              <w:jc w:val="center"/>
              <w:textAlignment w:val="auto"/>
              <w:rPr>
                <w:b/>
                <w:bCs/>
                <w:color w:val="auto"/>
                <w:highlight w:val="none"/>
                <w:lang w:eastAsia="zh-CN"/>
              </w:rPr>
            </w:pPr>
            <w:r>
              <w:rPr>
                <w:rFonts w:hint="eastAsia"/>
                <w:b/>
                <w:bCs/>
                <w:color w:val="auto"/>
                <w:highlight w:val="none"/>
                <w:lang w:eastAsia="zh-CN"/>
              </w:rPr>
              <w:t>咨询负责人</w:t>
            </w:r>
          </w:p>
        </w:tc>
        <w:tc>
          <w:tcPr>
            <w:tcW w:w="1413" w:type="pct"/>
            <w:vAlign w:val="center"/>
          </w:tcPr>
          <w:p w14:paraId="44158545">
            <w:pPr>
              <w:widowControl w:val="0"/>
              <w:kinsoku/>
              <w:autoSpaceDE/>
              <w:autoSpaceDN/>
              <w:adjustRightInd/>
              <w:snapToGrid/>
              <w:spacing w:line="440" w:lineRule="exact"/>
              <w:ind w:firstLine="480"/>
              <w:jc w:val="both"/>
              <w:textAlignment w:val="auto"/>
              <w:rPr>
                <w:color w:val="auto"/>
                <w:highlight w:val="none"/>
                <w:lang w:eastAsia="zh-CN"/>
              </w:rPr>
            </w:pPr>
          </w:p>
        </w:tc>
      </w:tr>
      <w:tr w14:paraId="43B05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966" w:type="pct"/>
            <w:vAlign w:val="center"/>
          </w:tcPr>
          <w:p w14:paraId="30C425EA">
            <w:pPr>
              <w:widowControl w:val="0"/>
              <w:kinsoku/>
              <w:autoSpaceDE/>
              <w:autoSpaceDN/>
              <w:adjustRightInd/>
              <w:snapToGrid/>
              <w:spacing w:line="440" w:lineRule="exact"/>
              <w:ind w:firstLine="0" w:firstLineChars="0"/>
              <w:jc w:val="both"/>
              <w:textAlignment w:val="auto"/>
              <w:rPr>
                <w:b/>
                <w:bCs/>
                <w:color w:val="auto"/>
                <w:highlight w:val="none"/>
                <w:lang w:eastAsia="zh-CN"/>
              </w:rPr>
            </w:pPr>
            <w:r>
              <w:rPr>
                <w:rFonts w:hint="eastAsia"/>
                <w:b/>
                <w:bCs/>
                <w:color w:val="auto"/>
                <w:highlight w:val="none"/>
                <w:lang w:eastAsia="zh-CN"/>
              </w:rPr>
              <w:t>出图日期</w:t>
            </w:r>
          </w:p>
        </w:tc>
        <w:tc>
          <w:tcPr>
            <w:tcW w:w="1772" w:type="pct"/>
            <w:vAlign w:val="center"/>
          </w:tcPr>
          <w:p w14:paraId="74531A14">
            <w:pPr>
              <w:widowControl w:val="0"/>
              <w:kinsoku/>
              <w:autoSpaceDE/>
              <w:autoSpaceDN/>
              <w:adjustRightInd/>
              <w:snapToGrid/>
              <w:spacing w:line="440" w:lineRule="exact"/>
              <w:ind w:firstLine="480"/>
              <w:jc w:val="both"/>
              <w:textAlignment w:val="auto"/>
              <w:rPr>
                <w:color w:val="auto"/>
                <w:highlight w:val="none"/>
                <w:lang w:eastAsia="zh-CN"/>
              </w:rPr>
            </w:pPr>
          </w:p>
        </w:tc>
        <w:tc>
          <w:tcPr>
            <w:tcW w:w="849" w:type="pct"/>
            <w:vAlign w:val="center"/>
          </w:tcPr>
          <w:p w14:paraId="5401BC1E">
            <w:pPr>
              <w:widowControl w:val="0"/>
              <w:kinsoku/>
              <w:autoSpaceDE/>
              <w:autoSpaceDN/>
              <w:adjustRightInd/>
              <w:snapToGrid/>
              <w:spacing w:line="440" w:lineRule="exact"/>
              <w:ind w:firstLine="0" w:firstLineChars="0"/>
              <w:jc w:val="center"/>
              <w:textAlignment w:val="auto"/>
              <w:rPr>
                <w:b/>
                <w:bCs/>
                <w:color w:val="auto"/>
                <w:highlight w:val="none"/>
                <w:lang w:eastAsia="zh-CN"/>
              </w:rPr>
            </w:pPr>
            <w:r>
              <w:rPr>
                <w:rFonts w:hint="eastAsia"/>
                <w:b/>
                <w:bCs/>
                <w:color w:val="auto"/>
                <w:highlight w:val="none"/>
                <w:lang w:eastAsia="zh-CN"/>
              </w:rPr>
              <w:t>优化完成日期</w:t>
            </w:r>
          </w:p>
        </w:tc>
        <w:tc>
          <w:tcPr>
            <w:tcW w:w="1413" w:type="pct"/>
            <w:vAlign w:val="center"/>
          </w:tcPr>
          <w:p w14:paraId="72F3E350">
            <w:pPr>
              <w:widowControl w:val="0"/>
              <w:kinsoku/>
              <w:autoSpaceDE/>
              <w:autoSpaceDN/>
              <w:adjustRightInd/>
              <w:snapToGrid/>
              <w:spacing w:line="440" w:lineRule="exact"/>
              <w:ind w:firstLine="480"/>
              <w:jc w:val="both"/>
              <w:textAlignment w:val="auto"/>
              <w:rPr>
                <w:color w:val="auto"/>
                <w:highlight w:val="none"/>
                <w:lang w:eastAsia="zh-CN"/>
              </w:rPr>
            </w:pPr>
          </w:p>
        </w:tc>
      </w:tr>
      <w:tr w14:paraId="403EF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6" w:hRule="exact"/>
        </w:trPr>
        <w:tc>
          <w:tcPr>
            <w:tcW w:w="5000" w:type="pct"/>
            <w:gridSpan w:val="4"/>
          </w:tcPr>
          <w:p w14:paraId="2FE2A987">
            <w:pPr>
              <w:widowControl w:val="0"/>
              <w:ind w:firstLine="0" w:firstLineChars="0"/>
              <w:jc w:val="both"/>
              <w:rPr>
                <w:color w:val="auto"/>
                <w:highlight w:val="none"/>
                <w:lang w:eastAsia="zh-CN"/>
              </w:rPr>
            </w:pPr>
            <w:r>
              <w:rPr>
                <w:color w:val="auto"/>
                <w:highlight w:val="none"/>
                <w:lang w:eastAsia="zh-CN"/>
              </w:rPr>
              <w:t>施工图设计内容：</w:t>
            </w:r>
          </w:p>
          <w:p w14:paraId="4B0A8B17">
            <w:pPr>
              <w:widowControl w:val="0"/>
              <w:ind w:firstLine="480"/>
              <w:jc w:val="both"/>
              <w:rPr>
                <w:color w:val="auto"/>
                <w:highlight w:val="none"/>
                <w:lang w:eastAsia="zh-CN"/>
              </w:rPr>
            </w:pPr>
          </w:p>
        </w:tc>
      </w:tr>
      <w:tr w14:paraId="7A3C4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7" w:hRule="atLeast"/>
        </w:trPr>
        <w:tc>
          <w:tcPr>
            <w:tcW w:w="5000" w:type="pct"/>
            <w:gridSpan w:val="4"/>
            <w:tcBorders>
              <w:left w:val="single" w:color="auto" w:sz="4" w:space="0"/>
              <w:bottom w:val="single" w:color="auto" w:sz="4" w:space="0"/>
              <w:right w:val="single" w:color="auto" w:sz="4" w:space="0"/>
            </w:tcBorders>
          </w:tcPr>
          <w:p w14:paraId="7AC5D405">
            <w:pPr>
              <w:widowControl w:val="0"/>
              <w:ind w:firstLine="480"/>
              <w:jc w:val="both"/>
              <w:rPr>
                <w:color w:val="auto"/>
                <w:highlight w:val="none"/>
                <w:lang w:eastAsia="zh-CN"/>
              </w:rPr>
            </w:pPr>
            <w:r>
              <w:rPr>
                <w:color w:val="auto"/>
                <w:highlight w:val="none"/>
                <w:lang w:eastAsia="zh-CN"/>
              </w:rPr>
              <w:t>施工图设计优化采取分阶段审查的方式，包括初审（技术优化、经济性复核）、终审（图纸表达）逐步落实设计优化内容，优化工作主要包括以下内容：</w:t>
            </w:r>
          </w:p>
          <w:p w14:paraId="0479F474">
            <w:pPr>
              <w:widowControl w:val="0"/>
              <w:numPr>
                <w:ilvl w:val="0"/>
                <w:numId w:val="38"/>
              </w:numPr>
              <w:kinsoku/>
              <w:autoSpaceDE/>
              <w:autoSpaceDN/>
              <w:adjustRightInd/>
              <w:snapToGrid/>
              <w:ind w:left="0" w:firstLine="480" w:firstLineChars="200"/>
              <w:jc w:val="both"/>
              <w:textAlignment w:val="auto"/>
              <w:rPr>
                <w:color w:val="auto"/>
                <w:highlight w:val="none"/>
                <w:lang w:eastAsia="zh-CN"/>
              </w:rPr>
            </w:pPr>
            <w:r>
              <w:rPr>
                <w:color w:val="auto"/>
                <w:highlight w:val="none"/>
                <w:lang w:eastAsia="zh-CN"/>
              </w:rPr>
              <w:t>合规性审查</w:t>
            </w:r>
          </w:p>
          <w:p w14:paraId="4062CFB2">
            <w:pPr>
              <w:widowControl w:val="0"/>
              <w:numPr>
                <w:ilvl w:val="1"/>
                <w:numId w:val="38"/>
              </w:numPr>
              <w:kinsoku/>
              <w:autoSpaceDE/>
              <w:autoSpaceDN/>
              <w:adjustRightInd/>
              <w:snapToGrid/>
              <w:ind w:left="0" w:firstLine="480" w:firstLineChars="200"/>
              <w:jc w:val="both"/>
              <w:textAlignment w:val="auto"/>
              <w:rPr>
                <w:color w:val="auto"/>
                <w:highlight w:val="none"/>
                <w:lang w:eastAsia="zh-CN"/>
              </w:rPr>
            </w:pPr>
            <w:r>
              <w:rPr>
                <w:color w:val="auto"/>
                <w:highlight w:val="none"/>
                <w:lang w:eastAsia="zh-CN"/>
              </w:rPr>
              <w:t>审批文件落实</w:t>
            </w:r>
          </w:p>
          <w:p w14:paraId="4C3434F9">
            <w:pPr>
              <w:widowControl w:val="0"/>
              <w:numPr>
                <w:ilvl w:val="0"/>
                <w:numId w:val="38"/>
              </w:numPr>
              <w:kinsoku/>
              <w:autoSpaceDE/>
              <w:autoSpaceDN/>
              <w:adjustRightInd/>
              <w:snapToGrid/>
              <w:ind w:left="0" w:firstLine="480" w:firstLineChars="200"/>
              <w:jc w:val="both"/>
              <w:textAlignment w:val="auto"/>
              <w:rPr>
                <w:color w:val="auto"/>
                <w:highlight w:val="none"/>
                <w:lang w:eastAsia="zh-CN"/>
              </w:rPr>
            </w:pPr>
            <w:r>
              <w:rPr>
                <w:color w:val="auto"/>
                <w:highlight w:val="none"/>
                <w:lang w:eastAsia="zh-CN"/>
              </w:rPr>
              <w:t>技术合理性优化</w:t>
            </w:r>
          </w:p>
          <w:p w14:paraId="33F9D692">
            <w:pPr>
              <w:widowControl w:val="0"/>
              <w:numPr>
                <w:ilvl w:val="1"/>
                <w:numId w:val="38"/>
              </w:numPr>
              <w:kinsoku/>
              <w:autoSpaceDE/>
              <w:autoSpaceDN/>
              <w:adjustRightInd/>
              <w:snapToGrid/>
              <w:ind w:left="0" w:firstLine="480" w:firstLineChars="200"/>
              <w:jc w:val="both"/>
              <w:textAlignment w:val="auto"/>
              <w:rPr>
                <w:color w:val="auto"/>
                <w:highlight w:val="none"/>
                <w:lang w:eastAsia="zh-CN"/>
              </w:rPr>
            </w:pPr>
            <w:r>
              <w:rPr>
                <w:color w:val="auto"/>
                <w:highlight w:val="none"/>
                <w:lang w:eastAsia="zh-CN"/>
              </w:rPr>
              <w:t>建筑专业。功能布局、流线设计、构造节点、材料选型；</w:t>
            </w:r>
          </w:p>
          <w:p w14:paraId="72466333">
            <w:pPr>
              <w:widowControl w:val="0"/>
              <w:numPr>
                <w:ilvl w:val="1"/>
                <w:numId w:val="38"/>
              </w:numPr>
              <w:kinsoku/>
              <w:autoSpaceDE/>
              <w:autoSpaceDN/>
              <w:adjustRightInd/>
              <w:snapToGrid/>
              <w:ind w:left="0" w:firstLine="480" w:firstLineChars="200"/>
              <w:jc w:val="both"/>
              <w:textAlignment w:val="auto"/>
              <w:rPr>
                <w:color w:val="auto"/>
                <w:highlight w:val="none"/>
                <w:lang w:eastAsia="zh-CN"/>
              </w:rPr>
            </w:pPr>
            <w:r>
              <w:rPr>
                <w:color w:val="auto"/>
                <w:highlight w:val="none"/>
                <w:lang w:eastAsia="zh-CN"/>
              </w:rPr>
              <w:t>结构专业。载荷取值</w:t>
            </w:r>
            <w:r>
              <w:rPr>
                <w:rFonts w:hint="eastAsia"/>
                <w:color w:val="auto"/>
                <w:highlight w:val="none"/>
                <w:lang w:eastAsia="zh-CN"/>
              </w:rPr>
              <w:t>、</w:t>
            </w:r>
            <w:r>
              <w:rPr>
                <w:color w:val="auto"/>
                <w:highlight w:val="none"/>
                <w:lang w:eastAsia="zh-CN"/>
              </w:rPr>
              <w:t>结构体系</w:t>
            </w:r>
            <w:r>
              <w:rPr>
                <w:rFonts w:hint="eastAsia"/>
                <w:color w:val="auto"/>
                <w:highlight w:val="none"/>
                <w:lang w:eastAsia="zh-CN"/>
              </w:rPr>
              <w:t>、</w:t>
            </w:r>
            <w:r>
              <w:rPr>
                <w:color w:val="auto"/>
                <w:highlight w:val="none"/>
                <w:lang w:eastAsia="zh-CN"/>
              </w:rPr>
              <w:t>配筋量；</w:t>
            </w:r>
          </w:p>
          <w:p w14:paraId="0E9548A4">
            <w:pPr>
              <w:widowControl w:val="0"/>
              <w:numPr>
                <w:ilvl w:val="1"/>
                <w:numId w:val="38"/>
              </w:numPr>
              <w:kinsoku/>
              <w:autoSpaceDE/>
              <w:autoSpaceDN/>
              <w:adjustRightInd/>
              <w:snapToGrid/>
              <w:ind w:left="0" w:firstLine="480" w:firstLineChars="200"/>
              <w:jc w:val="both"/>
              <w:textAlignment w:val="auto"/>
              <w:rPr>
                <w:color w:val="auto"/>
                <w:highlight w:val="none"/>
                <w:lang w:eastAsia="zh-CN"/>
              </w:rPr>
            </w:pPr>
            <w:r>
              <w:rPr>
                <w:color w:val="auto"/>
                <w:highlight w:val="none"/>
                <w:lang w:eastAsia="zh-CN"/>
              </w:rPr>
              <w:t>机电专业。设备选型、配房面积</w:t>
            </w:r>
            <w:r>
              <w:rPr>
                <w:rFonts w:hint="eastAsia"/>
                <w:color w:val="auto"/>
                <w:highlight w:val="none"/>
                <w:lang w:eastAsia="zh-CN"/>
              </w:rPr>
              <w:t>、</w:t>
            </w:r>
            <w:r>
              <w:rPr>
                <w:color w:val="auto"/>
                <w:highlight w:val="none"/>
                <w:lang w:eastAsia="zh-CN"/>
              </w:rPr>
              <w:t>配房层高（开闭室，配电室）</w:t>
            </w:r>
            <w:r>
              <w:rPr>
                <w:rFonts w:hint="eastAsia"/>
                <w:color w:val="auto"/>
                <w:highlight w:val="none"/>
                <w:lang w:eastAsia="zh-CN"/>
              </w:rPr>
              <w:t>、</w:t>
            </w:r>
            <w:r>
              <w:rPr>
                <w:color w:val="auto"/>
                <w:highlight w:val="none"/>
                <w:lang w:eastAsia="zh-CN"/>
              </w:rPr>
              <w:t>电气用房防水设计等</w:t>
            </w:r>
            <w:r>
              <w:rPr>
                <w:rFonts w:hint="eastAsia"/>
                <w:color w:val="auto"/>
                <w:highlight w:val="none"/>
                <w:lang w:eastAsia="zh-CN"/>
              </w:rPr>
              <w:t>；</w:t>
            </w:r>
          </w:p>
          <w:p w14:paraId="526CBCDA">
            <w:pPr>
              <w:widowControl w:val="0"/>
              <w:numPr>
                <w:ilvl w:val="1"/>
                <w:numId w:val="38"/>
              </w:numPr>
              <w:kinsoku/>
              <w:autoSpaceDE/>
              <w:autoSpaceDN/>
              <w:adjustRightInd/>
              <w:snapToGrid/>
              <w:ind w:left="0" w:firstLine="480" w:firstLineChars="200"/>
              <w:jc w:val="both"/>
              <w:textAlignment w:val="auto"/>
              <w:rPr>
                <w:color w:val="auto"/>
                <w:highlight w:val="none"/>
                <w:lang w:eastAsia="zh-CN"/>
              </w:rPr>
            </w:pPr>
            <w:r>
              <w:rPr>
                <w:color w:val="auto"/>
                <w:highlight w:val="none"/>
                <w:lang w:eastAsia="zh-CN"/>
              </w:rPr>
              <w:t>暖通专业。设备选型，能耗</w:t>
            </w:r>
            <w:r>
              <w:rPr>
                <w:rFonts w:hint="eastAsia"/>
                <w:color w:val="auto"/>
                <w:highlight w:val="none"/>
                <w:lang w:eastAsia="zh-CN"/>
              </w:rPr>
              <w:t>、</w:t>
            </w:r>
            <w:r>
              <w:rPr>
                <w:color w:val="auto"/>
                <w:highlight w:val="none"/>
                <w:lang w:eastAsia="zh-CN"/>
              </w:rPr>
              <w:t>配房面积</w:t>
            </w:r>
            <w:r>
              <w:rPr>
                <w:rFonts w:hint="eastAsia"/>
                <w:color w:val="auto"/>
                <w:highlight w:val="none"/>
                <w:lang w:eastAsia="zh-CN"/>
              </w:rPr>
              <w:t>、</w:t>
            </w:r>
            <w:r>
              <w:rPr>
                <w:color w:val="auto"/>
                <w:highlight w:val="none"/>
                <w:lang w:eastAsia="zh-CN"/>
              </w:rPr>
              <w:t>配房层高（排烟机房，换热站，燃气等）</w:t>
            </w:r>
            <w:r>
              <w:rPr>
                <w:rFonts w:hint="eastAsia"/>
                <w:color w:val="auto"/>
                <w:highlight w:val="none"/>
                <w:lang w:eastAsia="zh-CN"/>
              </w:rPr>
              <w:t>；</w:t>
            </w:r>
          </w:p>
          <w:p w14:paraId="7D6954E3">
            <w:pPr>
              <w:widowControl w:val="0"/>
              <w:numPr>
                <w:ilvl w:val="1"/>
                <w:numId w:val="38"/>
              </w:numPr>
              <w:kinsoku/>
              <w:autoSpaceDE/>
              <w:autoSpaceDN/>
              <w:adjustRightInd/>
              <w:snapToGrid/>
              <w:ind w:left="0" w:firstLine="480" w:firstLineChars="200"/>
              <w:jc w:val="both"/>
              <w:textAlignment w:val="auto"/>
              <w:rPr>
                <w:color w:val="auto"/>
                <w:highlight w:val="none"/>
                <w:lang w:eastAsia="zh-CN"/>
              </w:rPr>
            </w:pPr>
            <w:r>
              <w:rPr>
                <w:color w:val="auto"/>
                <w:highlight w:val="none"/>
                <w:lang w:eastAsia="zh-CN"/>
              </w:rPr>
              <w:t>给排水专业。设备选型</w:t>
            </w:r>
            <w:r>
              <w:rPr>
                <w:rFonts w:hint="eastAsia"/>
                <w:color w:val="auto"/>
                <w:highlight w:val="none"/>
                <w:lang w:eastAsia="zh-CN"/>
              </w:rPr>
              <w:t>、</w:t>
            </w:r>
            <w:r>
              <w:rPr>
                <w:color w:val="auto"/>
                <w:highlight w:val="none"/>
                <w:lang w:eastAsia="zh-CN"/>
              </w:rPr>
              <w:t>雨水调蓄</w:t>
            </w:r>
            <w:r>
              <w:rPr>
                <w:rFonts w:hint="eastAsia"/>
                <w:color w:val="auto"/>
                <w:highlight w:val="none"/>
                <w:lang w:eastAsia="zh-CN"/>
              </w:rPr>
              <w:t>、</w:t>
            </w:r>
            <w:r>
              <w:rPr>
                <w:color w:val="auto"/>
                <w:highlight w:val="none"/>
                <w:lang w:eastAsia="zh-CN"/>
              </w:rPr>
              <w:t>喷淋、灌溉、消防水池</w:t>
            </w:r>
            <w:r>
              <w:rPr>
                <w:rFonts w:hint="eastAsia"/>
                <w:color w:val="auto"/>
                <w:highlight w:val="none"/>
                <w:lang w:eastAsia="zh-CN"/>
              </w:rPr>
              <w:t>、</w:t>
            </w:r>
            <w:r>
              <w:rPr>
                <w:color w:val="auto"/>
                <w:highlight w:val="none"/>
                <w:lang w:eastAsia="zh-CN"/>
              </w:rPr>
              <w:t>配房面积</w:t>
            </w:r>
            <w:r>
              <w:rPr>
                <w:rFonts w:hint="eastAsia"/>
                <w:color w:val="auto"/>
                <w:highlight w:val="none"/>
                <w:lang w:eastAsia="zh-CN"/>
              </w:rPr>
              <w:t>、</w:t>
            </w:r>
            <w:r>
              <w:rPr>
                <w:color w:val="auto"/>
                <w:highlight w:val="none"/>
                <w:lang w:eastAsia="zh-CN"/>
              </w:rPr>
              <w:t>配房层高（消防水箱间，换热站，地库集水井等）</w:t>
            </w:r>
            <w:r>
              <w:rPr>
                <w:rFonts w:hint="eastAsia"/>
                <w:color w:val="auto"/>
                <w:highlight w:val="none"/>
                <w:lang w:eastAsia="zh-CN"/>
              </w:rPr>
              <w:t>。</w:t>
            </w:r>
          </w:p>
          <w:p w14:paraId="15E55F28">
            <w:pPr>
              <w:widowControl w:val="0"/>
              <w:numPr>
                <w:ilvl w:val="0"/>
                <w:numId w:val="38"/>
              </w:numPr>
              <w:kinsoku/>
              <w:autoSpaceDE/>
              <w:autoSpaceDN/>
              <w:adjustRightInd/>
              <w:snapToGrid/>
              <w:ind w:left="0" w:firstLine="480" w:firstLineChars="200"/>
              <w:jc w:val="both"/>
              <w:textAlignment w:val="auto"/>
              <w:rPr>
                <w:color w:val="auto"/>
                <w:highlight w:val="none"/>
                <w:lang w:eastAsia="zh-CN"/>
              </w:rPr>
            </w:pPr>
            <w:r>
              <w:rPr>
                <w:color w:val="auto"/>
                <w:highlight w:val="none"/>
                <w:lang w:eastAsia="zh-CN"/>
              </w:rPr>
              <w:t>经济性审核。</w:t>
            </w:r>
          </w:p>
          <w:p w14:paraId="46EAB028">
            <w:pPr>
              <w:widowControl w:val="0"/>
              <w:numPr>
                <w:ilvl w:val="1"/>
                <w:numId w:val="38"/>
              </w:numPr>
              <w:kinsoku/>
              <w:autoSpaceDE/>
              <w:autoSpaceDN/>
              <w:adjustRightInd/>
              <w:snapToGrid/>
              <w:ind w:left="0" w:firstLine="480" w:firstLineChars="200"/>
              <w:jc w:val="both"/>
              <w:textAlignment w:val="auto"/>
              <w:rPr>
                <w:color w:val="auto"/>
                <w:highlight w:val="none"/>
                <w:lang w:eastAsia="zh-CN"/>
              </w:rPr>
            </w:pPr>
            <w:r>
              <w:rPr>
                <w:color w:val="auto"/>
                <w:highlight w:val="none"/>
                <w:lang w:eastAsia="zh-CN"/>
              </w:rPr>
              <w:t>成本敏感点。含筋量、含钢量、砼含量、机电冗余回路；</w:t>
            </w:r>
          </w:p>
          <w:p w14:paraId="15257D94">
            <w:pPr>
              <w:widowControl w:val="0"/>
              <w:numPr>
                <w:ilvl w:val="1"/>
                <w:numId w:val="38"/>
              </w:numPr>
              <w:kinsoku/>
              <w:autoSpaceDE/>
              <w:autoSpaceDN/>
              <w:adjustRightInd/>
              <w:snapToGrid/>
              <w:ind w:left="0" w:firstLine="480" w:firstLineChars="200"/>
              <w:jc w:val="both"/>
              <w:textAlignment w:val="auto"/>
              <w:rPr>
                <w:color w:val="auto"/>
                <w:highlight w:val="none"/>
                <w:lang w:eastAsia="zh-CN"/>
              </w:rPr>
            </w:pPr>
            <w:r>
              <w:rPr>
                <w:color w:val="auto"/>
                <w:highlight w:val="none"/>
                <w:lang w:eastAsia="zh-CN"/>
              </w:rPr>
              <w:t>可替代方案。主材替代、设备选型标准化、装配式、绿色建材；</w:t>
            </w:r>
          </w:p>
          <w:p w14:paraId="1CE4052F">
            <w:pPr>
              <w:widowControl w:val="0"/>
              <w:numPr>
                <w:ilvl w:val="1"/>
                <w:numId w:val="38"/>
              </w:numPr>
              <w:kinsoku/>
              <w:autoSpaceDE/>
              <w:autoSpaceDN/>
              <w:adjustRightInd/>
              <w:snapToGrid/>
              <w:ind w:left="0" w:firstLine="480" w:firstLineChars="200"/>
              <w:jc w:val="both"/>
              <w:textAlignment w:val="auto"/>
              <w:rPr>
                <w:color w:val="auto"/>
                <w:highlight w:val="none"/>
                <w:lang w:eastAsia="zh-CN"/>
              </w:rPr>
            </w:pPr>
            <w:r>
              <w:rPr>
                <w:color w:val="auto"/>
                <w:highlight w:val="none"/>
                <w:lang w:eastAsia="zh-CN"/>
              </w:rPr>
              <w:t>工艺工序。材料应用场景、季节、产地等对经济性影响。</w:t>
            </w:r>
          </w:p>
          <w:p w14:paraId="4AC08F69">
            <w:pPr>
              <w:widowControl w:val="0"/>
              <w:numPr>
                <w:ilvl w:val="0"/>
                <w:numId w:val="38"/>
              </w:numPr>
              <w:kinsoku/>
              <w:autoSpaceDE/>
              <w:autoSpaceDN/>
              <w:adjustRightInd/>
              <w:snapToGrid/>
              <w:ind w:left="0" w:firstLine="480" w:firstLineChars="200"/>
              <w:jc w:val="both"/>
              <w:textAlignment w:val="auto"/>
              <w:rPr>
                <w:color w:val="auto"/>
                <w:highlight w:val="none"/>
                <w:lang w:eastAsia="zh-CN"/>
              </w:rPr>
            </w:pPr>
            <w:r>
              <w:rPr>
                <w:color w:val="auto"/>
                <w:highlight w:val="none"/>
                <w:lang w:eastAsia="zh-CN"/>
              </w:rPr>
              <w:t>可施工性检查</w:t>
            </w:r>
          </w:p>
          <w:p w14:paraId="5892E5EC">
            <w:pPr>
              <w:widowControl w:val="0"/>
              <w:numPr>
                <w:ilvl w:val="1"/>
                <w:numId w:val="38"/>
              </w:numPr>
              <w:kinsoku/>
              <w:autoSpaceDE/>
              <w:autoSpaceDN/>
              <w:adjustRightInd/>
              <w:snapToGrid/>
              <w:ind w:left="0" w:firstLine="480" w:firstLineChars="200"/>
              <w:jc w:val="both"/>
              <w:textAlignment w:val="auto"/>
              <w:rPr>
                <w:color w:val="auto"/>
                <w:highlight w:val="none"/>
                <w:lang w:eastAsia="zh-CN"/>
              </w:rPr>
            </w:pPr>
            <w:r>
              <w:rPr>
                <w:color w:val="auto"/>
                <w:highlight w:val="none"/>
                <w:lang w:eastAsia="zh-CN"/>
              </w:rPr>
              <w:t>施工可行性；</w:t>
            </w:r>
          </w:p>
          <w:p w14:paraId="60C2741F">
            <w:pPr>
              <w:widowControl w:val="0"/>
              <w:numPr>
                <w:ilvl w:val="1"/>
                <w:numId w:val="38"/>
              </w:numPr>
              <w:kinsoku/>
              <w:autoSpaceDE/>
              <w:autoSpaceDN/>
              <w:adjustRightInd/>
              <w:snapToGrid/>
              <w:ind w:left="0" w:firstLine="480" w:firstLineChars="200"/>
              <w:jc w:val="both"/>
              <w:textAlignment w:val="auto"/>
              <w:rPr>
                <w:color w:val="auto"/>
                <w:highlight w:val="none"/>
                <w:lang w:eastAsia="zh-CN"/>
              </w:rPr>
            </w:pPr>
            <w:r>
              <w:rPr>
                <w:color w:val="auto"/>
                <w:highlight w:val="none"/>
                <w:lang w:eastAsia="zh-CN"/>
              </w:rPr>
              <w:t>图纸一致性。</w:t>
            </w:r>
          </w:p>
          <w:p w14:paraId="2018176D">
            <w:pPr>
              <w:widowControl w:val="0"/>
              <w:numPr>
                <w:ilvl w:val="0"/>
                <w:numId w:val="38"/>
              </w:numPr>
              <w:kinsoku/>
              <w:autoSpaceDE/>
              <w:autoSpaceDN/>
              <w:adjustRightInd/>
              <w:snapToGrid/>
              <w:ind w:left="0" w:firstLine="480" w:firstLineChars="200"/>
              <w:jc w:val="both"/>
              <w:textAlignment w:val="auto"/>
              <w:rPr>
                <w:color w:val="auto"/>
                <w:highlight w:val="none"/>
                <w:lang w:eastAsia="zh-CN"/>
              </w:rPr>
            </w:pPr>
            <w:r>
              <w:rPr>
                <w:color w:val="auto"/>
                <w:highlight w:val="none"/>
                <w:lang w:eastAsia="zh-CN"/>
              </w:rPr>
              <w:t>图纸深度与表达</w:t>
            </w:r>
          </w:p>
          <w:p w14:paraId="6074B878">
            <w:pPr>
              <w:widowControl w:val="0"/>
              <w:numPr>
                <w:ilvl w:val="1"/>
                <w:numId w:val="38"/>
              </w:numPr>
              <w:kinsoku/>
              <w:autoSpaceDE/>
              <w:autoSpaceDN/>
              <w:adjustRightInd/>
              <w:snapToGrid/>
              <w:ind w:left="0" w:firstLine="480" w:firstLineChars="200"/>
              <w:jc w:val="both"/>
              <w:textAlignment w:val="auto"/>
              <w:rPr>
                <w:color w:val="auto"/>
                <w:highlight w:val="none"/>
                <w:lang w:eastAsia="zh-CN"/>
              </w:rPr>
            </w:pPr>
            <w:r>
              <w:rPr>
                <w:color w:val="auto"/>
                <w:highlight w:val="none"/>
                <w:lang w:eastAsia="zh-CN"/>
              </w:rPr>
              <w:t>完整性；</w:t>
            </w:r>
          </w:p>
          <w:p w14:paraId="460FE82C">
            <w:pPr>
              <w:widowControl w:val="0"/>
              <w:numPr>
                <w:ilvl w:val="1"/>
                <w:numId w:val="38"/>
              </w:numPr>
              <w:kinsoku/>
              <w:autoSpaceDE/>
              <w:autoSpaceDN/>
              <w:adjustRightInd/>
              <w:snapToGrid/>
              <w:ind w:left="0" w:firstLine="480" w:firstLineChars="200"/>
              <w:jc w:val="both"/>
              <w:textAlignment w:val="auto"/>
              <w:rPr>
                <w:color w:val="auto"/>
                <w:highlight w:val="none"/>
                <w:lang w:eastAsia="zh-CN"/>
              </w:rPr>
            </w:pPr>
            <w:r>
              <w:rPr>
                <w:color w:val="auto"/>
                <w:highlight w:val="none"/>
                <w:lang w:eastAsia="zh-CN"/>
              </w:rPr>
              <w:t>标准清晰度。</w:t>
            </w:r>
          </w:p>
          <w:p w14:paraId="3F488A62">
            <w:pPr>
              <w:widowControl w:val="0"/>
              <w:numPr>
                <w:ilvl w:val="0"/>
                <w:numId w:val="38"/>
              </w:numPr>
              <w:kinsoku/>
              <w:autoSpaceDE/>
              <w:autoSpaceDN/>
              <w:adjustRightInd/>
              <w:snapToGrid/>
              <w:ind w:left="0" w:firstLine="480" w:firstLineChars="200"/>
              <w:jc w:val="both"/>
              <w:textAlignment w:val="auto"/>
              <w:rPr>
                <w:color w:val="auto"/>
                <w:highlight w:val="none"/>
                <w:lang w:eastAsia="zh-CN"/>
              </w:rPr>
            </w:pPr>
            <w:r>
              <w:rPr>
                <w:color w:val="auto"/>
                <w:highlight w:val="none"/>
                <w:lang w:eastAsia="zh-CN"/>
              </w:rPr>
              <w:t>协同与BIM应用</w:t>
            </w:r>
          </w:p>
          <w:p w14:paraId="7E3288B8">
            <w:pPr>
              <w:widowControl w:val="0"/>
              <w:numPr>
                <w:ilvl w:val="1"/>
                <w:numId w:val="38"/>
              </w:numPr>
              <w:kinsoku/>
              <w:autoSpaceDE/>
              <w:autoSpaceDN/>
              <w:adjustRightInd/>
              <w:snapToGrid/>
              <w:ind w:left="0" w:firstLine="480" w:firstLineChars="200"/>
              <w:jc w:val="both"/>
              <w:textAlignment w:val="auto"/>
              <w:rPr>
                <w:color w:val="auto"/>
                <w:highlight w:val="none"/>
                <w:lang w:eastAsia="zh-CN"/>
              </w:rPr>
            </w:pPr>
            <w:r>
              <w:rPr>
                <w:color w:val="auto"/>
                <w:highlight w:val="none"/>
                <w:lang w:eastAsia="zh-CN"/>
              </w:rPr>
              <w:t>多专业协同；</w:t>
            </w:r>
          </w:p>
          <w:p w14:paraId="4AC564F7">
            <w:pPr>
              <w:widowControl w:val="0"/>
              <w:numPr>
                <w:ilvl w:val="1"/>
                <w:numId w:val="38"/>
              </w:numPr>
              <w:kinsoku/>
              <w:autoSpaceDE/>
              <w:autoSpaceDN/>
              <w:adjustRightInd/>
              <w:snapToGrid/>
              <w:ind w:left="0" w:firstLine="480" w:firstLineChars="200"/>
              <w:jc w:val="both"/>
              <w:textAlignment w:val="auto"/>
              <w:rPr>
                <w:color w:val="auto"/>
                <w:highlight w:val="none"/>
                <w:lang w:eastAsia="zh-CN"/>
              </w:rPr>
            </w:pPr>
            <w:r>
              <w:rPr>
                <w:color w:val="auto"/>
                <w:highlight w:val="none"/>
                <w:lang w:eastAsia="zh-CN"/>
              </w:rPr>
              <w:t>可持续性设计。</w:t>
            </w:r>
          </w:p>
          <w:p w14:paraId="7269011A">
            <w:pPr>
              <w:widowControl w:val="0"/>
              <w:numPr>
                <w:ilvl w:val="0"/>
                <w:numId w:val="38"/>
              </w:numPr>
              <w:kinsoku/>
              <w:autoSpaceDE/>
              <w:autoSpaceDN/>
              <w:adjustRightInd/>
              <w:snapToGrid/>
              <w:ind w:left="0" w:firstLine="480" w:firstLineChars="200"/>
              <w:jc w:val="both"/>
              <w:textAlignment w:val="auto"/>
              <w:rPr>
                <w:color w:val="auto"/>
                <w:highlight w:val="none"/>
                <w:lang w:eastAsia="zh-CN"/>
              </w:rPr>
            </w:pPr>
            <w:r>
              <w:rPr>
                <w:color w:val="auto"/>
                <w:highlight w:val="none"/>
                <w:lang w:eastAsia="zh-CN"/>
              </w:rPr>
              <w:t>优化建议</w:t>
            </w:r>
          </w:p>
          <w:p w14:paraId="71D546CE">
            <w:pPr>
              <w:widowControl w:val="0"/>
              <w:numPr>
                <w:ilvl w:val="1"/>
                <w:numId w:val="38"/>
              </w:numPr>
              <w:kinsoku/>
              <w:autoSpaceDE/>
              <w:autoSpaceDN/>
              <w:adjustRightInd/>
              <w:snapToGrid/>
              <w:ind w:left="0" w:firstLine="480" w:firstLineChars="200"/>
              <w:jc w:val="both"/>
              <w:textAlignment w:val="auto"/>
              <w:rPr>
                <w:color w:val="auto"/>
                <w:highlight w:val="none"/>
                <w:lang w:eastAsia="zh-CN"/>
              </w:rPr>
            </w:pPr>
            <w:r>
              <w:rPr>
                <w:color w:val="auto"/>
                <w:highlight w:val="none"/>
                <w:lang w:eastAsia="zh-CN"/>
              </w:rPr>
              <w:t>指标分析及可优化内容；</w:t>
            </w:r>
          </w:p>
          <w:p w14:paraId="06E1B274">
            <w:pPr>
              <w:widowControl w:val="0"/>
              <w:numPr>
                <w:ilvl w:val="1"/>
                <w:numId w:val="38"/>
              </w:numPr>
              <w:kinsoku/>
              <w:autoSpaceDE/>
              <w:autoSpaceDN/>
              <w:adjustRightInd/>
              <w:snapToGrid/>
              <w:ind w:left="0" w:firstLine="480" w:firstLineChars="200"/>
              <w:jc w:val="both"/>
              <w:textAlignment w:val="auto"/>
              <w:rPr>
                <w:color w:val="auto"/>
                <w:highlight w:val="none"/>
                <w:lang w:eastAsia="zh-CN"/>
              </w:rPr>
            </w:pPr>
            <w:r>
              <w:rPr>
                <w:color w:val="auto"/>
                <w:highlight w:val="none"/>
                <w:lang w:eastAsia="zh-CN"/>
              </w:rPr>
              <w:t>可替代材料优化建议；</w:t>
            </w:r>
          </w:p>
          <w:p w14:paraId="3EA4F9F2">
            <w:pPr>
              <w:widowControl w:val="0"/>
              <w:numPr>
                <w:ilvl w:val="1"/>
                <w:numId w:val="38"/>
              </w:numPr>
              <w:kinsoku/>
              <w:autoSpaceDE/>
              <w:autoSpaceDN/>
              <w:adjustRightInd/>
              <w:snapToGrid/>
              <w:ind w:left="0" w:firstLine="480" w:firstLineChars="200"/>
              <w:jc w:val="both"/>
              <w:textAlignment w:val="auto"/>
              <w:rPr>
                <w:color w:val="auto"/>
                <w:highlight w:val="none"/>
                <w:lang w:eastAsia="zh-CN"/>
              </w:rPr>
            </w:pPr>
            <w:r>
              <w:rPr>
                <w:color w:val="auto"/>
                <w:highlight w:val="none"/>
                <w:lang w:eastAsia="zh-CN"/>
              </w:rPr>
              <w:t>材料与工艺优化建议。</w:t>
            </w:r>
          </w:p>
          <w:p w14:paraId="2D8DB484">
            <w:pPr>
              <w:widowControl w:val="0"/>
              <w:kinsoku/>
              <w:autoSpaceDE/>
              <w:autoSpaceDN/>
              <w:adjustRightInd/>
              <w:snapToGrid/>
              <w:ind w:firstLine="480"/>
              <w:jc w:val="both"/>
              <w:textAlignment w:val="auto"/>
              <w:rPr>
                <w:color w:val="auto"/>
                <w:highlight w:val="none"/>
                <w:lang w:eastAsia="zh-CN"/>
              </w:rPr>
            </w:pPr>
          </w:p>
          <w:p w14:paraId="3F8CDAE6">
            <w:pPr>
              <w:widowControl w:val="0"/>
              <w:kinsoku/>
              <w:autoSpaceDE/>
              <w:autoSpaceDN/>
              <w:adjustRightInd/>
              <w:snapToGrid/>
              <w:ind w:firstLine="0" w:firstLineChars="0"/>
              <w:jc w:val="both"/>
              <w:textAlignment w:val="auto"/>
              <w:rPr>
                <w:color w:val="auto"/>
                <w:highlight w:val="none"/>
                <w:lang w:eastAsia="zh-CN"/>
              </w:rPr>
            </w:pPr>
          </w:p>
          <w:p w14:paraId="4F926FF0">
            <w:pPr>
              <w:widowControl w:val="0"/>
              <w:kinsoku/>
              <w:autoSpaceDE/>
              <w:autoSpaceDN/>
              <w:adjustRightInd/>
              <w:snapToGrid/>
              <w:ind w:firstLine="0" w:firstLineChars="0"/>
              <w:jc w:val="both"/>
              <w:textAlignment w:val="auto"/>
              <w:rPr>
                <w:color w:val="auto"/>
                <w:highlight w:val="none"/>
                <w:lang w:eastAsia="zh-CN"/>
              </w:rPr>
            </w:pPr>
          </w:p>
          <w:p w14:paraId="460E92C6">
            <w:pPr>
              <w:widowControl w:val="0"/>
              <w:kinsoku/>
              <w:autoSpaceDE/>
              <w:autoSpaceDN/>
              <w:adjustRightInd/>
              <w:snapToGrid/>
              <w:ind w:firstLine="0" w:firstLineChars="0"/>
              <w:jc w:val="both"/>
              <w:textAlignment w:val="auto"/>
              <w:rPr>
                <w:color w:val="auto"/>
                <w:highlight w:val="none"/>
                <w:lang w:eastAsia="zh-CN"/>
              </w:rPr>
            </w:pPr>
          </w:p>
          <w:p w14:paraId="56B577D0">
            <w:pPr>
              <w:widowControl w:val="0"/>
              <w:kinsoku/>
              <w:autoSpaceDE/>
              <w:autoSpaceDN/>
              <w:adjustRightInd/>
              <w:snapToGrid/>
              <w:ind w:firstLine="0" w:firstLineChars="0"/>
              <w:jc w:val="both"/>
              <w:textAlignment w:val="auto"/>
              <w:rPr>
                <w:color w:val="auto"/>
                <w:highlight w:val="none"/>
                <w:lang w:eastAsia="zh-CN"/>
              </w:rPr>
            </w:pPr>
          </w:p>
          <w:p w14:paraId="6921F2D4">
            <w:pPr>
              <w:widowControl w:val="0"/>
              <w:kinsoku/>
              <w:autoSpaceDE/>
              <w:autoSpaceDN/>
              <w:adjustRightInd/>
              <w:snapToGrid/>
              <w:ind w:firstLine="0" w:firstLineChars="0"/>
              <w:jc w:val="both"/>
              <w:textAlignment w:val="auto"/>
              <w:rPr>
                <w:color w:val="auto"/>
                <w:highlight w:val="none"/>
                <w:lang w:eastAsia="zh-CN"/>
              </w:rPr>
            </w:pPr>
          </w:p>
          <w:p w14:paraId="36688721">
            <w:pPr>
              <w:widowControl w:val="0"/>
              <w:kinsoku/>
              <w:autoSpaceDE/>
              <w:autoSpaceDN/>
              <w:adjustRightInd/>
              <w:snapToGrid/>
              <w:ind w:firstLine="0" w:firstLineChars="0"/>
              <w:jc w:val="both"/>
              <w:textAlignment w:val="auto"/>
              <w:rPr>
                <w:color w:val="auto"/>
                <w:highlight w:val="none"/>
                <w:lang w:eastAsia="zh-CN"/>
              </w:rPr>
            </w:pPr>
          </w:p>
          <w:p w14:paraId="00A2518C">
            <w:pPr>
              <w:widowControl w:val="0"/>
              <w:kinsoku/>
              <w:autoSpaceDE/>
              <w:autoSpaceDN/>
              <w:adjustRightInd/>
              <w:snapToGrid/>
              <w:ind w:firstLine="0" w:firstLineChars="0"/>
              <w:jc w:val="both"/>
              <w:textAlignment w:val="auto"/>
              <w:rPr>
                <w:color w:val="auto"/>
                <w:highlight w:val="none"/>
                <w:lang w:eastAsia="zh-CN"/>
              </w:rPr>
            </w:pPr>
          </w:p>
          <w:p w14:paraId="351FD6F8">
            <w:pPr>
              <w:widowControl w:val="0"/>
              <w:kinsoku/>
              <w:autoSpaceDE/>
              <w:autoSpaceDN/>
              <w:adjustRightInd/>
              <w:snapToGrid/>
              <w:ind w:firstLine="0" w:firstLineChars="0"/>
              <w:jc w:val="both"/>
              <w:textAlignment w:val="auto"/>
              <w:rPr>
                <w:color w:val="auto"/>
                <w:highlight w:val="none"/>
                <w:lang w:eastAsia="zh-CN"/>
              </w:rPr>
            </w:pPr>
          </w:p>
          <w:p w14:paraId="41EE3455">
            <w:pPr>
              <w:widowControl w:val="0"/>
              <w:kinsoku/>
              <w:autoSpaceDE/>
              <w:autoSpaceDN/>
              <w:adjustRightInd/>
              <w:snapToGrid/>
              <w:ind w:firstLine="0" w:firstLineChars="0"/>
              <w:jc w:val="both"/>
              <w:textAlignment w:val="auto"/>
              <w:rPr>
                <w:color w:val="auto"/>
                <w:highlight w:val="none"/>
                <w:lang w:eastAsia="zh-CN"/>
              </w:rPr>
            </w:pPr>
          </w:p>
          <w:p w14:paraId="363715E5">
            <w:pPr>
              <w:widowControl w:val="0"/>
              <w:kinsoku/>
              <w:wordWrap w:val="0"/>
              <w:autoSpaceDE/>
              <w:autoSpaceDN/>
              <w:adjustRightInd/>
              <w:snapToGrid/>
              <w:ind w:right="480" w:firstLine="480"/>
              <w:jc w:val="right"/>
              <w:textAlignment w:val="auto"/>
              <w:rPr>
                <w:color w:val="auto"/>
                <w:highlight w:val="none"/>
                <w:lang w:eastAsia="zh-CN"/>
              </w:rPr>
            </w:pPr>
            <w:r>
              <w:rPr>
                <w:color w:val="auto"/>
                <w:highlight w:val="none"/>
                <w:lang w:eastAsia="zh-CN"/>
              </w:rPr>
              <w:t>审核人</w:t>
            </w:r>
            <w:r>
              <w:rPr>
                <w:rFonts w:hint="eastAsia"/>
                <w:color w:val="auto"/>
                <w:highlight w:val="none"/>
                <w:lang w:eastAsia="zh-CN"/>
              </w:rPr>
              <w:t>（签字）</w:t>
            </w:r>
            <w:r>
              <w:rPr>
                <w:color w:val="auto"/>
                <w:highlight w:val="none"/>
                <w:lang w:eastAsia="zh-CN"/>
              </w:rPr>
              <w:t xml:space="preserve">：          </w:t>
            </w:r>
          </w:p>
          <w:p w14:paraId="2FA8F9E1">
            <w:pPr>
              <w:widowControl w:val="0"/>
              <w:kinsoku/>
              <w:wordWrap w:val="0"/>
              <w:autoSpaceDE/>
              <w:autoSpaceDN/>
              <w:adjustRightInd/>
              <w:snapToGrid/>
              <w:ind w:firstLine="480"/>
              <w:jc w:val="right"/>
              <w:textAlignment w:val="auto"/>
              <w:rPr>
                <w:color w:val="auto"/>
                <w:highlight w:val="none"/>
                <w:lang w:eastAsia="zh-CN"/>
              </w:rPr>
            </w:pPr>
            <w:r>
              <w:rPr>
                <w:color w:val="auto"/>
                <w:highlight w:val="none"/>
                <w:lang w:eastAsia="zh-CN"/>
              </w:rPr>
              <w:t xml:space="preserve">         </w:t>
            </w:r>
          </w:p>
          <w:p w14:paraId="794F050C">
            <w:pPr>
              <w:widowControl w:val="0"/>
              <w:kinsoku/>
              <w:wordWrap w:val="0"/>
              <w:autoSpaceDE/>
              <w:autoSpaceDN/>
              <w:adjustRightInd/>
              <w:snapToGrid/>
              <w:ind w:right="480" w:firstLine="480"/>
              <w:jc w:val="right"/>
              <w:textAlignment w:val="auto"/>
              <w:rPr>
                <w:color w:val="auto"/>
                <w:highlight w:val="none"/>
                <w:lang w:eastAsia="zh-CN"/>
              </w:rPr>
            </w:pPr>
            <w:r>
              <w:rPr>
                <w:color w:val="auto"/>
                <w:highlight w:val="none"/>
                <w:lang w:eastAsia="zh-CN"/>
              </w:rPr>
              <w:t>日</w:t>
            </w:r>
            <w:r>
              <w:rPr>
                <w:rFonts w:hint="eastAsia"/>
                <w:color w:val="auto"/>
                <w:highlight w:val="none"/>
                <w:lang w:eastAsia="zh-CN"/>
              </w:rPr>
              <w:t xml:space="preserve">          </w:t>
            </w:r>
            <w:r>
              <w:rPr>
                <w:color w:val="auto"/>
                <w:highlight w:val="none"/>
                <w:lang w:eastAsia="zh-CN"/>
              </w:rPr>
              <w:t xml:space="preserve">期：          </w:t>
            </w:r>
          </w:p>
          <w:p w14:paraId="649CD223">
            <w:pPr>
              <w:widowControl w:val="0"/>
              <w:kinsoku/>
              <w:autoSpaceDE/>
              <w:autoSpaceDN/>
              <w:adjustRightInd/>
              <w:snapToGrid/>
              <w:ind w:firstLine="480"/>
              <w:jc w:val="right"/>
              <w:textAlignment w:val="auto"/>
              <w:rPr>
                <w:color w:val="auto"/>
                <w:highlight w:val="none"/>
                <w:lang w:eastAsia="zh-CN"/>
              </w:rPr>
            </w:pPr>
          </w:p>
        </w:tc>
      </w:tr>
    </w:tbl>
    <w:p w14:paraId="36FAA1F3">
      <w:pPr>
        <w:numPr>
          <w:ilvl w:val="255"/>
          <w:numId w:val="0"/>
        </w:numPr>
        <w:snapToGrid/>
        <w:ind w:left="488"/>
        <w:jc w:val="both"/>
        <w:rPr>
          <w:rFonts w:ascii="宋体" w:hAnsi="宋体" w:cs="宋体"/>
          <w:color w:val="auto"/>
          <w:spacing w:val="9"/>
          <w:highlight w:val="none"/>
        </w:rPr>
      </w:pPr>
    </w:p>
    <w:p w14:paraId="49B238F8">
      <w:pPr>
        <w:numPr>
          <w:ilvl w:val="255"/>
          <w:numId w:val="0"/>
        </w:numPr>
        <w:snapToGrid/>
        <w:ind w:left="0" w:firstLine="0" w:firstLineChars="0"/>
        <w:jc w:val="both"/>
        <w:rPr>
          <w:rFonts w:ascii="宋体" w:hAnsi="宋体" w:cs="宋体"/>
          <w:color w:val="auto"/>
          <w:spacing w:val="9"/>
          <w:highlight w:val="none"/>
        </w:rPr>
        <w:sectPr>
          <w:pgSz w:w="11906" w:h="16838"/>
          <w:pgMar w:top="1440" w:right="1080" w:bottom="1440" w:left="1080" w:header="0" w:footer="1010" w:gutter="0"/>
          <w:pgBorders>
            <w:top w:val="none" w:sz="0" w:space="0"/>
            <w:left w:val="none" w:sz="0" w:space="0"/>
            <w:bottom w:val="none" w:sz="0" w:space="0"/>
            <w:right w:val="none" w:sz="0" w:space="0"/>
          </w:pgBorders>
          <w:pgNumType w:fmt="decimal"/>
          <w:cols w:space="720" w:num="1"/>
        </w:sectPr>
      </w:pPr>
    </w:p>
    <w:p w14:paraId="54E7034D">
      <w:pPr>
        <w:pStyle w:val="4"/>
        <w:ind w:firstLine="241"/>
        <w:rPr>
          <w:color w:val="auto"/>
          <w:highlight w:val="none"/>
          <w:lang w:eastAsia="zh-CN"/>
        </w:rPr>
      </w:pPr>
      <w:bookmarkStart w:id="1155" w:name="_Toc28173"/>
      <w:bookmarkStart w:id="1156" w:name="_Toc21550"/>
      <w:bookmarkStart w:id="1157" w:name="_Toc13615"/>
      <w:bookmarkStart w:id="1158" w:name="_Toc7449"/>
      <w:bookmarkStart w:id="1159" w:name="_Toc11451"/>
      <w:bookmarkStart w:id="1160" w:name="_Toc1553"/>
      <w:bookmarkStart w:id="1161" w:name="_Toc21557"/>
      <w:bookmarkStart w:id="1162" w:name="_Toc16514"/>
      <w:bookmarkStart w:id="1163" w:name="_Toc192580219"/>
      <w:bookmarkStart w:id="1164" w:name="_Toc13430"/>
      <w:bookmarkStart w:id="1165" w:name="_Toc13246"/>
      <w:bookmarkStart w:id="1166" w:name="_Toc12254"/>
      <w:bookmarkStart w:id="1167" w:name="_Toc29556"/>
      <w:bookmarkStart w:id="1168" w:name="_Toc12134"/>
      <w:bookmarkStart w:id="1169" w:name="_Toc14970"/>
      <w:bookmarkStart w:id="1170" w:name="_Toc16896"/>
      <w:bookmarkStart w:id="1171" w:name="_Toc3205"/>
      <w:bookmarkStart w:id="1172" w:name="_Toc19326"/>
      <w:bookmarkStart w:id="1173" w:name="_Toc17066"/>
      <w:r>
        <w:rPr>
          <w:rFonts w:hint="eastAsia"/>
          <w:color w:val="auto"/>
          <w:highlight w:val="none"/>
          <w:lang w:eastAsia="zh-CN"/>
        </w:rPr>
        <w:t>表1.3-</w:t>
      </w:r>
      <w:r>
        <w:rPr>
          <w:rFonts w:hint="eastAsia"/>
          <w:color w:val="auto"/>
          <w:highlight w:val="none"/>
          <w:lang w:val="en-US" w:eastAsia="zh-CN"/>
        </w:rPr>
        <w:t>9</w:t>
      </w:r>
      <w:r>
        <w:rPr>
          <w:rFonts w:hint="eastAsia"/>
          <w:color w:val="auto"/>
          <w:highlight w:val="none"/>
          <w:lang w:eastAsia="zh-CN"/>
        </w:rPr>
        <w:t xml:space="preserve"> </w:t>
      </w:r>
      <w:r>
        <w:rPr>
          <w:rFonts w:hint="eastAsia"/>
          <w:color w:val="auto"/>
          <w:highlight w:val="none"/>
          <w:lang w:val="en-US" w:eastAsia="zh-CN"/>
        </w:rPr>
        <w:t>项目</w:t>
      </w:r>
      <w:r>
        <w:rPr>
          <w:rFonts w:hint="eastAsia"/>
          <w:color w:val="auto"/>
          <w:highlight w:val="none"/>
          <w:lang w:eastAsia="zh-CN"/>
        </w:rPr>
        <w:t>合同管理台账</w:t>
      </w:r>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p>
    <w:p w14:paraId="71FE5396">
      <w:pPr>
        <w:pStyle w:val="37"/>
        <w:jc w:val="center"/>
        <w:rPr>
          <w:rFonts w:hint="eastAsia" w:ascii="方正小标宋简体" w:hAnsi="方正小标宋简体" w:eastAsia="方正小标宋简体" w:cs="方正小标宋简体"/>
          <w:color w:val="auto"/>
          <w:highlight w:val="none"/>
          <w:lang w:eastAsia="zh-CN"/>
        </w:rPr>
      </w:pPr>
      <w:r>
        <w:rPr>
          <w:rFonts w:hint="eastAsia" w:ascii="方正小标宋简体" w:hAnsi="方正小标宋简体" w:eastAsia="方正小标宋简体" w:cs="方正小标宋简体"/>
          <w:color w:val="auto"/>
          <w:highlight w:val="none"/>
          <w:lang w:val="en-US" w:eastAsia="zh-CN"/>
        </w:rPr>
        <w:t>XX项目</w:t>
      </w:r>
      <w:r>
        <w:rPr>
          <w:rFonts w:hint="eastAsia" w:ascii="方正小标宋简体" w:hAnsi="方正小标宋简体" w:eastAsia="方正小标宋简体" w:cs="方正小标宋简体"/>
          <w:color w:val="auto"/>
          <w:highlight w:val="none"/>
          <w:lang w:eastAsia="zh-CN"/>
        </w:rPr>
        <w:t>合同管理台账</w:t>
      </w:r>
    </w:p>
    <w:p w14:paraId="60D1766A">
      <w:pPr>
        <w:pStyle w:val="37"/>
        <w:jc w:val="left"/>
        <w:rPr>
          <w:rFonts w:hint="default" w:ascii="方正小标宋简体" w:hAnsi="方正小标宋简体" w:eastAsia="方正小标宋简体" w:cs="方正小标宋简体"/>
          <w:color w:val="auto"/>
          <w:sz w:val="24"/>
          <w:szCs w:val="24"/>
          <w:highlight w:val="none"/>
          <w:lang w:val="en-US" w:eastAsia="zh-CN"/>
        </w:rPr>
      </w:pPr>
      <w:r>
        <w:rPr>
          <w:rFonts w:hint="default" w:ascii="Times New Roman" w:hAnsi="Times New Roman" w:eastAsia="仿宋" w:cs="Times New Roman"/>
          <w:i w:val="0"/>
          <w:iCs w:val="0"/>
          <w:snapToGrid w:val="0"/>
          <w:color w:val="000000"/>
          <w:kern w:val="0"/>
          <w:sz w:val="24"/>
          <w:szCs w:val="24"/>
          <w:u w:val="none"/>
          <w:lang w:val="en-US" w:eastAsia="zh-CN" w:bidi="ar"/>
        </w:rPr>
        <w:t>立项号</w:t>
      </w:r>
      <w:r>
        <w:rPr>
          <w:rFonts w:hint="eastAsia" w:eastAsia="仿宋" w:cs="Times New Roman"/>
          <w:i w:val="0"/>
          <w:iCs w:val="0"/>
          <w:snapToGrid w:val="0"/>
          <w:color w:val="000000"/>
          <w:kern w:val="0"/>
          <w:sz w:val="24"/>
          <w:szCs w:val="24"/>
          <w:u w:val="none"/>
          <w:lang w:val="en-US" w:eastAsia="zh-CN" w:bidi="ar"/>
        </w:rPr>
        <w:t xml:space="preserve">                             </w:t>
      </w:r>
      <w:r>
        <w:rPr>
          <w:rFonts w:hint="default" w:ascii="Times New Roman" w:hAnsi="Times New Roman" w:eastAsia="仿宋" w:cs="Times New Roman"/>
          <w:i w:val="0"/>
          <w:iCs w:val="0"/>
          <w:snapToGrid w:val="0"/>
          <w:color w:val="000000"/>
          <w:kern w:val="0"/>
          <w:sz w:val="24"/>
          <w:szCs w:val="24"/>
          <w:u w:val="none"/>
          <w:lang w:val="en-US" w:eastAsia="zh-CN" w:bidi="ar"/>
        </w:rPr>
        <w:t>项目工程款支付明细表</w:t>
      </w:r>
      <w:r>
        <w:rPr>
          <w:rFonts w:hint="eastAsia" w:eastAsia="仿宋" w:cs="Times New Roman"/>
          <w:i w:val="0"/>
          <w:iCs w:val="0"/>
          <w:snapToGrid w:val="0"/>
          <w:color w:val="000000"/>
          <w:kern w:val="0"/>
          <w:sz w:val="24"/>
          <w:szCs w:val="24"/>
          <w:u w:val="none"/>
          <w:lang w:val="en-US" w:eastAsia="zh-CN" w:bidi="ar"/>
        </w:rPr>
        <w:t xml:space="preserve">               </w:t>
      </w:r>
      <w:r>
        <w:rPr>
          <w:rFonts w:hint="default" w:ascii="Times New Roman" w:hAnsi="Times New Roman" w:eastAsia="仿宋" w:cs="Times New Roman"/>
          <w:i w:val="0"/>
          <w:iCs w:val="0"/>
          <w:snapToGrid w:val="0"/>
          <w:color w:val="000000"/>
          <w:kern w:val="0"/>
          <w:sz w:val="24"/>
          <w:szCs w:val="24"/>
          <w:u w:val="none"/>
          <w:lang w:val="en-US" w:eastAsia="zh-CN" w:bidi="ar"/>
        </w:rPr>
        <w:t>立项批复</w:t>
      </w:r>
      <w:r>
        <w:rPr>
          <w:rFonts w:hint="eastAsia" w:eastAsia="仿宋" w:cs="Times New Roman"/>
          <w:i w:val="0"/>
          <w:iCs w:val="0"/>
          <w:snapToGrid w:val="0"/>
          <w:color w:val="000000"/>
          <w:kern w:val="0"/>
          <w:sz w:val="24"/>
          <w:szCs w:val="24"/>
          <w:u w:val="none"/>
          <w:lang w:val="en-US" w:eastAsia="zh-CN" w:bidi="ar"/>
        </w:rPr>
        <w:t xml:space="preserve">               </w:t>
      </w:r>
    </w:p>
    <w:tbl>
      <w:tblPr>
        <w:tblStyle w:val="24"/>
        <w:tblW w:w="5049" w:type="pct"/>
        <w:tblInd w:w="0" w:type="dxa"/>
        <w:tblBorders>
          <w:top w:val="single" w:color="3D3D3D" w:sz="4" w:space="0"/>
          <w:left w:val="single" w:color="3D3D3D" w:sz="4" w:space="0"/>
          <w:bottom w:val="single" w:color="3D3D3D" w:sz="4" w:space="0"/>
          <w:right w:val="single" w:color="3D3D3D" w:sz="4" w:space="0"/>
          <w:insideH w:val="single" w:color="3D3D3D" w:sz="4" w:space="0"/>
          <w:insideV w:val="single" w:color="3D3D3D" w:sz="4" w:space="0"/>
        </w:tblBorders>
        <w:shd w:val="clear" w:color="auto" w:fill="auto"/>
        <w:tblLayout w:type="fixed"/>
        <w:tblCellMar>
          <w:top w:w="0" w:type="dxa"/>
          <w:left w:w="0" w:type="dxa"/>
          <w:bottom w:w="0" w:type="dxa"/>
          <w:right w:w="0" w:type="dxa"/>
        </w:tblCellMar>
      </w:tblPr>
      <w:tblGrid>
        <w:gridCol w:w="519"/>
        <w:gridCol w:w="1081"/>
        <w:gridCol w:w="675"/>
        <w:gridCol w:w="528"/>
        <w:gridCol w:w="653"/>
        <w:gridCol w:w="571"/>
        <w:gridCol w:w="399"/>
        <w:gridCol w:w="435"/>
        <w:gridCol w:w="447"/>
        <w:gridCol w:w="521"/>
        <w:gridCol w:w="521"/>
        <w:gridCol w:w="606"/>
        <w:gridCol w:w="804"/>
        <w:gridCol w:w="663"/>
        <w:gridCol w:w="779"/>
        <w:gridCol w:w="653"/>
      </w:tblGrid>
      <w:tr w14:paraId="65794EFB">
        <w:tblPrEx>
          <w:tblBorders>
            <w:top w:val="single" w:color="3D3D3D" w:sz="4" w:space="0"/>
            <w:left w:val="single" w:color="3D3D3D" w:sz="4" w:space="0"/>
            <w:bottom w:val="single" w:color="3D3D3D" w:sz="4" w:space="0"/>
            <w:right w:val="single" w:color="3D3D3D" w:sz="4" w:space="0"/>
            <w:insideH w:val="single" w:color="3D3D3D" w:sz="4" w:space="0"/>
            <w:insideV w:val="single" w:color="3D3D3D" w:sz="4" w:space="0"/>
          </w:tblBorders>
          <w:shd w:val="clear" w:color="auto" w:fill="auto"/>
          <w:tblCellMar>
            <w:top w:w="0" w:type="dxa"/>
            <w:left w:w="0" w:type="dxa"/>
            <w:bottom w:w="0" w:type="dxa"/>
            <w:right w:w="0" w:type="dxa"/>
          </w:tblCellMar>
        </w:tblPrEx>
        <w:trPr>
          <w:trHeight w:val="975" w:hRule="atLeast"/>
        </w:trPr>
        <w:tc>
          <w:tcPr>
            <w:tcW w:w="263" w:type="pct"/>
            <w:tcBorders>
              <w:tl2br w:val="nil"/>
              <w:tr2bl w:val="nil"/>
            </w:tcBorders>
            <w:shd w:val="clear" w:color="auto" w:fill="auto"/>
            <w:noWrap/>
            <w:vAlign w:val="center"/>
          </w:tcPr>
          <w:p w14:paraId="2C3851CD">
            <w:pPr>
              <w:keepNext w:val="0"/>
              <w:keepLines w:val="0"/>
              <w:pageBreakBefore w:val="0"/>
              <w:widowControl/>
              <w:suppressLineNumbers w:val="0"/>
              <w:wordWrap/>
              <w:overflowPunct/>
              <w:topLinePunct w:val="0"/>
              <w:bidi w:val="0"/>
              <w:spacing w:line="0" w:lineRule="atLeast"/>
              <w:ind w:firstLine="0" w:firstLineChars="0"/>
              <w:jc w:val="center"/>
              <w:textAlignment w:val="center"/>
              <w:rPr>
                <w:rFonts w:hint="default" w:ascii="Times New Roman" w:hAnsi="Times New Roman" w:eastAsia="仿宋" w:cs="Times New Roman"/>
                <w:b/>
                <w:bCs/>
                <w:i w:val="0"/>
                <w:iCs w:val="0"/>
                <w:color w:val="3D3D3D"/>
                <w:sz w:val="24"/>
                <w:szCs w:val="24"/>
                <w:u w:val="none"/>
              </w:rPr>
            </w:pPr>
            <w:r>
              <w:rPr>
                <w:rFonts w:hint="default" w:ascii="Times New Roman" w:hAnsi="Times New Roman" w:eastAsia="仿宋" w:cs="Times New Roman"/>
                <w:b/>
                <w:bCs/>
                <w:i w:val="0"/>
                <w:iCs w:val="0"/>
                <w:snapToGrid w:val="0"/>
                <w:color w:val="000000"/>
                <w:kern w:val="0"/>
                <w:sz w:val="24"/>
                <w:szCs w:val="24"/>
                <w:u w:val="none"/>
                <w:lang w:val="en-US" w:eastAsia="zh-CN" w:bidi="ar"/>
              </w:rPr>
              <w:t>序号</w:t>
            </w:r>
          </w:p>
        </w:tc>
        <w:tc>
          <w:tcPr>
            <w:tcW w:w="548" w:type="pct"/>
            <w:tcBorders>
              <w:tl2br w:val="nil"/>
              <w:tr2bl w:val="nil"/>
            </w:tcBorders>
            <w:shd w:val="clear" w:color="auto" w:fill="auto"/>
            <w:noWrap/>
            <w:vAlign w:val="center"/>
          </w:tcPr>
          <w:p w14:paraId="635192B7">
            <w:pPr>
              <w:keepNext w:val="0"/>
              <w:keepLines w:val="0"/>
              <w:pageBreakBefore w:val="0"/>
              <w:widowControl/>
              <w:suppressLineNumbers w:val="0"/>
              <w:wordWrap/>
              <w:overflowPunct/>
              <w:topLinePunct w:val="0"/>
              <w:bidi w:val="0"/>
              <w:spacing w:line="0" w:lineRule="atLeast"/>
              <w:ind w:firstLine="0" w:firstLineChars="0"/>
              <w:jc w:val="center"/>
              <w:textAlignment w:val="center"/>
              <w:rPr>
                <w:rFonts w:hint="default" w:ascii="Times New Roman" w:hAnsi="Times New Roman" w:eastAsia="仿宋" w:cs="Times New Roman"/>
                <w:b/>
                <w:bCs/>
                <w:i w:val="0"/>
                <w:iCs w:val="0"/>
                <w:color w:val="3D3D3D"/>
                <w:sz w:val="24"/>
                <w:szCs w:val="24"/>
                <w:u w:val="none"/>
              </w:rPr>
            </w:pPr>
            <w:r>
              <w:rPr>
                <w:rFonts w:hint="default" w:ascii="Times New Roman" w:hAnsi="Times New Roman" w:eastAsia="仿宋" w:cs="Times New Roman"/>
                <w:b/>
                <w:bCs/>
                <w:i w:val="0"/>
                <w:iCs w:val="0"/>
                <w:snapToGrid w:val="0"/>
                <w:color w:val="000000"/>
                <w:kern w:val="0"/>
                <w:sz w:val="24"/>
                <w:szCs w:val="24"/>
                <w:u w:val="none"/>
                <w:lang w:val="en-US" w:eastAsia="zh-CN" w:bidi="ar"/>
              </w:rPr>
              <w:t>合同名称</w:t>
            </w:r>
          </w:p>
        </w:tc>
        <w:tc>
          <w:tcPr>
            <w:tcW w:w="342" w:type="pct"/>
            <w:tcBorders>
              <w:tl2br w:val="nil"/>
              <w:tr2bl w:val="nil"/>
            </w:tcBorders>
            <w:shd w:val="clear" w:color="auto" w:fill="auto"/>
            <w:noWrap/>
            <w:vAlign w:val="center"/>
          </w:tcPr>
          <w:p w14:paraId="0A8C3269">
            <w:pPr>
              <w:keepNext w:val="0"/>
              <w:keepLines w:val="0"/>
              <w:pageBreakBefore w:val="0"/>
              <w:widowControl/>
              <w:suppressLineNumbers w:val="0"/>
              <w:wordWrap/>
              <w:overflowPunct/>
              <w:topLinePunct w:val="0"/>
              <w:bidi w:val="0"/>
              <w:spacing w:line="0" w:lineRule="atLeast"/>
              <w:ind w:firstLine="0" w:firstLineChars="0"/>
              <w:jc w:val="center"/>
              <w:textAlignment w:val="center"/>
              <w:rPr>
                <w:rFonts w:hint="default" w:ascii="Times New Roman" w:hAnsi="Times New Roman" w:eastAsia="仿宋" w:cs="Times New Roman"/>
                <w:b/>
                <w:bCs/>
                <w:i w:val="0"/>
                <w:iCs w:val="0"/>
                <w:color w:val="3D3D3D"/>
                <w:sz w:val="24"/>
                <w:szCs w:val="24"/>
                <w:u w:val="none"/>
              </w:rPr>
            </w:pPr>
            <w:r>
              <w:rPr>
                <w:rFonts w:hint="default" w:ascii="Times New Roman" w:hAnsi="Times New Roman" w:eastAsia="仿宋" w:cs="Times New Roman"/>
                <w:b/>
                <w:bCs/>
                <w:i w:val="0"/>
                <w:iCs w:val="0"/>
                <w:snapToGrid w:val="0"/>
                <w:color w:val="000000"/>
                <w:kern w:val="0"/>
                <w:sz w:val="24"/>
                <w:szCs w:val="24"/>
                <w:u w:val="none"/>
                <w:lang w:val="en-US" w:eastAsia="zh-CN" w:bidi="ar"/>
              </w:rPr>
              <w:t>档案编号</w:t>
            </w:r>
          </w:p>
        </w:tc>
        <w:tc>
          <w:tcPr>
            <w:tcW w:w="267" w:type="pct"/>
            <w:tcBorders>
              <w:tl2br w:val="nil"/>
              <w:tr2bl w:val="nil"/>
            </w:tcBorders>
            <w:shd w:val="clear" w:color="auto" w:fill="auto"/>
            <w:vAlign w:val="center"/>
          </w:tcPr>
          <w:p w14:paraId="16E944F2">
            <w:pPr>
              <w:keepNext w:val="0"/>
              <w:keepLines w:val="0"/>
              <w:pageBreakBefore w:val="0"/>
              <w:widowControl/>
              <w:suppressLineNumbers w:val="0"/>
              <w:wordWrap/>
              <w:overflowPunct/>
              <w:topLinePunct w:val="0"/>
              <w:bidi w:val="0"/>
              <w:spacing w:line="0" w:lineRule="atLeast"/>
              <w:ind w:firstLine="0" w:firstLineChars="0"/>
              <w:jc w:val="center"/>
              <w:textAlignment w:val="center"/>
              <w:rPr>
                <w:rFonts w:hint="default" w:ascii="Times New Roman" w:hAnsi="Times New Roman" w:eastAsia="仿宋" w:cs="Times New Roman"/>
                <w:b/>
                <w:bCs/>
                <w:i w:val="0"/>
                <w:iCs w:val="0"/>
                <w:color w:val="3D3D3D"/>
                <w:sz w:val="24"/>
                <w:szCs w:val="24"/>
                <w:u w:val="none"/>
              </w:rPr>
            </w:pPr>
            <w:r>
              <w:rPr>
                <w:rFonts w:hint="default" w:ascii="Times New Roman" w:hAnsi="Times New Roman" w:eastAsia="仿宋" w:cs="Times New Roman"/>
                <w:b/>
                <w:bCs/>
                <w:i w:val="0"/>
                <w:iCs w:val="0"/>
                <w:snapToGrid w:val="0"/>
                <w:color w:val="000000"/>
                <w:kern w:val="0"/>
                <w:sz w:val="24"/>
                <w:szCs w:val="24"/>
                <w:u w:val="none"/>
                <w:lang w:val="en-US" w:eastAsia="zh-CN" w:bidi="ar"/>
              </w:rPr>
              <w:t>合同编号</w:t>
            </w:r>
          </w:p>
        </w:tc>
        <w:tc>
          <w:tcPr>
            <w:tcW w:w="331" w:type="pct"/>
            <w:tcBorders>
              <w:tl2br w:val="nil"/>
              <w:tr2bl w:val="nil"/>
            </w:tcBorders>
            <w:shd w:val="clear" w:color="auto" w:fill="auto"/>
            <w:noWrap/>
            <w:vAlign w:val="center"/>
          </w:tcPr>
          <w:p w14:paraId="550BA9F7">
            <w:pPr>
              <w:keepNext w:val="0"/>
              <w:keepLines w:val="0"/>
              <w:pageBreakBefore w:val="0"/>
              <w:widowControl/>
              <w:suppressLineNumbers w:val="0"/>
              <w:wordWrap/>
              <w:overflowPunct/>
              <w:topLinePunct w:val="0"/>
              <w:bidi w:val="0"/>
              <w:spacing w:line="0" w:lineRule="atLeast"/>
              <w:ind w:firstLine="0" w:firstLineChars="0"/>
              <w:jc w:val="center"/>
              <w:textAlignment w:val="center"/>
              <w:rPr>
                <w:rFonts w:hint="default" w:ascii="Times New Roman" w:hAnsi="Times New Roman" w:eastAsia="仿宋" w:cs="Times New Roman"/>
                <w:b/>
                <w:bCs/>
                <w:i w:val="0"/>
                <w:iCs w:val="0"/>
                <w:color w:val="3D3D3D"/>
                <w:sz w:val="24"/>
                <w:szCs w:val="24"/>
                <w:u w:val="none"/>
              </w:rPr>
            </w:pPr>
            <w:r>
              <w:rPr>
                <w:rFonts w:hint="default" w:ascii="Times New Roman" w:hAnsi="Times New Roman" w:eastAsia="仿宋" w:cs="Times New Roman"/>
                <w:b/>
                <w:bCs/>
                <w:i w:val="0"/>
                <w:iCs w:val="0"/>
                <w:snapToGrid w:val="0"/>
                <w:color w:val="000000"/>
                <w:kern w:val="0"/>
                <w:sz w:val="24"/>
                <w:szCs w:val="24"/>
                <w:u w:val="none"/>
                <w:lang w:val="en-US" w:eastAsia="zh-CN" w:bidi="ar"/>
              </w:rPr>
              <w:t>合同单位</w:t>
            </w:r>
          </w:p>
        </w:tc>
        <w:tc>
          <w:tcPr>
            <w:tcW w:w="289" w:type="pct"/>
            <w:tcBorders>
              <w:tl2br w:val="nil"/>
              <w:tr2bl w:val="nil"/>
            </w:tcBorders>
            <w:shd w:val="clear" w:color="auto" w:fill="auto"/>
            <w:vAlign w:val="center"/>
          </w:tcPr>
          <w:p w14:paraId="7FCAC16C">
            <w:pPr>
              <w:keepNext w:val="0"/>
              <w:keepLines w:val="0"/>
              <w:pageBreakBefore w:val="0"/>
              <w:widowControl/>
              <w:suppressLineNumbers w:val="0"/>
              <w:wordWrap/>
              <w:overflowPunct/>
              <w:topLinePunct w:val="0"/>
              <w:bidi w:val="0"/>
              <w:spacing w:line="0" w:lineRule="atLeast"/>
              <w:ind w:firstLine="0" w:firstLineChars="0"/>
              <w:jc w:val="center"/>
              <w:textAlignment w:val="center"/>
              <w:rPr>
                <w:rFonts w:hint="default" w:ascii="Times New Roman" w:hAnsi="Times New Roman" w:eastAsia="仿宋" w:cs="Times New Roman"/>
                <w:b/>
                <w:bCs/>
                <w:i w:val="0"/>
                <w:iCs w:val="0"/>
                <w:color w:val="3D3D3D"/>
                <w:sz w:val="24"/>
                <w:szCs w:val="24"/>
                <w:u w:val="none"/>
              </w:rPr>
            </w:pPr>
            <w:r>
              <w:rPr>
                <w:rFonts w:hint="default" w:ascii="Times New Roman" w:hAnsi="Times New Roman" w:eastAsia="仿宋" w:cs="Times New Roman"/>
                <w:b/>
                <w:bCs/>
                <w:i w:val="0"/>
                <w:iCs w:val="0"/>
                <w:snapToGrid w:val="0"/>
                <w:color w:val="000000"/>
                <w:kern w:val="0"/>
                <w:sz w:val="24"/>
                <w:szCs w:val="24"/>
                <w:u w:val="none"/>
                <w:lang w:val="en-US" w:eastAsia="zh-CN" w:bidi="ar"/>
              </w:rPr>
              <w:t>合同金额</w:t>
            </w:r>
            <w:r>
              <w:rPr>
                <w:rFonts w:hint="default" w:ascii="Times New Roman" w:hAnsi="Times New Roman" w:eastAsia="仿宋" w:cs="Times New Roman"/>
                <w:b/>
                <w:bCs/>
                <w:i w:val="0"/>
                <w:iCs w:val="0"/>
                <w:snapToGrid w:val="0"/>
                <w:color w:val="000000"/>
                <w:kern w:val="0"/>
                <w:sz w:val="24"/>
                <w:szCs w:val="24"/>
                <w:u w:val="none"/>
                <w:lang w:val="en-US" w:eastAsia="zh-CN" w:bidi="ar"/>
              </w:rPr>
              <w:br w:type="textWrapping"/>
            </w:r>
            <w:r>
              <w:rPr>
                <w:rFonts w:hint="default" w:ascii="Times New Roman" w:hAnsi="Times New Roman" w:eastAsia="仿宋" w:cs="Times New Roman"/>
                <w:b/>
                <w:bCs/>
                <w:i w:val="0"/>
                <w:iCs w:val="0"/>
                <w:snapToGrid w:val="0"/>
                <w:color w:val="000000"/>
                <w:kern w:val="0"/>
                <w:sz w:val="24"/>
                <w:szCs w:val="24"/>
                <w:u w:val="none"/>
                <w:lang w:val="en-US" w:eastAsia="zh-CN" w:bidi="ar"/>
              </w:rPr>
              <w:t>（元）</w:t>
            </w:r>
          </w:p>
        </w:tc>
        <w:tc>
          <w:tcPr>
            <w:tcW w:w="202" w:type="pct"/>
            <w:tcBorders>
              <w:tl2br w:val="nil"/>
              <w:tr2bl w:val="nil"/>
            </w:tcBorders>
            <w:shd w:val="clear" w:color="auto" w:fill="auto"/>
            <w:vAlign w:val="center"/>
          </w:tcPr>
          <w:p w14:paraId="6C9CC25C">
            <w:pPr>
              <w:keepNext w:val="0"/>
              <w:keepLines w:val="0"/>
              <w:pageBreakBefore w:val="0"/>
              <w:widowControl/>
              <w:suppressLineNumbers w:val="0"/>
              <w:wordWrap/>
              <w:overflowPunct/>
              <w:topLinePunct w:val="0"/>
              <w:bidi w:val="0"/>
              <w:spacing w:line="0" w:lineRule="atLeast"/>
              <w:ind w:firstLine="0" w:firstLineChars="0"/>
              <w:jc w:val="center"/>
              <w:textAlignment w:val="center"/>
              <w:rPr>
                <w:rFonts w:hint="default" w:ascii="Times New Roman" w:hAnsi="Times New Roman" w:eastAsia="仿宋" w:cs="Times New Roman"/>
                <w:b/>
                <w:bCs/>
                <w:i w:val="0"/>
                <w:iCs w:val="0"/>
                <w:color w:val="3D3D3D"/>
                <w:sz w:val="24"/>
                <w:szCs w:val="24"/>
                <w:u w:val="none"/>
              </w:rPr>
            </w:pPr>
            <w:r>
              <w:rPr>
                <w:rFonts w:hint="default" w:ascii="Times New Roman" w:hAnsi="Times New Roman" w:eastAsia="仿宋" w:cs="Times New Roman"/>
                <w:b/>
                <w:bCs/>
                <w:i w:val="0"/>
                <w:iCs w:val="0"/>
                <w:snapToGrid w:val="0"/>
                <w:color w:val="000000"/>
                <w:kern w:val="0"/>
                <w:sz w:val="24"/>
                <w:szCs w:val="24"/>
                <w:u w:val="none"/>
                <w:lang w:val="en-US" w:eastAsia="zh-CN" w:bidi="ar"/>
              </w:rPr>
              <w:t>签订依据</w:t>
            </w:r>
          </w:p>
        </w:tc>
        <w:tc>
          <w:tcPr>
            <w:tcW w:w="220" w:type="pct"/>
            <w:tcBorders>
              <w:tl2br w:val="nil"/>
              <w:tr2bl w:val="nil"/>
            </w:tcBorders>
            <w:shd w:val="clear" w:color="auto" w:fill="auto"/>
            <w:vAlign w:val="center"/>
          </w:tcPr>
          <w:p w14:paraId="64B63068">
            <w:pPr>
              <w:keepNext w:val="0"/>
              <w:keepLines w:val="0"/>
              <w:pageBreakBefore w:val="0"/>
              <w:widowControl/>
              <w:suppressLineNumbers w:val="0"/>
              <w:wordWrap/>
              <w:overflowPunct/>
              <w:topLinePunct w:val="0"/>
              <w:bidi w:val="0"/>
              <w:spacing w:line="0" w:lineRule="atLeast"/>
              <w:ind w:firstLine="0" w:firstLineChars="0"/>
              <w:jc w:val="center"/>
              <w:textAlignment w:val="center"/>
              <w:rPr>
                <w:rFonts w:hint="default" w:ascii="Times New Roman" w:hAnsi="Times New Roman" w:eastAsia="仿宋" w:cs="Times New Roman"/>
                <w:b/>
                <w:bCs/>
                <w:i w:val="0"/>
                <w:iCs w:val="0"/>
                <w:color w:val="3D3D3D"/>
                <w:sz w:val="24"/>
                <w:szCs w:val="24"/>
                <w:u w:val="none"/>
              </w:rPr>
            </w:pPr>
            <w:r>
              <w:rPr>
                <w:rFonts w:hint="default" w:ascii="Times New Roman" w:hAnsi="Times New Roman" w:eastAsia="仿宋" w:cs="Times New Roman"/>
                <w:b/>
                <w:bCs/>
                <w:i w:val="0"/>
                <w:iCs w:val="0"/>
                <w:snapToGrid w:val="0"/>
                <w:color w:val="000000"/>
                <w:kern w:val="0"/>
                <w:sz w:val="24"/>
                <w:szCs w:val="24"/>
                <w:u w:val="none"/>
                <w:lang w:val="en-US" w:eastAsia="zh-CN" w:bidi="ar"/>
              </w:rPr>
              <w:t>合同签订日期</w:t>
            </w:r>
          </w:p>
        </w:tc>
        <w:tc>
          <w:tcPr>
            <w:tcW w:w="227" w:type="pct"/>
            <w:tcBorders>
              <w:tl2br w:val="nil"/>
              <w:tr2bl w:val="nil"/>
            </w:tcBorders>
            <w:shd w:val="clear" w:color="auto" w:fill="auto"/>
            <w:vAlign w:val="center"/>
          </w:tcPr>
          <w:p w14:paraId="5DE1C153">
            <w:pPr>
              <w:keepNext w:val="0"/>
              <w:keepLines w:val="0"/>
              <w:pageBreakBefore w:val="0"/>
              <w:widowControl/>
              <w:suppressLineNumbers w:val="0"/>
              <w:wordWrap/>
              <w:overflowPunct/>
              <w:topLinePunct w:val="0"/>
              <w:bidi w:val="0"/>
              <w:spacing w:line="0" w:lineRule="atLeast"/>
              <w:ind w:firstLine="0" w:firstLineChars="0"/>
              <w:jc w:val="center"/>
              <w:textAlignment w:val="center"/>
              <w:rPr>
                <w:rFonts w:hint="default" w:ascii="Times New Roman" w:hAnsi="Times New Roman" w:eastAsia="仿宋" w:cs="Times New Roman"/>
                <w:b/>
                <w:bCs/>
                <w:i w:val="0"/>
                <w:iCs w:val="0"/>
                <w:color w:val="3D3D3D"/>
                <w:sz w:val="24"/>
                <w:szCs w:val="24"/>
                <w:u w:val="none"/>
              </w:rPr>
            </w:pPr>
            <w:r>
              <w:rPr>
                <w:rFonts w:hint="default" w:ascii="Times New Roman" w:hAnsi="Times New Roman" w:eastAsia="仿宋" w:cs="Times New Roman"/>
                <w:b/>
                <w:bCs/>
                <w:i w:val="0"/>
                <w:iCs w:val="0"/>
                <w:snapToGrid w:val="0"/>
                <w:color w:val="000000"/>
                <w:kern w:val="0"/>
                <w:sz w:val="24"/>
                <w:szCs w:val="24"/>
                <w:u w:val="none"/>
                <w:lang w:val="en-US" w:eastAsia="zh-CN" w:bidi="ar"/>
              </w:rPr>
              <w:t>付款情况</w:t>
            </w:r>
          </w:p>
        </w:tc>
        <w:tc>
          <w:tcPr>
            <w:tcW w:w="264" w:type="pct"/>
            <w:tcBorders>
              <w:tl2br w:val="nil"/>
              <w:tr2bl w:val="nil"/>
            </w:tcBorders>
            <w:shd w:val="clear" w:color="auto" w:fill="auto"/>
            <w:vAlign w:val="center"/>
          </w:tcPr>
          <w:p w14:paraId="113B2F52">
            <w:pPr>
              <w:keepNext w:val="0"/>
              <w:keepLines w:val="0"/>
              <w:pageBreakBefore w:val="0"/>
              <w:widowControl/>
              <w:suppressLineNumbers w:val="0"/>
              <w:wordWrap/>
              <w:overflowPunct/>
              <w:topLinePunct w:val="0"/>
              <w:bidi w:val="0"/>
              <w:spacing w:line="0" w:lineRule="atLeast"/>
              <w:ind w:firstLine="0" w:firstLineChars="0"/>
              <w:jc w:val="center"/>
              <w:textAlignment w:val="center"/>
              <w:rPr>
                <w:rFonts w:hint="default" w:ascii="Times New Roman" w:hAnsi="Times New Roman" w:eastAsia="仿宋" w:cs="Times New Roman"/>
                <w:b/>
                <w:bCs/>
                <w:i w:val="0"/>
                <w:iCs w:val="0"/>
                <w:color w:val="3D3D3D"/>
                <w:sz w:val="24"/>
                <w:szCs w:val="24"/>
                <w:u w:val="none"/>
              </w:rPr>
            </w:pPr>
            <w:r>
              <w:rPr>
                <w:rFonts w:hint="default" w:ascii="Times New Roman" w:hAnsi="Times New Roman" w:eastAsia="仿宋" w:cs="Times New Roman"/>
                <w:b/>
                <w:bCs/>
                <w:i w:val="0"/>
                <w:iCs w:val="0"/>
                <w:snapToGrid w:val="0"/>
                <w:color w:val="000000"/>
                <w:kern w:val="0"/>
                <w:sz w:val="24"/>
                <w:szCs w:val="24"/>
                <w:u w:val="none"/>
                <w:lang w:val="en-US" w:eastAsia="zh-CN" w:bidi="ar"/>
              </w:rPr>
              <w:t>累计已付金额</w:t>
            </w:r>
            <w:r>
              <w:rPr>
                <w:rFonts w:hint="default" w:ascii="Times New Roman" w:hAnsi="Times New Roman" w:eastAsia="仿宋" w:cs="Times New Roman"/>
                <w:b/>
                <w:bCs/>
                <w:i w:val="0"/>
                <w:iCs w:val="0"/>
                <w:snapToGrid w:val="0"/>
                <w:color w:val="000000"/>
                <w:kern w:val="0"/>
                <w:sz w:val="24"/>
                <w:szCs w:val="24"/>
                <w:u w:val="none"/>
                <w:lang w:val="en-US" w:eastAsia="zh-CN" w:bidi="ar"/>
              </w:rPr>
              <w:br w:type="textWrapping"/>
            </w:r>
            <w:r>
              <w:rPr>
                <w:rFonts w:hint="default" w:ascii="Times New Roman" w:hAnsi="Times New Roman" w:eastAsia="仿宋" w:cs="Times New Roman"/>
                <w:b/>
                <w:bCs/>
                <w:i w:val="0"/>
                <w:iCs w:val="0"/>
                <w:snapToGrid w:val="0"/>
                <w:color w:val="000000"/>
                <w:kern w:val="0"/>
                <w:sz w:val="24"/>
                <w:szCs w:val="24"/>
                <w:u w:val="none"/>
                <w:lang w:val="en-US" w:eastAsia="zh-CN" w:bidi="ar"/>
              </w:rPr>
              <w:t>（元）</w:t>
            </w:r>
          </w:p>
        </w:tc>
        <w:tc>
          <w:tcPr>
            <w:tcW w:w="264" w:type="pct"/>
            <w:tcBorders>
              <w:tl2br w:val="nil"/>
              <w:tr2bl w:val="nil"/>
            </w:tcBorders>
            <w:shd w:val="clear" w:color="auto" w:fill="auto"/>
            <w:vAlign w:val="center"/>
          </w:tcPr>
          <w:p w14:paraId="617C1CF4">
            <w:pPr>
              <w:keepNext w:val="0"/>
              <w:keepLines w:val="0"/>
              <w:pageBreakBefore w:val="0"/>
              <w:widowControl/>
              <w:suppressLineNumbers w:val="0"/>
              <w:wordWrap/>
              <w:overflowPunct/>
              <w:topLinePunct w:val="0"/>
              <w:bidi w:val="0"/>
              <w:spacing w:line="0" w:lineRule="atLeast"/>
              <w:ind w:firstLine="0" w:firstLineChars="0"/>
              <w:jc w:val="center"/>
              <w:textAlignment w:val="center"/>
              <w:rPr>
                <w:rFonts w:hint="default" w:ascii="Times New Roman" w:hAnsi="Times New Roman" w:eastAsia="仿宋" w:cs="Times New Roman"/>
                <w:b/>
                <w:bCs/>
                <w:i w:val="0"/>
                <w:iCs w:val="0"/>
                <w:color w:val="3D3D3D"/>
                <w:sz w:val="24"/>
                <w:szCs w:val="24"/>
                <w:u w:val="none"/>
              </w:rPr>
            </w:pPr>
            <w:r>
              <w:rPr>
                <w:rFonts w:hint="default" w:ascii="Times New Roman" w:hAnsi="Times New Roman" w:eastAsia="仿宋" w:cs="Times New Roman"/>
                <w:b/>
                <w:bCs/>
                <w:i w:val="0"/>
                <w:iCs w:val="0"/>
                <w:snapToGrid w:val="0"/>
                <w:color w:val="000000"/>
                <w:kern w:val="0"/>
                <w:sz w:val="24"/>
                <w:szCs w:val="24"/>
                <w:u w:val="none"/>
                <w:lang w:val="en-US" w:eastAsia="zh-CN" w:bidi="ar"/>
              </w:rPr>
              <w:t>未付金额</w:t>
            </w:r>
            <w:r>
              <w:rPr>
                <w:rFonts w:hint="default" w:ascii="Times New Roman" w:hAnsi="Times New Roman" w:eastAsia="仿宋" w:cs="Times New Roman"/>
                <w:b/>
                <w:bCs/>
                <w:i w:val="0"/>
                <w:iCs w:val="0"/>
                <w:snapToGrid w:val="0"/>
                <w:color w:val="000000"/>
                <w:kern w:val="0"/>
                <w:sz w:val="24"/>
                <w:szCs w:val="24"/>
                <w:u w:val="none"/>
                <w:lang w:val="en-US" w:eastAsia="zh-CN" w:bidi="ar"/>
              </w:rPr>
              <w:br w:type="textWrapping"/>
            </w:r>
            <w:r>
              <w:rPr>
                <w:rFonts w:hint="default" w:ascii="Times New Roman" w:hAnsi="Times New Roman" w:eastAsia="仿宋" w:cs="Times New Roman"/>
                <w:b/>
                <w:bCs/>
                <w:i w:val="0"/>
                <w:iCs w:val="0"/>
                <w:snapToGrid w:val="0"/>
                <w:color w:val="000000"/>
                <w:kern w:val="0"/>
                <w:sz w:val="24"/>
                <w:szCs w:val="24"/>
                <w:u w:val="none"/>
                <w:lang w:val="en-US" w:eastAsia="zh-CN" w:bidi="ar"/>
              </w:rPr>
              <w:t>（元）</w:t>
            </w:r>
          </w:p>
        </w:tc>
        <w:tc>
          <w:tcPr>
            <w:tcW w:w="307" w:type="pct"/>
            <w:tcBorders>
              <w:tl2br w:val="nil"/>
              <w:tr2bl w:val="nil"/>
            </w:tcBorders>
            <w:shd w:val="clear" w:color="auto" w:fill="auto"/>
            <w:vAlign w:val="center"/>
          </w:tcPr>
          <w:p w14:paraId="10FE03C8">
            <w:pPr>
              <w:keepNext w:val="0"/>
              <w:keepLines w:val="0"/>
              <w:pageBreakBefore w:val="0"/>
              <w:widowControl/>
              <w:suppressLineNumbers w:val="0"/>
              <w:wordWrap/>
              <w:overflowPunct/>
              <w:topLinePunct w:val="0"/>
              <w:bidi w:val="0"/>
              <w:spacing w:line="0" w:lineRule="atLeast"/>
              <w:ind w:firstLine="0" w:firstLineChars="0"/>
              <w:jc w:val="center"/>
              <w:textAlignment w:val="center"/>
              <w:rPr>
                <w:rFonts w:hint="default" w:ascii="Times New Roman" w:hAnsi="Times New Roman" w:eastAsia="仿宋" w:cs="Times New Roman"/>
                <w:b/>
                <w:bCs/>
                <w:i w:val="0"/>
                <w:iCs w:val="0"/>
                <w:color w:val="3D3D3D"/>
                <w:sz w:val="24"/>
                <w:szCs w:val="24"/>
                <w:u w:val="none"/>
              </w:rPr>
            </w:pPr>
            <w:r>
              <w:rPr>
                <w:rFonts w:hint="default" w:ascii="Times New Roman" w:hAnsi="Times New Roman" w:eastAsia="仿宋" w:cs="Times New Roman"/>
                <w:b/>
                <w:bCs/>
                <w:i w:val="0"/>
                <w:iCs w:val="0"/>
                <w:snapToGrid w:val="0"/>
                <w:color w:val="000000"/>
                <w:kern w:val="0"/>
                <w:sz w:val="24"/>
                <w:szCs w:val="24"/>
                <w:u w:val="none"/>
                <w:lang w:val="en-US" w:eastAsia="zh-CN" w:bidi="ar"/>
              </w:rPr>
              <w:t>已支付占</w:t>
            </w:r>
            <w:r>
              <w:rPr>
                <w:rFonts w:hint="default" w:ascii="Times New Roman" w:hAnsi="Times New Roman" w:eastAsia="仿宋" w:cs="Times New Roman"/>
                <w:b/>
                <w:bCs/>
                <w:i w:val="0"/>
                <w:iCs w:val="0"/>
                <w:snapToGrid w:val="0"/>
                <w:color w:val="000000"/>
                <w:kern w:val="0"/>
                <w:sz w:val="24"/>
                <w:szCs w:val="24"/>
                <w:u w:val="none"/>
                <w:lang w:val="en-US" w:eastAsia="zh-CN" w:bidi="ar"/>
              </w:rPr>
              <w:br w:type="textWrapping"/>
            </w:r>
            <w:r>
              <w:rPr>
                <w:rFonts w:hint="default" w:ascii="Times New Roman" w:hAnsi="Times New Roman" w:eastAsia="仿宋" w:cs="Times New Roman"/>
                <w:b/>
                <w:bCs/>
                <w:i w:val="0"/>
                <w:iCs w:val="0"/>
                <w:snapToGrid w:val="0"/>
                <w:color w:val="000000"/>
                <w:kern w:val="0"/>
                <w:sz w:val="24"/>
                <w:szCs w:val="24"/>
                <w:u w:val="none"/>
                <w:lang w:val="en-US" w:eastAsia="zh-CN" w:bidi="ar"/>
              </w:rPr>
              <w:t>合同比例</w:t>
            </w:r>
          </w:p>
        </w:tc>
        <w:tc>
          <w:tcPr>
            <w:tcW w:w="407" w:type="pct"/>
            <w:tcBorders>
              <w:tl2br w:val="nil"/>
              <w:tr2bl w:val="nil"/>
            </w:tcBorders>
            <w:shd w:val="clear" w:color="auto" w:fill="auto"/>
            <w:noWrap/>
            <w:vAlign w:val="center"/>
          </w:tcPr>
          <w:p w14:paraId="5D25EE6A">
            <w:pPr>
              <w:keepNext w:val="0"/>
              <w:keepLines w:val="0"/>
              <w:pageBreakBefore w:val="0"/>
              <w:widowControl/>
              <w:suppressLineNumbers w:val="0"/>
              <w:wordWrap/>
              <w:overflowPunct/>
              <w:topLinePunct w:val="0"/>
              <w:bidi w:val="0"/>
              <w:spacing w:line="0" w:lineRule="atLeast"/>
              <w:ind w:firstLine="0" w:firstLineChars="0"/>
              <w:jc w:val="center"/>
              <w:textAlignment w:val="center"/>
              <w:rPr>
                <w:rFonts w:hint="default" w:ascii="Times New Roman" w:hAnsi="Times New Roman" w:eastAsia="仿宋" w:cs="Times New Roman"/>
                <w:b/>
                <w:bCs/>
                <w:i w:val="0"/>
                <w:iCs w:val="0"/>
                <w:color w:val="3D3D3D"/>
                <w:sz w:val="24"/>
                <w:szCs w:val="24"/>
                <w:u w:val="none"/>
              </w:rPr>
            </w:pPr>
            <w:r>
              <w:rPr>
                <w:rFonts w:hint="default" w:ascii="Times New Roman" w:hAnsi="Times New Roman" w:eastAsia="仿宋" w:cs="Times New Roman"/>
                <w:b/>
                <w:bCs/>
                <w:i w:val="0"/>
                <w:iCs w:val="0"/>
                <w:snapToGrid w:val="0"/>
                <w:color w:val="000000"/>
                <w:kern w:val="0"/>
                <w:sz w:val="24"/>
                <w:szCs w:val="24"/>
                <w:u w:val="none"/>
                <w:lang w:val="en-US" w:eastAsia="zh-CN" w:bidi="ar"/>
              </w:rPr>
              <w:t>基建结算金额</w:t>
            </w:r>
          </w:p>
        </w:tc>
        <w:tc>
          <w:tcPr>
            <w:tcW w:w="336" w:type="pct"/>
            <w:tcBorders>
              <w:tl2br w:val="nil"/>
              <w:tr2bl w:val="nil"/>
            </w:tcBorders>
            <w:shd w:val="clear" w:color="auto" w:fill="auto"/>
            <w:noWrap/>
            <w:vAlign w:val="center"/>
          </w:tcPr>
          <w:p w14:paraId="34AEA94F">
            <w:pPr>
              <w:keepNext w:val="0"/>
              <w:keepLines w:val="0"/>
              <w:pageBreakBefore w:val="0"/>
              <w:widowControl/>
              <w:suppressLineNumbers w:val="0"/>
              <w:wordWrap/>
              <w:overflowPunct/>
              <w:topLinePunct w:val="0"/>
              <w:bidi w:val="0"/>
              <w:spacing w:line="0" w:lineRule="atLeast"/>
              <w:ind w:firstLine="0" w:firstLineChars="0"/>
              <w:jc w:val="center"/>
              <w:textAlignment w:val="center"/>
              <w:rPr>
                <w:rFonts w:hint="default" w:ascii="Times New Roman" w:hAnsi="Times New Roman" w:eastAsia="仿宋" w:cs="Times New Roman"/>
                <w:b/>
                <w:bCs/>
                <w:i w:val="0"/>
                <w:iCs w:val="0"/>
                <w:color w:val="3D3D3D"/>
                <w:sz w:val="24"/>
                <w:szCs w:val="24"/>
                <w:u w:val="none"/>
              </w:rPr>
            </w:pPr>
            <w:r>
              <w:rPr>
                <w:rFonts w:hint="default" w:ascii="Times New Roman" w:hAnsi="Times New Roman" w:eastAsia="仿宋" w:cs="Times New Roman"/>
                <w:b/>
                <w:bCs/>
                <w:i w:val="0"/>
                <w:iCs w:val="0"/>
                <w:snapToGrid w:val="0"/>
                <w:color w:val="000000"/>
                <w:kern w:val="0"/>
                <w:sz w:val="24"/>
                <w:szCs w:val="24"/>
                <w:u w:val="none"/>
                <w:lang w:val="en-US" w:eastAsia="zh-CN" w:bidi="ar"/>
              </w:rPr>
              <w:t>审计决算金额</w:t>
            </w:r>
          </w:p>
        </w:tc>
        <w:tc>
          <w:tcPr>
            <w:tcW w:w="395" w:type="pct"/>
            <w:tcBorders>
              <w:tl2br w:val="nil"/>
              <w:tr2bl w:val="nil"/>
            </w:tcBorders>
            <w:shd w:val="clear" w:color="auto" w:fill="auto"/>
            <w:noWrap/>
            <w:vAlign w:val="center"/>
          </w:tcPr>
          <w:p w14:paraId="02CEFA7F">
            <w:pPr>
              <w:keepNext w:val="0"/>
              <w:keepLines w:val="0"/>
              <w:pageBreakBefore w:val="0"/>
              <w:widowControl/>
              <w:suppressLineNumbers w:val="0"/>
              <w:wordWrap/>
              <w:overflowPunct/>
              <w:topLinePunct w:val="0"/>
              <w:bidi w:val="0"/>
              <w:spacing w:line="0" w:lineRule="atLeast"/>
              <w:ind w:firstLine="0" w:firstLineChars="0"/>
              <w:jc w:val="center"/>
              <w:textAlignment w:val="center"/>
              <w:rPr>
                <w:rFonts w:hint="default" w:ascii="Times New Roman" w:hAnsi="Times New Roman" w:eastAsia="仿宋" w:cs="Times New Roman"/>
                <w:b/>
                <w:bCs/>
                <w:i w:val="0"/>
                <w:iCs w:val="0"/>
                <w:color w:val="3D3D3D"/>
                <w:sz w:val="24"/>
                <w:szCs w:val="24"/>
                <w:u w:val="none"/>
              </w:rPr>
            </w:pPr>
            <w:r>
              <w:rPr>
                <w:rFonts w:hint="default" w:ascii="Times New Roman" w:hAnsi="Times New Roman" w:eastAsia="仿宋" w:cs="Times New Roman"/>
                <w:b/>
                <w:bCs/>
                <w:i w:val="0"/>
                <w:iCs w:val="0"/>
                <w:snapToGrid w:val="0"/>
                <w:color w:val="000000"/>
                <w:kern w:val="0"/>
                <w:sz w:val="24"/>
                <w:szCs w:val="24"/>
                <w:u w:val="none"/>
                <w:lang w:val="en-US" w:eastAsia="zh-CN" w:bidi="ar"/>
              </w:rPr>
              <w:t>合同联系人</w:t>
            </w:r>
          </w:p>
        </w:tc>
        <w:tc>
          <w:tcPr>
            <w:tcW w:w="331" w:type="pct"/>
            <w:tcBorders>
              <w:tl2br w:val="nil"/>
              <w:tr2bl w:val="nil"/>
            </w:tcBorders>
            <w:shd w:val="clear" w:color="auto" w:fill="auto"/>
            <w:noWrap/>
            <w:vAlign w:val="center"/>
          </w:tcPr>
          <w:p w14:paraId="70253BC9">
            <w:pPr>
              <w:keepNext w:val="0"/>
              <w:keepLines w:val="0"/>
              <w:pageBreakBefore w:val="0"/>
              <w:widowControl/>
              <w:suppressLineNumbers w:val="0"/>
              <w:wordWrap/>
              <w:overflowPunct/>
              <w:topLinePunct w:val="0"/>
              <w:bidi w:val="0"/>
              <w:spacing w:line="0" w:lineRule="atLeast"/>
              <w:ind w:firstLine="0" w:firstLineChars="0"/>
              <w:jc w:val="center"/>
              <w:textAlignment w:val="center"/>
              <w:rPr>
                <w:rFonts w:hint="default" w:ascii="Times New Roman" w:hAnsi="Times New Roman" w:eastAsia="仿宋" w:cs="Times New Roman"/>
                <w:b/>
                <w:bCs/>
                <w:i w:val="0"/>
                <w:iCs w:val="0"/>
                <w:color w:val="3D3D3D"/>
                <w:sz w:val="24"/>
                <w:szCs w:val="24"/>
                <w:u w:val="none"/>
              </w:rPr>
            </w:pPr>
            <w:r>
              <w:rPr>
                <w:rFonts w:hint="default" w:ascii="Times New Roman" w:hAnsi="Times New Roman" w:eastAsia="仿宋" w:cs="Times New Roman"/>
                <w:b/>
                <w:bCs/>
                <w:i w:val="0"/>
                <w:iCs w:val="0"/>
                <w:snapToGrid w:val="0"/>
                <w:color w:val="000000"/>
                <w:kern w:val="0"/>
                <w:sz w:val="24"/>
                <w:szCs w:val="24"/>
                <w:u w:val="none"/>
                <w:lang w:val="en-US" w:eastAsia="zh-CN" w:bidi="ar"/>
              </w:rPr>
              <w:t>结算进度</w:t>
            </w:r>
          </w:p>
        </w:tc>
      </w:tr>
      <w:tr w14:paraId="51D41F78">
        <w:tblPrEx>
          <w:tblBorders>
            <w:top w:val="single" w:color="3D3D3D" w:sz="4" w:space="0"/>
            <w:left w:val="single" w:color="3D3D3D" w:sz="4" w:space="0"/>
            <w:bottom w:val="single" w:color="3D3D3D" w:sz="4" w:space="0"/>
            <w:right w:val="single" w:color="3D3D3D" w:sz="4" w:space="0"/>
            <w:insideH w:val="single" w:color="3D3D3D" w:sz="4" w:space="0"/>
            <w:insideV w:val="single" w:color="3D3D3D" w:sz="4" w:space="0"/>
          </w:tblBorders>
          <w:tblCellMar>
            <w:top w:w="0" w:type="dxa"/>
            <w:left w:w="0" w:type="dxa"/>
            <w:bottom w:w="0" w:type="dxa"/>
            <w:right w:w="0" w:type="dxa"/>
          </w:tblCellMar>
        </w:tblPrEx>
        <w:trPr>
          <w:trHeight w:val="600" w:hRule="atLeast"/>
        </w:trPr>
        <w:tc>
          <w:tcPr>
            <w:tcW w:w="263" w:type="pct"/>
            <w:tcBorders>
              <w:tl2br w:val="nil"/>
              <w:tr2bl w:val="nil"/>
            </w:tcBorders>
            <w:shd w:val="clear" w:color="auto" w:fill="auto"/>
            <w:noWrap/>
            <w:vAlign w:val="center"/>
          </w:tcPr>
          <w:p w14:paraId="4F6ED464">
            <w:pPr>
              <w:keepNext w:val="0"/>
              <w:keepLines w:val="0"/>
              <w:pageBreakBefore w:val="0"/>
              <w:widowControl/>
              <w:suppressLineNumbers w:val="0"/>
              <w:wordWrap/>
              <w:overflowPunct/>
              <w:topLinePunct w:val="0"/>
              <w:bidi w:val="0"/>
              <w:spacing w:line="0" w:lineRule="atLeast"/>
              <w:ind w:firstLine="0" w:firstLineChars="0"/>
              <w:jc w:val="center"/>
              <w:textAlignment w:val="center"/>
              <w:rPr>
                <w:rFonts w:hint="default" w:ascii="Times New Roman" w:hAnsi="Times New Roman" w:eastAsia="仿宋" w:cs="Times New Roman"/>
                <w:i w:val="0"/>
                <w:iCs w:val="0"/>
                <w:color w:val="3D3D3D"/>
                <w:sz w:val="24"/>
                <w:szCs w:val="24"/>
                <w:u w:val="none"/>
              </w:rPr>
            </w:pPr>
            <w:r>
              <w:rPr>
                <w:rFonts w:hint="default" w:ascii="Times New Roman" w:hAnsi="Times New Roman" w:eastAsia="仿宋" w:cs="Times New Roman"/>
                <w:i w:val="0"/>
                <w:iCs w:val="0"/>
                <w:snapToGrid w:val="0"/>
                <w:color w:val="000000"/>
                <w:kern w:val="0"/>
                <w:sz w:val="24"/>
                <w:szCs w:val="24"/>
                <w:u w:val="none"/>
                <w:lang w:val="en-US" w:eastAsia="zh-CN" w:bidi="ar"/>
              </w:rPr>
              <w:t>1</w:t>
            </w:r>
          </w:p>
        </w:tc>
        <w:tc>
          <w:tcPr>
            <w:tcW w:w="548" w:type="pct"/>
            <w:tcBorders>
              <w:tl2br w:val="nil"/>
              <w:tr2bl w:val="nil"/>
            </w:tcBorders>
            <w:shd w:val="clear" w:color="auto" w:fill="auto"/>
            <w:vAlign w:val="center"/>
          </w:tcPr>
          <w:p w14:paraId="739D6F28">
            <w:pPr>
              <w:keepNext w:val="0"/>
              <w:keepLines w:val="0"/>
              <w:pageBreakBefore w:val="0"/>
              <w:widowControl/>
              <w:wordWrap/>
              <w:overflowPunct/>
              <w:topLinePunct w:val="0"/>
              <w:bidi w:val="0"/>
              <w:spacing w:line="0" w:lineRule="atLeast"/>
              <w:ind w:firstLine="0" w:firstLineChars="0"/>
              <w:jc w:val="left"/>
              <w:rPr>
                <w:rFonts w:hint="default" w:ascii="Times New Roman" w:hAnsi="Times New Roman" w:eastAsia="仿宋" w:cs="Times New Roman"/>
                <w:i w:val="0"/>
                <w:iCs w:val="0"/>
                <w:color w:val="3D3D3D"/>
                <w:sz w:val="24"/>
                <w:szCs w:val="24"/>
                <w:u w:val="none"/>
              </w:rPr>
            </w:pPr>
          </w:p>
        </w:tc>
        <w:tc>
          <w:tcPr>
            <w:tcW w:w="342" w:type="pct"/>
            <w:tcBorders>
              <w:tl2br w:val="nil"/>
              <w:tr2bl w:val="nil"/>
            </w:tcBorders>
            <w:shd w:val="clear" w:color="auto" w:fill="auto"/>
            <w:vAlign w:val="center"/>
          </w:tcPr>
          <w:p w14:paraId="2582E765">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67" w:type="pct"/>
            <w:tcBorders>
              <w:tl2br w:val="nil"/>
              <w:tr2bl w:val="nil"/>
            </w:tcBorders>
            <w:shd w:val="clear" w:color="auto" w:fill="auto"/>
            <w:vAlign w:val="center"/>
          </w:tcPr>
          <w:p w14:paraId="3F9C3BD2">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31" w:type="pct"/>
            <w:tcBorders>
              <w:tl2br w:val="nil"/>
              <w:tr2bl w:val="nil"/>
            </w:tcBorders>
            <w:shd w:val="clear" w:color="auto" w:fill="auto"/>
            <w:vAlign w:val="center"/>
          </w:tcPr>
          <w:p w14:paraId="0368EEFB">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89" w:type="pct"/>
            <w:tcBorders>
              <w:tl2br w:val="nil"/>
              <w:tr2bl w:val="nil"/>
            </w:tcBorders>
            <w:shd w:val="clear" w:color="auto" w:fill="auto"/>
            <w:vAlign w:val="center"/>
          </w:tcPr>
          <w:p w14:paraId="7E1ACB41">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02" w:type="pct"/>
            <w:tcBorders>
              <w:tl2br w:val="nil"/>
              <w:tr2bl w:val="nil"/>
            </w:tcBorders>
            <w:shd w:val="clear" w:color="auto" w:fill="auto"/>
            <w:vAlign w:val="center"/>
          </w:tcPr>
          <w:p w14:paraId="787CAB48">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20" w:type="pct"/>
            <w:tcBorders>
              <w:tl2br w:val="nil"/>
              <w:tr2bl w:val="nil"/>
            </w:tcBorders>
            <w:shd w:val="clear" w:color="auto" w:fill="auto"/>
            <w:vAlign w:val="center"/>
          </w:tcPr>
          <w:p w14:paraId="65D483B5">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27" w:type="pct"/>
            <w:tcBorders>
              <w:tl2br w:val="nil"/>
              <w:tr2bl w:val="nil"/>
            </w:tcBorders>
            <w:shd w:val="clear" w:color="auto" w:fill="auto"/>
            <w:noWrap/>
            <w:vAlign w:val="center"/>
          </w:tcPr>
          <w:p w14:paraId="6D860D33">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64" w:type="pct"/>
            <w:tcBorders>
              <w:tl2br w:val="nil"/>
              <w:tr2bl w:val="nil"/>
            </w:tcBorders>
            <w:shd w:val="clear" w:color="auto" w:fill="auto"/>
            <w:vAlign w:val="center"/>
          </w:tcPr>
          <w:p w14:paraId="33AB7010">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64" w:type="pct"/>
            <w:tcBorders>
              <w:tl2br w:val="nil"/>
              <w:tr2bl w:val="nil"/>
            </w:tcBorders>
            <w:shd w:val="clear" w:color="auto" w:fill="auto"/>
            <w:vAlign w:val="center"/>
          </w:tcPr>
          <w:p w14:paraId="3057A6CB">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07" w:type="pct"/>
            <w:tcBorders>
              <w:tl2br w:val="nil"/>
              <w:tr2bl w:val="nil"/>
            </w:tcBorders>
            <w:shd w:val="clear" w:color="auto" w:fill="auto"/>
            <w:vAlign w:val="center"/>
          </w:tcPr>
          <w:p w14:paraId="04336197">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407" w:type="pct"/>
            <w:tcBorders>
              <w:tl2br w:val="nil"/>
              <w:tr2bl w:val="nil"/>
            </w:tcBorders>
            <w:shd w:val="clear" w:color="auto" w:fill="auto"/>
            <w:vAlign w:val="center"/>
          </w:tcPr>
          <w:p w14:paraId="392FE988">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36" w:type="pct"/>
            <w:tcBorders>
              <w:tl2br w:val="nil"/>
              <w:tr2bl w:val="nil"/>
            </w:tcBorders>
            <w:shd w:val="clear" w:color="auto" w:fill="auto"/>
            <w:vAlign w:val="center"/>
          </w:tcPr>
          <w:p w14:paraId="580D1306">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95" w:type="pct"/>
            <w:tcBorders>
              <w:tl2br w:val="nil"/>
              <w:tr2bl w:val="nil"/>
            </w:tcBorders>
            <w:shd w:val="clear" w:color="auto" w:fill="auto"/>
            <w:noWrap/>
            <w:vAlign w:val="center"/>
          </w:tcPr>
          <w:p w14:paraId="76596262">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31" w:type="pct"/>
            <w:tcBorders>
              <w:tl2br w:val="nil"/>
              <w:tr2bl w:val="nil"/>
            </w:tcBorders>
            <w:shd w:val="clear" w:color="auto" w:fill="auto"/>
            <w:vAlign w:val="center"/>
          </w:tcPr>
          <w:p w14:paraId="0398E775">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r>
      <w:tr w14:paraId="1AD1A704">
        <w:tblPrEx>
          <w:tblBorders>
            <w:top w:val="single" w:color="3D3D3D" w:sz="4" w:space="0"/>
            <w:left w:val="single" w:color="3D3D3D" w:sz="4" w:space="0"/>
            <w:bottom w:val="single" w:color="3D3D3D" w:sz="4" w:space="0"/>
            <w:right w:val="single" w:color="3D3D3D" w:sz="4" w:space="0"/>
            <w:insideH w:val="single" w:color="3D3D3D" w:sz="4" w:space="0"/>
            <w:insideV w:val="single" w:color="3D3D3D" w:sz="4" w:space="0"/>
          </w:tblBorders>
          <w:tblCellMar>
            <w:top w:w="0" w:type="dxa"/>
            <w:left w:w="0" w:type="dxa"/>
            <w:bottom w:w="0" w:type="dxa"/>
            <w:right w:w="0" w:type="dxa"/>
          </w:tblCellMar>
        </w:tblPrEx>
        <w:trPr>
          <w:trHeight w:val="480" w:hRule="atLeast"/>
        </w:trPr>
        <w:tc>
          <w:tcPr>
            <w:tcW w:w="263" w:type="pct"/>
            <w:tcBorders>
              <w:tl2br w:val="nil"/>
              <w:tr2bl w:val="nil"/>
            </w:tcBorders>
            <w:shd w:val="clear" w:color="auto" w:fill="auto"/>
            <w:noWrap/>
            <w:vAlign w:val="center"/>
          </w:tcPr>
          <w:p w14:paraId="5467DF30">
            <w:pPr>
              <w:keepNext w:val="0"/>
              <w:keepLines w:val="0"/>
              <w:pageBreakBefore w:val="0"/>
              <w:widowControl/>
              <w:suppressLineNumbers w:val="0"/>
              <w:wordWrap/>
              <w:overflowPunct/>
              <w:topLinePunct w:val="0"/>
              <w:bidi w:val="0"/>
              <w:spacing w:line="0" w:lineRule="atLeast"/>
              <w:ind w:firstLine="0" w:firstLineChars="0"/>
              <w:jc w:val="center"/>
              <w:textAlignment w:val="center"/>
              <w:rPr>
                <w:rFonts w:hint="default" w:ascii="Times New Roman" w:hAnsi="Times New Roman" w:eastAsia="仿宋" w:cs="Times New Roman"/>
                <w:i w:val="0"/>
                <w:iCs w:val="0"/>
                <w:color w:val="3D3D3D"/>
                <w:sz w:val="24"/>
                <w:szCs w:val="24"/>
                <w:u w:val="none"/>
              </w:rPr>
            </w:pPr>
            <w:r>
              <w:rPr>
                <w:rFonts w:hint="default" w:ascii="Times New Roman" w:hAnsi="Times New Roman" w:eastAsia="仿宋" w:cs="Times New Roman"/>
                <w:i w:val="0"/>
                <w:iCs w:val="0"/>
                <w:snapToGrid w:val="0"/>
                <w:color w:val="000000"/>
                <w:kern w:val="0"/>
                <w:sz w:val="24"/>
                <w:szCs w:val="24"/>
                <w:u w:val="none"/>
                <w:lang w:val="en-US" w:eastAsia="zh-CN" w:bidi="ar"/>
              </w:rPr>
              <w:t>2</w:t>
            </w:r>
          </w:p>
        </w:tc>
        <w:tc>
          <w:tcPr>
            <w:tcW w:w="548" w:type="pct"/>
            <w:tcBorders>
              <w:tl2br w:val="nil"/>
              <w:tr2bl w:val="nil"/>
            </w:tcBorders>
            <w:shd w:val="clear" w:color="auto" w:fill="auto"/>
            <w:vAlign w:val="center"/>
          </w:tcPr>
          <w:p w14:paraId="6FC63357">
            <w:pPr>
              <w:keepNext w:val="0"/>
              <w:keepLines w:val="0"/>
              <w:pageBreakBefore w:val="0"/>
              <w:widowControl/>
              <w:wordWrap/>
              <w:overflowPunct/>
              <w:topLinePunct w:val="0"/>
              <w:bidi w:val="0"/>
              <w:spacing w:line="0" w:lineRule="atLeast"/>
              <w:ind w:firstLine="0" w:firstLineChars="0"/>
              <w:jc w:val="left"/>
              <w:rPr>
                <w:rFonts w:hint="default" w:ascii="Times New Roman" w:hAnsi="Times New Roman" w:eastAsia="仿宋" w:cs="Times New Roman"/>
                <w:i w:val="0"/>
                <w:iCs w:val="0"/>
                <w:color w:val="3D3D3D"/>
                <w:sz w:val="24"/>
                <w:szCs w:val="24"/>
                <w:u w:val="none"/>
              </w:rPr>
            </w:pPr>
          </w:p>
        </w:tc>
        <w:tc>
          <w:tcPr>
            <w:tcW w:w="342" w:type="pct"/>
            <w:tcBorders>
              <w:tl2br w:val="nil"/>
              <w:tr2bl w:val="nil"/>
            </w:tcBorders>
            <w:shd w:val="clear" w:color="auto" w:fill="auto"/>
            <w:vAlign w:val="center"/>
          </w:tcPr>
          <w:p w14:paraId="7A6782AE">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67" w:type="pct"/>
            <w:tcBorders>
              <w:tl2br w:val="nil"/>
              <w:tr2bl w:val="nil"/>
            </w:tcBorders>
            <w:shd w:val="clear" w:color="auto" w:fill="auto"/>
            <w:vAlign w:val="center"/>
          </w:tcPr>
          <w:p w14:paraId="1F0231D6">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31" w:type="pct"/>
            <w:tcBorders>
              <w:tl2br w:val="nil"/>
              <w:tr2bl w:val="nil"/>
            </w:tcBorders>
            <w:shd w:val="clear" w:color="auto" w:fill="auto"/>
            <w:vAlign w:val="center"/>
          </w:tcPr>
          <w:p w14:paraId="061C82AD">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89" w:type="pct"/>
            <w:tcBorders>
              <w:tl2br w:val="nil"/>
              <w:tr2bl w:val="nil"/>
            </w:tcBorders>
            <w:shd w:val="clear" w:color="auto" w:fill="auto"/>
            <w:vAlign w:val="center"/>
          </w:tcPr>
          <w:p w14:paraId="599080DA">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02" w:type="pct"/>
            <w:tcBorders>
              <w:tl2br w:val="nil"/>
              <w:tr2bl w:val="nil"/>
            </w:tcBorders>
            <w:shd w:val="clear" w:color="auto" w:fill="auto"/>
            <w:vAlign w:val="center"/>
          </w:tcPr>
          <w:p w14:paraId="2BB74E58">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20" w:type="pct"/>
            <w:tcBorders>
              <w:tl2br w:val="nil"/>
              <w:tr2bl w:val="nil"/>
            </w:tcBorders>
            <w:shd w:val="clear" w:color="auto" w:fill="auto"/>
            <w:vAlign w:val="center"/>
          </w:tcPr>
          <w:p w14:paraId="40DAB179">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27" w:type="pct"/>
            <w:tcBorders>
              <w:tl2br w:val="nil"/>
              <w:tr2bl w:val="nil"/>
            </w:tcBorders>
            <w:shd w:val="clear" w:color="auto" w:fill="auto"/>
            <w:noWrap/>
            <w:vAlign w:val="center"/>
          </w:tcPr>
          <w:p w14:paraId="07A92DC2">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64" w:type="pct"/>
            <w:tcBorders>
              <w:tl2br w:val="nil"/>
              <w:tr2bl w:val="nil"/>
            </w:tcBorders>
            <w:shd w:val="clear" w:color="auto" w:fill="auto"/>
            <w:vAlign w:val="center"/>
          </w:tcPr>
          <w:p w14:paraId="70EFBEED">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64" w:type="pct"/>
            <w:tcBorders>
              <w:tl2br w:val="nil"/>
              <w:tr2bl w:val="nil"/>
            </w:tcBorders>
            <w:shd w:val="clear" w:color="auto" w:fill="auto"/>
            <w:vAlign w:val="center"/>
          </w:tcPr>
          <w:p w14:paraId="0C7368E4">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07" w:type="pct"/>
            <w:tcBorders>
              <w:tl2br w:val="nil"/>
              <w:tr2bl w:val="nil"/>
            </w:tcBorders>
            <w:shd w:val="clear" w:color="auto" w:fill="auto"/>
            <w:vAlign w:val="center"/>
          </w:tcPr>
          <w:p w14:paraId="6DFCC5EA">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407" w:type="pct"/>
            <w:tcBorders>
              <w:tl2br w:val="nil"/>
              <w:tr2bl w:val="nil"/>
            </w:tcBorders>
            <w:shd w:val="clear" w:color="auto" w:fill="auto"/>
            <w:vAlign w:val="center"/>
          </w:tcPr>
          <w:p w14:paraId="1F1BE490">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36" w:type="pct"/>
            <w:tcBorders>
              <w:tl2br w:val="nil"/>
              <w:tr2bl w:val="nil"/>
            </w:tcBorders>
            <w:shd w:val="clear" w:color="auto" w:fill="auto"/>
            <w:vAlign w:val="center"/>
          </w:tcPr>
          <w:p w14:paraId="519A5D9A">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95" w:type="pct"/>
            <w:tcBorders>
              <w:tl2br w:val="nil"/>
              <w:tr2bl w:val="nil"/>
            </w:tcBorders>
            <w:shd w:val="clear" w:color="auto" w:fill="auto"/>
            <w:noWrap/>
            <w:vAlign w:val="center"/>
          </w:tcPr>
          <w:p w14:paraId="678927E8">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31" w:type="pct"/>
            <w:tcBorders>
              <w:tl2br w:val="nil"/>
              <w:tr2bl w:val="nil"/>
            </w:tcBorders>
            <w:shd w:val="clear" w:color="auto" w:fill="auto"/>
            <w:vAlign w:val="center"/>
          </w:tcPr>
          <w:p w14:paraId="4F667CCC">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r>
      <w:tr w14:paraId="507EFB44">
        <w:tblPrEx>
          <w:tblBorders>
            <w:top w:val="single" w:color="3D3D3D" w:sz="4" w:space="0"/>
            <w:left w:val="single" w:color="3D3D3D" w:sz="4" w:space="0"/>
            <w:bottom w:val="single" w:color="3D3D3D" w:sz="4" w:space="0"/>
            <w:right w:val="single" w:color="3D3D3D" w:sz="4" w:space="0"/>
            <w:insideH w:val="single" w:color="3D3D3D" w:sz="4" w:space="0"/>
            <w:insideV w:val="single" w:color="3D3D3D" w:sz="4" w:space="0"/>
          </w:tblBorders>
          <w:shd w:val="clear" w:color="auto" w:fill="auto"/>
          <w:tblCellMar>
            <w:top w:w="0" w:type="dxa"/>
            <w:left w:w="0" w:type="dxa"/>
            <w:bottom w:w="0" w:type="dxa"/>
            <w:right w:w="0" w:type="dxa"/>
          </w:tblCellMar>
        </w:tblPrEx>
        <w:trPr>
          <w:trHeight w:val="480" w:hRule="atLeast"/>
        </w:trPr>
        <w:tc>
          <w:tcPr>
            <w:tcW w:w="263" w:type="pct"/>
            <w:tcBorders>
              <w:tl2br w:val="nil"/>
              <w:tr2bl w:val="nil"/>
            </w:tcBorders>
            <w:shd w:val="clear" w:color="auto" w:fill="auto"/>
            <w:noWrap/>
            <w:vAlign w:val="center"/>
          </w:tcPr>
          <w:p w14:paraId="791260DE">
            <w:pPr>
              <w:keepNext w:val="0"/>
              <w:keepLines w:val="0"/>
              <w:pageBreakBefore w:val="0"/>
              <w:widowControl/>
              <w:suppressLineNumbers w:val="0"/>
              <w:wordWrap/>
              <w:overflowPunct/>
              <w:topLinePunct w:val="0"/>
              <w:bidi w:val="0"/>
              <w:spacing w:line="0" w:lineRule="atLeast"/>
              <w:ind w:firstLine="0" w:firstLineChars="0"/>
              <w:jc w:val="center"/>
              <w:textAlignment w:val="center"/>
              <w:rPr>
                <w:rFonts w:hint="default" w:ascii="Times New Roman" w:hAnsi="Times New Roman" w:eastAsia="仿宋" w:cs="Times New Roman"/>
                <w:i w:val="0"/>
                <w:iCs w:val="0"/>
                <w:color w:val="3D3D3D"/>
                <w:sz w:val="24"/>
                <w:szCs w:val="24"/>
                <w:u w:val="none"/>
              </w:rPr>
            </w:pPr>
            <w:r>
              <w:rPr>
                <w:rFonts w:hint="default" w:ascii="Times New Roman" w:hAnsi="Times New Roman" w:eastAsia="仿宋" w:cs="Times New Roman"/>
                <w:i w:val="0"/>
                <w:iCs w:val="0"/>
                <w:snapToGrid w:val="0"/>
                <w:color w:val="000000"/>
                <w:kern w:val="0"/>
                <w:sz w:val="24"/>
                <w:szCs w:val="24"/>
                <w:u w:val="none"/>
                <w:lang w:val="en-US" w:eastAsia="zh-CN" w:bidi="ar"/>
              </w:rPr>
              <w:t>3</w:t>
            </w:r>
          </w:p>
        </w:tc>
        <w:tc>
          <w:tcPr>
            <w:tcW w:w="548" w:type="pct"/>
            <w:tcBorders>
              <w:tl2br w:val="nil"/>
              <w:tr2bl w:val="nil"/>
            </w:tcBorders>
            <w:shd w:val="clear" w:color="auto" w:fill="auto"/>
            <w:vAlign w:val="center"/>
          </w:tcPr>
          <w:p w14:paraId="4FF873F4">
            <w:pPr>
              <w:keepNext w:val="0"/>
              <w:keepLines w:val="0"/>
              <w:pageBreakBefore w:val="0"/>
              <w:widowControl/>
              <w:wordWrap/>
              <w:overflowPunct/>
              <w:topLinePunct w:val="0"/>
              <w:bidi w:val="0"/>
              <w:spacing w:line="0" w:lineRule="atLeast"/>
              <w:ind w:firstLine="0" w:firstLineChars="0"/>
              <w:jc w:val="left"/>
              <w:rPr>
                <w:rFonts w:hint="default" w:ascii="Times New Roman" w:hAnsi="Times New Roman" w:eastAsia="仿宋" w:cs="Times New Roman"/>
                <w:i w:val="0"/>
                <w:iCs w:val="0"/>
                <w:color w:val="3D3D3D"/>
                <w:sz w:val="24"/>
                <w:szCs w:val="24"/>
                <w:u w:val="none"/>
              </w:rPr>
            </w:pPr>
          </w:p>
        </w:tc>
        <w:tc>
          <w:tcPr>
            <w:tcW w:w="342" w:type="pct"/>
            <w:tcBorders>
              <w:tl2br w:val="nil"/>
              <w:tr2bl w:val="nil"/>
            </w:tcBorders>
            <w:shd w:val="clear" w:color="auto" w:fill="auto"/>
            <w:vAlign w:val="center"/>
          </w:tcPr>
          <w:p w14:paraId="1DBE21B1">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67" w:type="pct"/>
            <w:tcBorders>
              <w:tl2br w:val="nil"/>
              <w:tr2bl w:val="nil"/>
            </w:tcBorders>
            <w:shd w:val="clear" w:color="auto" w:fill="auto"/>
            <w:vAlign w:val="center"/>
          </w:tcPr>
          <w:p w14:paraId="0A165804">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31" w:type="pct"/>
            <w:tcBorders>
              <w:tl2br w:val="nil"/>
              <w:tr2bl w:val="nil"/>
            </w:tcBorders>
            <w:shd w:val="clear" w:color="auto" w:fill="auto"/>
            <w:vAlign w:val="center"/>
          </w:tcPr>
          <w:p w14:paraId="27F3DF2C">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89" w:type="pct"/>
            <w:tcBorders>
              <w:tl2br w:val="nil"/>
              <w:tr2bl w:val="nil"/>
            </w:tcBorders>
            <w:shd w:val="clear" w:color="auto" w:fill="auto"/>
            <w:vAlign w:val="center"/>
          </w:tcPr>
          <w:p w14:paraId="131AB03C">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02" w:type="pct"/>
            <w:tcBorders>
              <w:tl2br w:val="nil"/>
              <w:tr2bl w:val="nil"/>
            </w:tcBorders>
            <w:shd w:val="clear" w:color="auto" w:fill="auto"/>
            <w:vAlign w:val="center"/>
          </w:tcPr>
          <w:p w14:paraId="1653A117">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20" w:type="pct"/>
            <w:tcBorders>
              <w:tl2br w:val="nil"/>
              <w:tr2bl w:val="nil"/>
            </w:tcBorders>
            <w:shd w:val="clear" w:color="auto" w:fill="auto"/>
            <w:vAlign w:val="center"/>
          </w:tcPr>
          <w:p w14:paraId="7D79391C">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27" w:type="pct"/>
            <w:tcBorders>
              <w:tl2br w:val="nil"/>
              <w:tr2bl w:val="nil"/>
            </w:tcBorders>
            <w:shd w:val="clear" w:color="auto" w:fill="auto"/>
            <w:noWrap/>
            <w:vAlign w:val="center"/>
          </w:tcPr>
          <w:p w14:paraId="6590B65D">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64" w:type="pct"/>
            <w:tcBorders>
              <w:tl2br w:val="nil"/>
              <w:tr2bl w:val="nil"/>
            </w:tcBorders>
            <w:shd w:val="clear" w:color="auto" w:fill="auto"/>
            <w:vAlign w:val="center"/>
          </w:tcPr>
          <w:p w14:paraId="4F303CDD">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64" w:type="pct"/>
            <w:tcBorders>
              <w:tl2br w:val="nil"/>
              <w:tr2bl w:val="nil"/>
            </w:tcBorders>
            <w:shd w:val="clear" w:color="auto" w:fill="auto"/>
            <w:vAlign w:val="center"/>
          </w:tcPr>
          <w:p w14:paraId="49AD7BD7">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07" w:type="pct"/>
            <w:tcBorders>
              <w:tl2br w:val="nil"/>
              <w:tr2bl w:val="nil"/>
            </w:tcBorders>
            <w:shd w:val="clear" w:color="auto" w:fill="auto"/>
            <w:vAlign w:val="center"/>
          </w:tcPr>
          <w:p w14:paraId="5F8BF972">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407" w:type="pct"/>
            <w:tcBorders>
              <w:tl2br w:val="nil"/>
              <w:tr2bl w:val="nil"/>
            </w:tcBorders>
            <w:shd w:val="clear" w:color="auto" w:fill="auto"/>
            <w:vAlign w:val="center"/>
          </w:tcPr>
          <w:p w14:paraId="5E558548">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36" w:type="pct"/>
            <w:tcBorders>
              <w:tl2br w:val="nil"/>
              <w:tr2bl w:val="nil"/>
            </w:tcBorders>
            <w:shd w:val="clear" w:color="auto" w:fill="auto"/>
            <w:vAlign w:val="center"/>
          </w:tcPr>
          <w:p w14:paraId="3BCBFA9A">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95" w:type="pct"/>
            <w:tcBorders>
              <w:tl2br w:val="nil"/>
              <w:tr2bl w:val="nil"/>
            </w:tcBorders>
            <w:shd w:val="clear" w:color="auto" w:fill="auto"/>
            <w:noWrap/>
            <w:vAlign w:val="center"/>
          </w:tcPr>
          <w:p w14:paraId="2742B19B">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31" w:type="pct"/>
            <w:tcBorders>
              <w:tl2br w:val="nil"/>
              <w:tr2bl w:val="nil"/>
            </w:tcBorders>
            <w:shd w:val="clear" w:color="auto" w:fill="auto"/>
            <w:vAlign w:val="center"/>
          </w:tcPr>
          <w:p w14:paraId="6B1D582C">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r>
      <w:tr w14:paraId="368E6D41">
        <w:tblPrEx>
          <w:tblBorders>
            <w:top w:val="single" w:color="3D3D3D" w:sz="4" w:space="0"/>
            <w:left w:val="single" w:color="3D3D3D" w:sz="4" w:space="0"/>
            <w:bottom w:val="single" w:color="3D3D3D" w:sz="4" w:space="0"/>
            <w:right w:val="single" w:color="3D3D3D" w:sz="4" w:space="0"/>
            <w:insideH w:val="single" w:color="3D3D3D" w:sz="4" w:space="0"/>
            <w:insideV w:val="single" w:color="3D3D3D" w:sz="4" w:space="0"/>
          </w:tblBorders>
          <w:tblCellMar>
            <w:top w:w="0" w:type="dxa"/>
            <w:left w:w="0" w:type="dxa"/>
            <w:bottom w:w="0" w:type="dxa"/>
            <w:right w:w="0" w:type="dxa"/>
          </w:tblCellMar>
        </w:tblPrEx>
        <w:trPr>
          <w:trHeight w:val="640" w:hRule="atLeast"/>
        </w:trPr>
        <w:tc>
          <w:tcPr>
            <w:tcW w:w="263" w:type="pct"/>
            <w:tcBorders>
              <w:tl2br w:val="nil"/>
              <w:tr2bl w:val="nil"/>
            </w:tcBorders>
            <w:shd w:val="clear" w:color="auto" w:fill="auto"/>
            <w:noWrap/>
            <w:vAlign w:val="center"/>
          </w:tcPr>
          <w:p w14:paraId="401BE154">
            <w:pPr>
              <w:keepNext w:val="0"/>
              <w:keepLines w:val="0"/>
              <w:pageBreakBefore w:val="0"/>
              <w:widowControl/>
              <w:suppressLineNumbers w:val="0"/>
              <w:wordWrap/>
              <w:overflowPunct/>
              <w:topLinePunct w:val="0"/>
              <w:bidi w:val="0"/>
              <w:spacing w:line="0" w:lineRule="atLeast"/>
              <w:ind w:firstLine="0" w:firstLineChars="0"/>
              <w:jc w:val="center"/>
              <w:textAlignment w:val="center"/>
              <w:rPr>
                <w:rFonts w:hint="default" w:ascii="Times New Roman" w:hAnsi="Times New Roman" w:eastAsia="仿宋" w:cs="Times New Roman"/>
                <w:i w:val="0"/>
                <w:iCs w:val="0"/>
                <w:color w:val="3D3D3D"/>
                <w:sz w:val="24"/>
                <w:szCs w:val="24"/>
                <w:u w:val="none"/>
              </w:rPr>
            </w:pPr>
            <w:r>
              <w:rPr>
                <w:rFonts w:hint="default" w:ascii="Times New Roman" w:hAnsi="Times New Roman" w:eastAsia="仿宋" w:cs="Times New Roman"/>
                <w:i w:val="0"/>
                <w:iCs w:val="0"/>
                <w:snapToGrid w:val="0"/>
                <w:color w:val="000000"/>
                <w:kern w:val="0"/>
                <w:sz w:val="24"/>
                <w:szCs w:val="24"/>
                <w:u w:val="none"/>
                <w:lang w:val="en-US" w:eastAsia="zh-CN" w:bidi="ar"/>
              </w:rPr>
              <w:t>4</w:t>
            </w:r>
          </w:p>
        </w:tc>
        <w:tc>
          <w:tcPr>
            <w:tcW w:w="548" w:type="pct"/>
            <w:tcBorders>
              <w:tl2br w:val="nil"/>
              <w:tr2bl w:val="nil"/>
            </w:tcBorders>
            <w:shd w:val="clear" w:color="auto" w:fill="auto"/>
            <w:vAlign w:val="center"/>
          </w:tcPr>
          <w:p w14:paraId="02AD8D05">
            <w:pPr>
              <w:keepNext w:val="0"/>
              <w:keepLines w:val="0"/>
              <w:pageBreakBefore w:val="0"/>
              <w:widowControl/>
              <w:wordWrap/>
              <w:overflowPunct/>
              <w:topLinePunct w:val="0"/>
              <w:bidi w:val="0"/>
              <w:spacing w:line="0" w:lineRule="atLeast"/>
              <w:ind w:firstLine="0" w:firstLineChars="0"/>
              <w:jc w:val="left"/>
              <w:rPr>
                <w:rFonts w:hint="default" w:ascii="Times New Roman" w:hAnsi="Times New Roman" w:eastAsia="仿宋" w:cs="Times New Roman"/>
                <w:i w:val="0"/>
                <w:iCs w:val="0"/>
                <w:color w:val="3D3D3D"/>
                <w:sz w:val="24"/>
                <w:szCs w:val="24"/>
                <w:u w:val="none"/>
              </w:rPr>
            </w:pPr>
          </w:p>
        </w:tc>
        <w:tc>
          <w:tcPr>
            <w:tcW w:w="342" w:type="pct"/>
            <w:tcBorders>
              <w:tl2br w:val="nil"/>
              <w:tr2bl w:val="nil"/>
            </w:tcBorders>
            <w:shd w:val="clear" w:color="auto" w:fill="auto"/>
            <w:vAlign w:val="center"/>
          </w:tcPr>
          <w:p w14:paraId="555FAF21">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67" w:type="pct"/>
            <w:tcBorders>
              <w:tl2br w:val="nil"/>
              <w:tr2bl w:val="nil"/>
            </w:tcBorders>
            <w:shd w:val="clear" w:color="auto" w:fill="auto"/>
            <w:vAlign w:val="center"/>
          </w:tcPr>
          <w:p w14:paraId="1E524B5E">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31" w:type="pct"/>
            <w:tcBorders>
              <w:tl2br w:val="nil"/>
              <w:tr2bl w:val="nil"/>
            </w:tcBorders>
            <w:shd w:val="clear" w:color="auto" w:fill="auto"/>
            <w:vAlign w:val="center"/>
          </w:tcPr>
          <w:p w14:paraId="50427123">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89" w:type="pct"/>
            <w:tcBorders>
              <w:tl2br w:val="nil"/>
              <w:tr2bl w:val="nil"/>
            </w:tcBorders>
            <w:shd w:val="clear" w:color="auto" w:fill="auto"/>
            <w:vAlign w:val="center"/>
          </w:tcPr>
          <w:p w14:paraId="69B725B2">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02" w:type="pct"/>
            <w:tcBorders>
              <w:tl2br w:val="nil"/>
              <w:tr2bl w:val="nil"/>
            </w:tcBorders>
            <w:shd w:val="clear" w:color="auto" w:fill="auto"/>
            <w:vAlign w:val="center"/>
          </w:tcPr>
          <w:p w14:paraId="7E9B07AF">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20" w:type="pct"/>
            <w:tcBorders>
              <w:tl2br w:val="nil"/>
              <w:tr2bl w:val="nil"/>
            </w:tcBorders>
            <w:shd w:val="clear" w:color="auto" w:fill="auto"/>
            <w:vAlign w:val="center"/>
          </w:tcPr>
          <w:p w14:paraId="2A361105">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27" w:type="pct"/>
            <w:tcBorders>
              <w:tl2br w:val="nil"/>
              <w:tr2bl w:val="nil"/>
            </w:tcBorders>
            <w:shd w:val="clear" w:color="auto" w:fill="auto"/>
            <w:noWrap/>
            <w:vAlign w:val="center"/>
          </w:tcPr>
          <w:p w14:paraId="46DFDD5B">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64" w:type="pct"/>
            <w:tcBorders>
              <w:tl2br w:val="nil"/>
              <w:tr2bl w:val="nil"/>
            </w:tcBorders>
            <w:shd w:val="clear" w:color="auto" w:fill="auto"/>
            <w:vAlign w:val="center"/>
          </w:tcPr>
          <w:p w14:paraId="1EC6FC9C">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64" w:type="pct"/>
            <w:tcBorders>
              <w:tl2br w:val="nil"/>
              <w:tr2bl w:val="nil"/>
            </w:tcBorders>
            <w:shd w:val="clear" w:color="auto" w:fill="auto"/>
            <w:vAlign w:val="center"/>
          </w:tcPr>
          <w:p w14:paraId="2407B27E">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07" w:type="pct"/>
            <w:tcBorders>
              <w:tl2br w:val="nil"/>
              <w:tr2bl w:val="nil"/>
            </w:tcBorders>
            <w:shd w:val="clear" w:color="auto" w:fill="auto"/>
            <w:vAlign w:val="center"/>
          </w:tcPr>
          <w:p w14:paraId="37BF39FC">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407" w:type="pct"/>
            <w:tcBorders>
              <w:tl2br w:val="nil"/>
              <w:tr2bl w:val="nil"/>
            </w:tcBorders>
            <w:shd w:val="clear" w:color="auto" w:fill="auto"/>
            <w:vAlign w:val="center"/>
          </w:tcPr>
          <w:p w14:paraId="75D90107">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36" w:type="pct"/>
            <w:tcBorders>
              <w:tl2br w:val="nil"/>
              <w:tr2bl w:val="nil"/>
            </w:tcBorders>
            <w:shd w:val="clear" w:color="auto" w:fill="auto"/>
            <w:vAlign w:val="center"/>
          </w:tcPr>
          <w:p w14:paraId="5F1F5070">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95" w:type="pct"/>
            <w:tcBorders>
              <w:tl2br w:val="nil"/>
              <w:tr2bl w:val="nil"/>
            </w:tcBorders>
            <w:shd w:val="clear" w:color="auto" w:fill="auto"/>
            <w:noWrap/>
            <w:vAlign w:val="center"/>
          </w:tcPr>
          <w:p w14:paraId="247D75F8">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31" w:type="pct"/>
            <w:tcBorders>
              <w:tl2br w:val="nil"/>
              <w:tr2bl w:val="nil"/>
            </w:tcBorders>
            <w:shd w:val="clear" w:color="auto" w:fill="auto"/>
            <w:vAlign w:val="center"/>
          </w:tcPr>
          <w:p w14:paraId="31E3C0B9">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r>
      <w:tr w14:paraId="4D243606">
        <w:tblPrEx>
          <w:tblBorders>
            <w:top w:val="single" w:color="3D3D3D" w:sz="4" w:space="0"/>
            <w:left w:val="single" w:color="3D3D3D" w:sz="4" w:space="0"/>
            <w:bottom w:val="single" w:color="3D3D3D" w:sz="4" w:space="0"/>
            <w:right w:val="single" w:color="3D3D3D" w:sz="4" w:space="0"/>
            <w:insideH w:val="single" w:color="3D3D3D" w:sz="4" w:space="0"/>
            <w:insideV w:val="single" w:color="3D3D3D" w:sz="4" w:space="0"/>
          </w:tblBorders>
          <w:tblCellMar>
            <w:top w:w="0" w:type="dxa"/>
            <w:left w:w="0" w:type="dxa"/>
            <w:bottom w:w="0" w:type="dxa"/>
            <w:right w:w="0" w:type="dxa"/>
          </w:tblCellMar>
        </w:tblPrEx>
        <w:trPr>
          <w:trHeight w:val="480" w:hRule="atLeast"/>
        </w:trPr>
        <w:tc>
          <w:tcPr>
            <w:tcW w:w="263" w:type="pct"/>
            <w:tcBorders>
              <w:tl2br w:val="nil"/>
              <w:tr2bl w:val="nil"/>
            </w:tcBorders>
            <w:shd w:val="clear" w:color="auto" w:fill="auto"/>
            <w:noWrap/>
            <w:vAlign w:val="center"/>
          </w:tcPr>
          <w:p w14:paraId="7FDCE5DA">
            <w:pPr>
              <w:keepNext w:val="0"/>
              <w:keepLines w:val="0"/>
              <w:pageBreakBefore w:val="0"/>
              <w:widowControl/>
              <w:suppressLineNumbers w:val="0"/>
              <w:wordWrap/>
              <w:overflowPunct/>
              <w:topLinePunct w:val="0"/>
              <w:bidi w:val="0"/>
              <w:spacing w:line="0" w:lineRule="atLeast"/>
              <w:ind w:firstLine="0" w:firstLineChars="0"/>
              <w:jc w:val="center"/>
              <w:textAlignment w:val="center"/>
              <w:rPr>
                <w:rFonts w:hint="default" w:ascii="Times New Roman" w:hAnsi="Times New Roman" w:eastAsia="仿宋" w:cs="Times New Roman"/>
                <w:i w:val="0"/>
                <w:iCs w:val="0"/>
                <w:color w:val="3D3D3D"/>
                <w:sz w:val="24"/>
                <w:szCs w:val="24"/>
                <w:u w:val="none"/>
              </w:rPr>
            </w:pPr>
            <w:r>
              <w:rPr>
                <w:rFonts w:hint="eastAsia" w:ascii="Times New Roman" w:hAnsi="Times New Roman" w:eastAsia="仿宋" w:cs="Times New Roman"/>
                <w:i w:val="0"/>
                <w:iCs w:val="0"/>
                <w:snapToGrid w:val="0"/>
                <w:color w:val="000000"/>
                <w:kern w:val="0"/>
                <w:sz w:val="24"/>
                <w:szCs w:val="24"/>
                <w:u w:val="none"/>
                <w:lang w:val="en-US" w:eastAsia="zh-CN" w:bidi="ar"/>
              </w:rPr>
              <w:t>5</w:t>
            </w:r>
          </w:p>
        </w:tc>
        <w:tc>
          <w:tcPr>
            <w:tcW w:w="548" w:type="pct"/>
            <w:tcBorders>
              <w:tl2br w:val="nil"/>
              <w:tr2bl w:val="nil"/>
            </w:tcBorders>
            <w:shd w:val="clear" w:color="auto" w:fill="auto"/>
            <w:vAlign w:val="center"/>
          </w:tcPr>
          <w:p w14:paraId="1BC7120B">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42" w:type="pct"/>
            <w:tcBorders>
              <w:tl2br w:val="nil"/>
              <w:tr2bl w:val="nil"/>
            </w:tcBorders>
            <w:shd w:val="clear" w:color="auto" w:fill="auto"/>
            <w:vAlign w:val="center"/>
          </w:tcPr>
          <w:p w14:paraId="000FFECB">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67" w:type="pct"/>
            <w:tcBorders>
              <w:tl2br w:val="nil"/>
              <w:tr2bl w:val="nil"/>
            </w:tcBorders>
            <w:shd w:val="clear" w:color="auto" w:fill="auto"/>
            <w:vAlign w:val="center"/>
          </w:tcPr>
          <w:p w14:paraId="428A00B0">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31" w:type="pct"/>
            <w:tcBorders>
              <w:tl2br w:val="nil"/>
              <w:tr2bl w:val="nil"/>
            </w:tcBorders>
            <w:shd w:val="clear" w:color="auto" w:fill="auto"/>
            <w:vAlign w:val="center"/>
          </w:tcPr>
          <w:p w14:paraId="078F4257">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89" w:type="pct"/>
            <w:tcBorders>
              <w:tl2br w:val="nil"/>
              <w:tr2bl w:val="nil"/>
            </w:tcBorders>
            <w:shd w:val="clear" w:color="auto" w:fill="auto"/>
            <w:vAlign w:val="center"/>
          </w:tcPr>
          <w:p w14:paraId="166001B6">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02" w:type="pct"/>
            <w:tcBorders>
              <w:tl2br w:val="nil"/>
              <w:tr2bl w:val="nil"/>
            </w:tcBorders>
            <w:shd w:val="clear" w:color="auto" w:fill="auto"/>
            <w:vAlign w:val="center"/>
          </w:tcPr>
          <w:p w14:paraId="30F6EFBC">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20" w:type="pct"/>
            <w:tcBorders>
              <w:tl2br w:val="nil"/>
              <w:tr2bl w:val="nil"/>
            </w:tcBorders>
            <w:shd w:val="clear" w:color="auto" w:fill="auto"/>
            <w:vAlign w:val="center"/>
          </w:tcPr>
          <w:p w14:paraId="259A6850">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27" w:type="pct"/>
            <w:tcBorders>
              <w:tl2br w:val="nil"/>
              <w:tr2bl w:val="nil"/>
            </w:tcBorders>
            <w:shd w:val="clear" w:color="auto" w:fill="auto"/>
            <w:noWrap/>
            <w:vAlign w:val="center"/>
          </w:tcPr>
          <w:p w14:paraId="62107531">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64" w:type="pct"/>
            <w:tcBorders>
              <w:tl2br w:val="nil"/>
              <w:tr2bl w:val="nil"/>
            </w:tcBorders>
            <w:shd w:val="clear" w:color="auto" w:fill="auto"/>
            <w:vAlign w:val="center"/>
          </w:tcPr>
          <w:p w14:paraId="41A049FA">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64" w:type="pct"/>
            <w:tcBorders>
              <w:tl2br w:val="nil"/>
              <w:tr2bl w:val="nil"/>
            </w:tcBorders>
            <w:shd w:val="clear" w:color="auto" w:fill="auto"/>
            <w:vAlign w:val="center"/>
          </w:tcPr>
          <w:p w14:paraId="07EDD67F">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07" w:type="pct"/>
            <w:tcBorders>
              <w:tl2br w:val="nil"/>
              <w:tr2bl w:val="nil"/>
            </w:tcBorders>
            <w:shd w:val="clear" w:color="auto" w:fill="auto"/>
            <w:vAlign w:val="center"/>
          </w:tcPr>
          <w:p w14:paraId="5BC4C75F">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407" w:type="pct"/>
            <w:tcBorders>
              <w:tl2br w:val="nil"/>
              <w:tr2bl w:val="nil"/>
            </w:tcBorders>
            <w:shd w:val="clear" w:color="auto" w:fill="auto"/>
            <w:vAlign w:val="center"/>
          </w:tcPr>
          <w:p w14:paraId="52D16D10">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36" w:type="pct"/>
            <w:tcBorders>
              <w:tl2br w:val="nil"/>
              <w:tr2bl w:val="nil"/>
            </w:tcBorders>
            <w:shd w:val="clear" w:color="auto" w:fill="auto"/>
            <w:vAlign w:val="center"/>
          </w:tcPr>
          <w:p w14:paraId="38DCCA32">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95" w:type="pct"/>
            <w:tcBorders>
              <w:tl2br w:val="nil"/>
              <w:tr2bl w:val="nil"/>
            </w:tcBorders>
            <w:shd w:val="clear" w:color="auto" w:fill="auto"/>
            <w:noWrap/>
            <w:vAlign w:val="center"/>
          </w:tcPr>
          <w:p w14:paraId="077F1CF8">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31" w:type="pct"/>
            <w:tcBorders>
              <w:tl2br w:val="nil"/>
              <w:tr2bl w:val="nil"/>
            </w:tcBorders>
            <w:shd w:val="clear" w:color="auto" w:fill="auto"/>
            <w:vAlign w:val="center"/>
          </w:tcPr>
          <w:p w14:paraId="49C0B2E7">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r>
      <w:tr w14:paraId="54B1B9DA">
        <w:tblPrEx>
          <w:tblBorders>
            <w:top w:val="single" w:color="3D3D3D" w:sz="4" w:space="0"/>
            <w:left w:val="single" w:color="3D3D3D" w:sz="4" w:space="0"/>
            <w:bottom w:val="single" w:color="3D3D3D" w:sz="4" w:space="0"/>
            <w:right w:val="single" w:color="3D3D3D" w:sz="4" w:space="0"/>
            <w:insideH w:val="single" w:color="3D3D3D" w:sz="4" w:space="0"/>
            <w:insideV w:val="single" w:color="3D3D3D" w:sz="4" w:space="0"/>
          </w:tblBorders>
          <w:tblCellMar>
            <w:top w:w="0" w:type="dxa"/>
            <w:left w:w="0" w:type="dxa"/>
            <w:bottom w:w="0" w:type="dxa"/>
            <w:right w:w="0" w:type="dxa"/>
          </w:tblCellMar>
        </w:tblPrEx>
        <w:trPr>
          <w:trHeight w:val="480" w:hRule="atLeast"/>
        </w:trPr>
        <w:tc>
          <w:tcPr>
            <w:tcW w:w="263" w:type="pct"/>
            <w:tcBorders>
              <w:tl2br w:val="nil"/>
              <w:tr2bl w:val="nil"/>
            </w:tcBorders>
            <w:shd w:val="clear" w:color="auto" w:fill="auto"/>
            <w:noWrap/>
            <w:vAlign w:val="center"/>
          </w:tcPr>
          <w:p w14:paraId="600BA651">
            <w:pPr>
              <w:keepNext w:val="0"/>
              <w:keepLines w:val="0"/>
              <w:pageBreakBefore w:val="0"/>
              <w:widowControl/>
              <w:suppressLineNumbers w:val="0"/>
              <w:wordWrap/>
              <w:overflowPunct/>
              <w:topLinePunct w:val="0"/>
              <w:bidi w:val="0"/>
              <w:spacing w:line="0" w:lineRule="atLeast"/>
              <w:ind w:firstLine="0" w:firstLineChars="0"/>
              <w:jc w:val="center"/>
              <w:textAlignment w:val="center"/>
              <w:rPr>
                <w:rFonts w:hint="default" w:ascii="Times New Roman" w:hAnsi="Times New Roman" w:eastAsia="仿宋" w:cs="Times New Roman"/>
                <w:i w:val="0"/>
                <w:iCs w:val="0"/>
                <w:color w:val="3D3D3D"/>
                <w:sz w:val="24"/>
                <w:szCs w:val="24"/>
                <w:u w:val="none"/>
              </w:rPr>
            </w:pPr>
            <w:r>
              <w:rPr>
                <w:rFonts w:hint="eastAsia" w:ascii="Times New Roman" w:hAnsi="Times New Roman" w:eastAsia="仿宋" w:cs="Times New Roman"/>
                <w:i w:val="0"/>
                <w:iCs w:val="0"/>
                <w:snapToGrid w:val="0"/>
                <w:color w:val="000000"/>
                <w:kern w:val="0"/>
                <w:sz w:val="24"/>
                <w:szCs w:val="24"/>
                <w:u w:val="none"/>
                <w:lang w:val="en-US" w:eastAsia="zh-CN" w:bidi="ar"/>
              </w:rPr>
              <w:t>6</w:t>
            </w:r>
          </w:p>
        </w:tc>
        <w:tc>
          <w:tcPr>
            <w:tcW w:w="548" w:type="pct"/>
            <w:tcBorders>
              <w:tl2br w:val="nil"/>
              <w:tr2bl w:val="nil"/>
            </w:tcBorders>
            <w:shd w:val="clear" w:color="auto" w:fill="auto"/>
            <w:vAlign w:val="center"/>
          </w:tcPr>
          <w:p w14:paraId="40FAE13D">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42" w:type="pct"/>
            <w:tcBorders>
              <w:tl2br w:val="nil"/>
              <w:tr2bl w:val="nil"/>
            </w:tcBorders>
            <w:shd w:val="clear" w:color="auto" w:fill="auto"/>
            <w:vAlign w:val="center"/>
          </w:tcPr>
          <w:p w14:paraId="3C23A63E">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67" w:type="pct"/>
            <w:tcBorders>
              <w:tl2br w:val="nil"/>
              <w:tr2bl w:val="nil"/>
            </w:tcBorders>
            <w:shd w:val="clear" w:color="auto" w:fill="auto"/>
            <w:vAlign w:val="center"/>
          </w:tcPr>
          <w:p w14:paraId="3660B8BB">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31" w:type="pct"/>
            <w:tcBorders>
              <w:tl2br w:val="nil"/>
              <w:tr2bl w:val="nil"/>
            </w:tcBorders>
            <w:shd w:val="clear" w:color="auto" w:fill="auto"/>
            <w:vAlign w:val="center"/>
          </w:tcPr>
          <w:p w14:paraId="70ECB45B">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89" w:type="pct"/>
            <w:tcBorders>
              <w:tl2br w:val="nil"/>
              <w:tr2bl w:val="nil"/>
            </w:tcBorders>
            <w:shd w:val="clear" w:color="auto" w:fill="auto"/>
            <w:vAlign w:val="center"/>
          </w:tcPr>
          <w:p w14:paraId="187F1964">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02" w:type="pct"/>
            <w:tcBorders>
              <w:tl2br w:val="nil"/>
              <w:tr2bl w:val="nil"/>
            </w:tcBorders>
            <w:shd w:val="clear" w:color="auto" w:fill="auto"/>
            <w:vAlign w:val="center"/>
          </w:tcPr>
          <w:p w14:paraId="1B504D9D">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20" w:type="pct"/>
            <w:tcBorders>
              <w:tl2br w:val="nil"/>
              <w:tr2bl w:val="nil"/>
            </w:tcBorders>
            <w:shd w:val="clear" w:color="auto" w:fill="auto"/>
            <w:vAlign w:val="center"/>
          </w:tcPr>
          <w:p w14:paraId="454F1A53">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27" w:type="pct"/>
            <w:tcBorders>
              <w:tl2br w:val="nil"/>
              <w:tr2bl w:val="nil"/>
            </w:tcBorders>
            <w:shd w:val="clear" w:color="auto" w:fill="auto"/>
            <w:noWrap/>
            <w:vAlign w:val="center"/>
          </w:tcPr>
          <w:p w14:paraId="5702E424">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64" w:type="pct"/>
            <w:tcBorders>
              <w:tl2br w:val="nil"/>
              <w:tr2bl w:val="nil"/>
            </w:tcBorders>
            <w:shd w:val="clear" w:color="auto" w:fill="auto"/>
            <w:vAlign w:val="center"/>
          </w:tcPr>
          <w:p w14:paraId="5DB23F13">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64" w:type="pct"/>
            <w:tcBorders>
              <w:tl2br w:val="nil"/>
              <w:tr2bl w:val="nil"/>
            </w:tcBorders>
            <w:shd w:val="clear" w:color="auto" w:fill="auto"/>
            <w:vAlign w:val="center"/>
          </w:tcPr>
          <w:p w14:paraId="648B42F8">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07" w:type="pct"/>
            <w:tcBorders>
              <w:tl2br w:val="nil"/>
              <w:tr2bl w:val="nil"/>
            </w:tcBorders>
            <w:shd w:val="clear" w:color="auto" w:fill="auto"/>
            <w:vAlign w:val="center"/>
          </w:tcPr>
          <w:p w14:paraId="474BCD19">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407" w:type="pct"/>
            <w:tcBorders>
              <w:tl2br w:val="nil"/>
              <w:tr2bl w:val="nil"/>
            </w:tcBorders>
            <w:shd w:val="clear" w:color="auto" w:fill="auto"/>
            <w:vAlign w:val="center"/>
          </w:tcPr>
          <w:p w14:paraId="7E4F61F0">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36" w:type="pct"/>
            <w:tcBorders>
              <w:tl2br w:val="nil"/>
              <w:tr2bl w:val="nil"/>
            </w:tcBorders>
            <w:shd w:val="clear" w:color="auto" w:fill="auto"/>
            <w:vAlign w:val="center"/>
          </w:tcPr>
          <w:p w14:paraId="779BEE41">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95" w:type="pct"/>
            <w:tcBorders>
              <w:tl2br w:val="nil"/>
              <w:tr2bl w:val="nil"/>
            </w:tcBorders>
            <w:shd w:val="clear" w:color="auto" w:fill="auto"/>
            <w:noWrap/>
            <w:vAlign w:val="center"/>
          </w:tcPr>
          <w:p w14:paraId="57E5C9AC">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31" w:type="pct"/>
            <w:tcBorders>
              <w:tl2br w:val="nil"/>
              <w:tr2bl w:val="nil"/>
            </w:tcBorders>
            <w:shd w:val="clear" w:color="auto" w:fill="auto"/>
            <w:vAlign w:val="center"/>
          </w:tcPr>
          <w:p w14:paraId="62EBEBA0">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r>
      <w:tr w14:paraId="3C8E5DD7">
        <w:tblPrEx>
          <w:tblBorders>
            <w:top w:val="single" w:color="3D3D3D" w:sz="4" w:space="0"/>
            <w:left w:val="single" w:color="3D3D3D" w:sz="4" w:space="0"/>
            <w:bottom w:val="single" w:color="3D3D3D" w:sz="4" w:space="0"/>
            <w:right w:val="single" w:color="3D3D3D" w:sz="4" w:space="0"/>
            <w:insideH w:val="single" w:color="3D3D3D" w:sz="4" w:space="0"/>
            <w:insideV w:val="single" w:color="3D3D3D" w:sz="4" w:space="0"/>
          </w:tblBorders>
          <w:shd w:val="clear" w:color="auto" w:fill="auto"/>
          <w:tblCellMar>
            <w:top w:w="0" w:type="dxa"/>
            <w:left w:w="0" w:type="dxa"/>
            <w:bottom w:w="0" w:type="dxa"/>
            <w:right w:w="0" w:type="dxa"/>
          </w:tblCellMar>
        </w:tblPrEx>
        <w:trPr>
          <w:trHeight w:val="480" w:hRule="atLeast"/>
        </w:trPr>
        <w:tc>
          <w:tcPr>
            <w:tcW w:w="263" w:type="pct"/>
            <w:tcBorders>
              <w:tl2br w:val="nil"/>
              <w:tr2bl w:val="nil"/>
            </w:tcBorders>
            <w:shd w:val="clear" w:color="auto" w:fill="auto"/>
            <w:noWrap/>
            <w:vAlign w:val="center"/>
          </w:tcPr>
          <w:p w14:paraId="508A3D6A">
            <w:pPr>
              <w:keepNext w:val="0"/>
              <w:keepLines w:val="0"/>
              <w:pageBreakBefore w:val="0"/>
              <w:widowControl/>
              <w:suppressLineNumbers w:val="0"/>
              <w:wordWrap/>
              <w:overflowPunct/>
              <w:topLinePunct w:val="0"/>
              <w:bidi w:val="0"/>
              <w:spacing w:line="0" w:lineRule="atLeast"/>
              <w:ind w:firstLine="0" w:firstLineChars="0"/>
              <w:jc w:val="center"/>
              <w:textAlignment w:val="center"/>
              <w:rPr>
                <w:rFonts w:hint="default" w:ascii="Times New Roman" w:hAnsi="Times New Roman" w:eastAsia="仿宋" w:cs="Times New Roman"/>
                <w:i w:val="0"/>
                <w:iCs w:val="0"/>
                <w:color w:val="3D3D3D"/>
                <w:sz w:val="24"/>
                <w:szCs w:val="24"/>
                <w:u w:val="none"/>
              </w:rPr>
            </w:pPr>
            <w:r>
              <w:rPr>
                <w:rFonts w:hint="eastAsia" w:ascii="Times New Roman" w:hAnsi="Times New Roman" w:eastAsia="仿宋" w:cs="Times New Roman"/>
                <w:i w:val="0"/>
                <w:iCs w:val="0"/>
                <w:snapToGrid w:val="0"/>
                <w:color w:val="000000"/>
                <w:kern w:val="0"/>
                <w:sz w:val="24"/>
                <w:szCs w:val="24"/>
                <w:u w:val="none"/>
                <w:lang w:val="en-US" w:eastAsia="zh-CN" w:bidi="ar"/>
              </w:rPr>
              <w:t>7</w:t>
            </w:r>
          </w:p>
        </w:tc>
        <w:tc>
          <w:tcPr>
            <w:tcW w:w="548" w:type="pct"/>
            <w:tcBorders>
              <w:tl2br w:val="nil"/>
              <w:tr2bl w:val="nil"/>
            </w:tcBorders>
            <w:shd w:val="clear" w:color="auto" w:fill="auto"/>
            <w:vAlign w:val="center"/>
          </w:tcPr>
          <w:p w14:paraId="251C915E">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42" w:type="pct"/>
            <w:tcBorders>
              <w:tl2br w:val="nil"/>
              <w:tr2bl w:val="nil"/>
            </w:tcBorders>
            <w:shd w:val="clear" w:color="auto" w:fill="auto"/>
            <w:vAlign w:val="center"/>
          </w:tcPr>
          <w:p w14:paraId="1335AC9D">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67" w:type="pct"/>
            <w:tcBorders>
              <w:tl2br w:val="nil"/>
              <w:tr2bl w:val="nil"/>
            </w:tcBorders>
            <w:shd w:val="clear" w:color="auto" w:fill="auto"/>
            <w:vAlign w:val="center"/>
          </w:tcPr>
          <w:p w14:paraId="3947E70C">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31" w:type="pct"/>
            <w:tcBorders>
              <w:tl2br w:val="nil"/>
              <w:tr2bl w:val="nil"/>
            </w:tcBorders>
            <w:shd w:val="clear" w:color="auto" w:fill="auto"/>
            <w:vAlign w:val="center"/>
          </w:tcPr>
          <w:p w14:paraId="70EE7923">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89" w:type="pct"/>
            <w:tcBorders>
              <w:tl2br w:val="nil"/>
              <w:tr2bl w:val="nil"/>
            </w:tcBorders>
            <w:shd w:val="clear" w:color="auto" w:fill="auto"/>
            <w:vAlign w:val="center"/>
          </w:tcPr>
          <w:p w14:paraId="1658305C">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02" w:type="pct"/>
            <w:tcBorders>
              <w:tl2br w:val="nil"/>
              <w:tr2bl w:val="nil"/>
            </w:tcBorders>
            <w:shd w:val="clear" w:color="auto" w:fill="auto"/>
            <w:vAlign w:val="center"/>
          </w:tcPr>
          <w:p w14:paraId="07E5915F">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20" w:type="pct"/>
            <w:tcBorders>
              <w:tl2br w:val="nil"/>
              <w:tr2bl w:val="nil"/>
            </w:tcBorders>
            <w:shd w:val="clear" w:color="auto" w:fill="auto"/>
            <w:vAlign w:val="center"/>
          </w:tcPr>
          <w:p w14:paraId="0EABB340">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27" w:type="pct"/>
            <w:tcBorders>
              <w:tl2br w:val="nil"/>
              <w:tr2bl w:val="nil"/>
            </w:tcBorders>
            <w:shd w:val="clear" w:color="auto" w:fill="auto"/>
            <w:noWrap/>
            <w:vAlign w:val="center"/>
          </w:tcPr>
          <w:p w14:paraId="425B69E1">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64" w:type="pct"/>
            <w:tcBorders>
              <w:tl2br w:val="nil"/>
              <w:tr2bl w:val="nil"/>
            </w:tcBorders>
            <w:shd w:val="clear" w:color="auto" w:fill="auto"/>
            <w:vAlign w:val="center"/>
          </w:tcPr>
          <w:p w14:paraId="513C9507">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64" w:type="pct"/>
            <w:tcBorders>
              <w:tl2br w:val="nil"/>
              <w:tr2bl w:val="nil"/>
            </w:tcBorders>
            <w:shd w:val="clear" w:color="auto" w:fill="auto"/>
            <w:vAlign w:val="center"/>
          </w:tcPr>
          <w:p w14:paraId="5AE3CFBD">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07" w:type="pct"/>
            <w:tcBorders>
              <w:tl2br w:val="nil"/>
              <w:tr2bl w:val="nil"/>
            </w:tcBorders>
            <w:shd w:val="clear" w:color="auto" w:fill="auto"/>
            <w:vAlign w:val="center"/>
          </w:tcPr>
          <w:p w14:paraId="7ECDE26A">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407" w:type="pct"/>
            <w:tcBorders>
              <w:tl2br w:val="nil"/>
              <w:tr2bl w:val="nil"/>
            </w:tcBorders>
            <w:shd w:val="clear" w:color="auto" w:fill="auto"/>
            <w:vAlign w:val="center"/>
          </w:tcPr>
          <w:p w14:paraId="1527ADE9">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36" w:type="pct"/>
            <w:tcBorders>
              <w:tl2br w:val="nil"/>
              <w:tr2bl w:val="nil"/>
            </w:tcBorders>
            <w:shd w:val="clear" w:color="auto" w:fill="auto"/>
            <w:vAlign w:val="center"/>
          </w:tcPr>
          <w:p w14:paraId="698F6098">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95" w:type="pct"/>
            <w:tcBorders>
              <w:tl2br w:val="nil"/>
              <w:tr2bl w:val="nil"/>
            </w:tcBorders>
            <w:shd w:val="clear" w:color="auto" w:fill="auto"/>
            <w:noWrap/>
            <w:vAlign w:val="center"/>
          </w:tcPr>
          <w:p w14:paraId="241F9F6B">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31" w:type="pct"/>
            <w:tcBorders>
              <w:tl2br w:val="nil"/>
              <w:tr2bl w:val="nil"/>
            </w:tcBorders>
            <w:shd w:val="clear" w:color="auto" w:fill="auto"/>
            <w:vAlign w:val="center"/>
          </w:tcPr>
          <w:p w14:paraId="1DBFA141">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r>
      <w:tr w14:paraId="2B09F28B">
        <w:tblPrEx>
          <w:tblBorders>
            <w:top w:val="single" w:color="3D3D3D" w:sz="4" w:space="0"/>
            <w:left w:val="single" w:color="3D3D3D" w:sz="4" w:space="0"/>
            <w:bottom w:val="single" w:color="3D3D3D" w:sz="4" w:space="0"/>
            <w:right w:val="single" w:color="3D3D3D" w:sz="4" w:space="0"/>
            <w:insideH w:val="single" w:color="3D3D3D" w:sz="4" w:space="0"/>
            <w:insideV w:val="single" w:color="3D3D3D" w:sz="4" w:space="0"/>
          </w:tblBorders>
          <w:tblCellMar>
            <w:top w:w="0" w:type="dxa"/>
            <w:left w:w="0" w:type="dxa"/>
            <w:bottom w:w="0" w:type="dxa"/>
            <w:right w:w="0" w:type="dxa"/>
          </w:tblCellMar>
        </w:tblPrEx>
        <w:trPr>
          <w:trHeight w:val="480" w:hRule="atLeast"/>
        </w:trPr>
        <w:tc>
          <w:tcPr>
            <w:tcW w:w="263" w:type="pct"/>
            <w:tcBorders>
              <w:tl2br w:val="nil"/>
              <w:tr2bl w:val="nil"/>
            </w:tcBorders>
            <w:shd w:val="clear" w:color="auto" w:fill="auto"/>
            <w:noWrap/>
            <w:vAlign w:val="center"/>
          </w:tcPr>
          <w:p w14:paraId="6BDF18D4">
            <w:pPr>
              <w:keepNext w:val="0"/>
              <w:keepLines w:val="0"/>
              <w:pageBreakBefore w:val="0"/>
              <w:widowControl/>
              <w:suppressLineNumbers w:val="0"/>
              <w:wordWrap/>
              <w:overflowPunct/>
              <w:topLinePunct w:val="0"/>
              <w:bidi w:val="0"/>
              <w:spacing w:line="0" w:lineRule="atLeast"/>
              <w:ind w:firstLine="0" w:firstLineChars="0"/>
              <w:jc w:val="center"/>
              <w:textAlignment w:val="center"/>
              <w:rPr>
                <w:rFonts w:hint="default" w:ascii="Times New Roman" w:hAnsi="Times New Roman" w:eastAsia="仿宋" w:cs="Times New Roman"/>
                <w:i w:val="0"/>
                <w:iCs w:val="0"/>
                <w:snapToGrid w:val="0"/>
                <w:color w:val="000000"/>
                <w:kern w:val="0"/>
                <w:sz w:val="24"/>
                <w:szCs w:val="24"/>
                <w:u w:val="none"/>
                <w:lang w:val="en-US" w:eastAsia="zh-CN" w:bidi="ar"/>
              </w:rPr>
            </w:pPr>
            <w:r>
              <w:rPr>
                <w:rFonts w:hint="eastAsia" w:ascii="Times New Roman" w:hAnsi="Times New Roman" w:eastAsia="仿宋" w:cs="Times New Roman"/>
                <w:i w:val="0"/>
                <w:iCs w:val="0"/>
                <w:snapToGrid w:val="0"/>
                <w:color w:val="000000"/>
                <w:kern w:val="0"/>
                <w:sz w:val="24"/>
                <w:szCs w:val="24"/>
                <w:u w:val="none"/>
                <w:lang w:val="en-US" w:eastAsia="zh-CN" w:bidi="ar"/>
              </w:rPr>
              <w:t>8</w:t>
            </w:r>
          </w:p>
        </w:tc>
        <w:tc>
          <w:tcPr>
            <w:tcW w:w="548" w:type="pct"/>
            <w:tcBorders>
              <w:tl2br w:val="nil"/>
              <w:tr2bl w:val="nil"/>
            </w:tcBorders>
            <w:shd w:val="clear" w:color="auto" w:fill="auto"/>
            <w:vAlign w:val="center"/>
          </w:tcPr>
          <w:p w14:paraId="1600A165">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42" w:type="pct"/>
            <w:tcBorders>
              <w:tl2br w:val="nil"/>
              <w:tr2bl w:val="nil"/>
            </w:tcBorders>
            <w:shd w:val="clear" w:color="auto" w:fill="auto"/>
            <w:vAlign w:val="center"/>
          </w:tcPr>
          <w:p w14:paraId="3AF2A99E">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67" w:type="pct"/>
            <w:tcBorders>
              <w:tl2br w:val="nil"/>
              <w:tr2bl w:val="nil"/>
            </w:tcBorders>
            <w:shd w:val="clear" w:color="auto" w:fill="auto"/>
            <w:vAlign w:val="center"/>
          </w:tcPr>
          <w:p w14:paraId="5E954DC4">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31" w:type="pct"/>
            <w:tcBorders>
              <w:tl2br w:val="nil"/>
              <w:tr2bl w:val="nil"/>
            </w:tcBorders>
            <w:shd w:val="clear" w:color="auto" w:fill="auto"/>
            <w:vAlign w:val="center"/>
          </w:tcPr>
          <w:p w14:paraId="5CEBC835">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89" w:type="pct"/>
            <w:tcBorders>
              <w:tl2br w:val="nil"/>
              <w:tr2bl w:val="nil"/>
            </w:tcBorders>
            <w:shd w:val="clear" w:color="auto" w:fill="auto"/>
            <w:vAlign w:val="center"/>
          </w:tcPr>
          <w:p w14:paraId="787CE541">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02" w:type="pct"/>
            <w:tcBorders>
              <w:tl2br w:val="nil"/>
              <w:tr2bl w:val="nil"/>
            </w:tcBorders>
            <w:shd w:val="clear" w:color="auto" w:fill="auto"/>
            <w:vAlign w:val="center"/>
          </w:tcPr>
          <w:p w14:paraId="4E27BFAD">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20" w:type="pct"/>
            <w:tcBorders>
              <w:tl2br w:val="nil"/>
              <w:tr2bl w:val="nil"/>
            </w:tcBorders>
            <w:shd w:val="clear" w:color="auto" w:fill="auto"/>
            <w:vAlign w:val="center"/>
          </w:tcPr>
          <w:p w14:paraId="44437C58">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27" w:type="pct"/>
            <w:tcBorders>
              <w:tl2br w:val="nil"/>
              <w:tr2bl w:val="nil"/>
            </w:tcBorders>
            <w:shd w:val="clear" w:color="auto" w:fill="auto"/>
            <w:noWrap/>
            <w:vAlign w:val="center"/>
          </w:tcPr>
          <w:p w14:paraId="5CEAA82A">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64" w:type="pct"/>
            <w:tcBorders>
              <w:tl2br w:val="nil"/>
              <w:tr2bl w:val="nil"/>
            </w:tcBorders>
            <w:shd w:val="clear" w:color="auto" w:fill="auto"/>
            <w:vAlign w:val="center"/>
          </w:tcPr>
          <w:p w14:paraId="0D6D5E09">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64" w:type="pct"/>
            <w:tcBorders>
              <w:tl2br w:val="nil"/>
              <w:tr2bl w:val="nil"/>
            </w:tcBorders>
            <w:shd w:val="clear" w:color="auto" w:fill="auto"/>
            <w:vAlign w:val="center"/>
          </w:tcPr>
          <w:p w14:paraId="00FF3AFE">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07" w:type="pct"/>
            <w:tcBorders>
              <w:tl2br w:val="nil"/>
              <w:tr2bl w:val="nil"/>
            </w:tcBorders>
            <w:shd w:val="clear" w:color="auto" w:fill="auto"/>
            <w:vAlign w:val="center"/>
          </w:tcPr>
          <w:p w14:paraId="7B00F8DD">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407" w:type="pct"/>
            <w:tcBorders>
              <w:tl2br w:val="nil"/>
              <w:tr2bl w:val="nil"/>
            </w:tcBorders>
            <w:shd w:val="clear" w:color="auto" w:fill="auto"/>
            <w:vAlign w:val="center"/>
          </w:tcPr>
          <w:p w14:paraId="553CE573">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36" w:type="pct"/>
            <w:tcBorders>
              <w:tl2br w:val="nil"/>
              <w:tr2bl w:val="nil"/>
            </w:tcBorders>
            <w:shd w:val="clear" w:color="auto" w:fill="auto"/>
            <w:vAlign w:val="center"/>
          </w:tcPr>
          <w:p w14:paraId="56231D0E">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95" w:type="pct"/>
            <w:tcBorders>
              <w:tl2br w:val="nil"/>
              <w:tr2bl w:val="nil"/>
            </w:tcBorders>
            <w:shd w:val="clear" w:color="auto" w:fill="auto"/>
            <w:noWrap/>
            <w:vAlign w:val="center"/>
          </w:tcPr>
          <w:p w14:paraId="2C6ACA99">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31" w:type="pct"/>
            <w:tcBorders>
              <w:tl2br w:val="nil"/>
              <w:tr2bl w:val="nil"/>
            </w:tcBorders>
            <w:shd w:val="clear" w:color="auto" w:fill="auto"/>
            <w:vAlign w:val="center"/>
          </w:tcPr>
          <w:p w14:paraId="2DA85E2A">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r>
      <w:tr w14:paraId="458DDE4D">
        <w:tblPrEx>
          <w:tblBorders>
            <w:top w:val="single" w:color="3D3D3D" w:sz="4" w:space="0"/>
            <w:left w:val="single" w:color="3D3D3D" w:sz="4" w:space="0"/>
            <w:bottom w:val="single" w:color="3D3D3D" w:sz="4" w:space="0"/>
            <w:right w:val="single" w:color="3D3D3D" w:sz="4" w:space="0"/>
            <w:insideH w:val="single" w:color="3D3D3D" w:sz="4" w:space="0"/>
            <w:insideV w:val="single" w:color="3D3D3D" w:sz="4" w:space="0"/>
          </w:tblBorders>
          <w:shd w:val="clear" w:color="auto" w:fill="auto"/>
          <w:tblCellMar>
            <w:top w:w="0" w:type="dxa"/>
            <w:left w:w="0" w:type="dxa"/>
            <w:bottom w:w="0" w:type="dxa"/>
            <w:right w:w="0" w:type="dxa"/>
          </w:tblCellMar>
        </w:tblPrEx>
        <w:trPr>
          <w:trHeight w:val="480" w:hRule="atLeast"/>
        </w:trPr>
        <w:tc>
          <w:tcPr>
            <w:tcW w:w="263" w:type="pct"/>
            <w:tcBorders>
              <w:tl2br w:val="nil"/>
              <w:tr2bl w:val="nil"/>
            </w:tcBorders>
            <w:shd w:val="clear" w:color="auto" w:fill="auto"/>
            <w:noWrap/>
            <w:vAlign w:val="center"/>
          </w:tcPr>
          <w:p w14:paraId="48D46794">
            <w:pPr>
              <w:keepNext w:val="0"/>
              <w:keepLines w:val="0"/>
              <w:pageBreakBefore w:val="0"/>
              <w:widowControl/>
              <w:suppressLineNumbers w:val="0"/>
              <w:wordWrap/>
              <w:overflowPunct/>
              <w:topLinePunct w:val="0"/>
              <w:bidi w:val="0"/>
              <w:spacing w:line="0" w:lineRule="atLeast"/>
              <w:ind w:firstLine="0" w:firstLineChars="0"/>
              <w:jc w:val="center"/>
              <w:textAlignment w:val="center"/>
              <w:rPr>
                <w:rFonts w:hint="default" w:ascii="Times New Roman" w:hAnsi="Times New Roman" w:eastAsia="仿宋" w:cs="Times New Roman"/>
                <w:i w:val="0"/>
                <w:iCs w:val="0"/>
                <w:snapToGrid w:val="0"/>
                <w:color w:val="000000"/>
                <w:kern w:val="0"/>
                <w:sz w:val="24"/>
                <w:szCs w:val="24"/>
                <w:u w:val="none"/>
                <w:lang w:val="en-US" w:eastAsia="zh-CN" w:bidi="ar"/>
              </w:rPr>
            </w:pPr>
            <w:r>
              <w:rPr>
                <w:rFonts w:hint="eastAsia" w:ascii="Times New Roman" w:hAnsi="Times New Roman" w:eastAsia="仿宋" w:cs="Times New Roman"/>
                <w:i w:val="0"/>
                <w:iCs w:val="0"/>
                <w:snapToGrid w:val="0"/>
                <w:color w:val="000000"/>
                <w:kern w:val="0"/>
                <w:sz w:val="24"/>
                <w:szCs w:val="24"/>
                <w:u w:val="none"/>
                <w:lang w:val="en-US" w:eastAsia="zh-CN" w:bidi="ar"/>
              </w:rPr>
              <w:t>9</w:t>
            </w:r>
          </w:p>
        </w:tc>
        <w:tc>
          <w:tcPr>
            <w:tcW w:w="548" w:type="pct"/>
            <w:tcBorders>
              <w:tl2br w:val="nil"/>
              <w:tr2bl w:val="nil"/>
            </w:tcBorders>
            <w:shd w:val="clear" w:color="auto" w:fill="auto"/>
            <w:vAlign w:val="center"/>
          </w:tcPr>
          <w:p w14:paraId="27BDCA22">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42" w:type="pct"/>
            <w:tcBorders>
              <w:tl2br w:val="nil"/>
              <w:tr2bl w:val="nil"/>
            </w:tcBorders>
            <w:shd w:val="clear" w:color="auto" w:fill="auto"/>
            <w:vAlign w:val="center"/>
          </w:tcPr>
          <w:p w14:paraId="330660A7">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67" w:type="pct"/>
            <w:tcBorders>
              <w:tl2br w:val="nil"/>
              <w:tr2bl w:val="nil"/>
            </w:tcBorders>
            <w:shd w:val="clear" w:color="auto" w:fill="auto"/>
            <w:vAlign w:val="center"/>
          </w:tcPr>
          <w:p w14:paraId="5CF04736">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31" w:type="pct"/>
            <w:tcBorders>
              <w:tl2br w:val="nil"/>
              <w:tr2bl w:val="nil"/>
            </w:tcBorders>
            <w:shd w:val="clear" w:color="auto" w:fill="auto"/>
            <w:vAlign w:val="center"/>
          </w:tcPr>
          <w:p w14:paraId="5806D9A2">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89" w:type="pct"/>
            <w:tcBorders>
              <w:tl2br w:val="nil"/>
              <w:tr2bl w:val="nil"/>
            </w:tcBorders>
            <w:shd w:val="clear" w:color="auto" w:fill="auto"/>
            <w:vAlign w:val="center"/>
          </w:tcPr>
          <w:p w14:paraId="5A95F7AB">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02" w:type="pct"/>
            <w:tcBorders>
              <w:tl2br w:val="nil"/>
              <w:tr2bl w:val="nil"/>
            </w:tcBorders>
            <w:shd w:val="clear" w:color="auto" w:fill="auto"/>
            <w:vAlign w:val="center"/>
          </w:tcPr>
          <w:p w14:paraId="3A6483BC">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20" w:type="pct"/>
            <w:tcBorders>
              <w:tl2br w:val="nil"/>
              <w:tr2bl w:val="nil"/>
            </w:tcBorders>
            <w:shd w:val="clear" w:color="auto" w:fill="auto"/>
            <w:vAlign w:val="center"/>
          </w:tcPr>
          <w:p w14:paraId="01DD1651">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27" w:type="pct"/>
            <w:tcBorders>
              <w:tl2br w:val="nil"/>
              <w:tr2bl w:val="nil"/>
            </w:tcBorders>
            <w:shd w:val="clear" w:color="auto" w:fill="auto"/>
            <w:noWrap/>
            <w:vAlign w:val="center"/>
          </w:tcPr>
          <w:p w14:paraId="77DE9DB4">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64" w:type="pct"/>
            <w:tcBorders>
              <w:tl2br w:val="nil"/>
              <w:tr2bl w:val="nil"/>
            </w:tcBorders>
            <w:shd w:val="clear" w:color="auto" w:fill="auto"/>
            <w:vAlign w:val="center"/>
          </w:tcPr>
          <w:p w14:paraId="457122EF">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64" w:type="pct"/>
            <w:tcBorders>
              <w:tl2br w:val="nil"/>
              <w:tr2bl w:val="nil"/>
            </w:tcBorders>
            <w:shd w:val="clear" w:color="auto" w:fill="auto"/>
            <w:vAlign w:val="center"/>
          </w:tcPr>
          <w:p w14:paraId="7F9CB087">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07" w:type="pct"/>
            <w:tcBorders>
              <w:tl2br w:val="nil"/>
              <w:tr2bl w:val="nil"/>
            </w:tcBorders>
            <w:shd w:val="clear" w:color="auto" w:fill="auto"/>
            <w:vAlign w:val="center"/>
          </w:tcPr>
          <w:p w14:paraId="30DAD2C5">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407" w:type="pct"/>
            <w:tcBorders>
              <w:tl2br w:val="nil"/>
              <w:tr2bl w:val="nil"/>
            </w:tcBorders>
            <w:shd w:val="clear" w:color="auto" w:fill="auto"/>
            <w:vAlign w:val="center"/>
          </w:tcPr>
          <w:p w14:paraId="01A04A43">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36" w:type="pct"/>
            <w:tcBorders>
              <w:tl2br w:val="nil"/>
              <w:tr2bl w:val="nil"/>
            </w:tcBorders>
            <w:shd w:val="clear" w:color="auto" w:fill="auto"/>
            <w:vAlign w:val="center"/>
          </w:tcPr>
          <w:p w14:paraId="44BB198E">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95" w:type="pct"/>
            <w:tcBorders>
              <w:tl2br w:val="nil"/>
              <w:tr2bl w:val="nil"/>
            </w:tcBorders>
            <w:shd w:val="clear" w:color="auto" w:fill="auto"/>
            <w:noWrap/>
            <w:vAlign w:val="center"/>
          </w:tcPr>
          <w:p w14:paraId="51CF3EBD">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31" w:type="pct"/>
            <w:tcBorders>
              <w:tl2br w:val="nil"/>
              <w:tr2bl w:val="nil"/>
            </w:tcBorders>
            <w:shd w:val="clear" w:color="auto" w:fill="auto"/>
            <w:vAlign w:val="center"/>
          </w:tcPr>
          <w:p w14:paraId="009BD245">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r>
      <w:tr w14:paraId="227AC40E">
        <w:tblPrEx>
          <w:tblBorders>
            <w:top w:val="single" w:color="3D3D3D" w:sz="4" w:space="0"/>
            <w:left w:val="single" w:color="3D3D3D" w:sz="4" w:space="0"/>
            <w:bottom w:val="single" w:color="3D3D3D" w:sz="4" w:space="0"/>
            <w:right w:val="single" w:color="3D3D3D" w:sz="4" w:space="0"/>
            <w:insideH w:val="single" w:color="3D3D3D" w:sz="4" w:space="0"/>
            <w:insideV w:val="single" w:color="3D3D3D" w:sz="4" w:space="0"/>
          </w:tblBorders>
          <w:tblCellMar>
            <w:top w:w="0" w:type="dxa"/>
            <w:left w:w="0" w:type="dxa"/>
            <w:bottom w:w="0" w:type="dxa"/>
            <w:right w:w="0" w:type="dxa"/>
          </w:tblCellMar>
        </w:tblPrEx>
        <w:trPr>
          <w:trHeight w:val="480" w:hRule="atLeast"/>
        </w:trPr>
        <w:tc>
          <w:tcPr>
            <w:tcW w:w="263" w:type="pct"/>
            <w:tcBorders>
              <w:tl2br w:val="nil"/>
              <w:tr2bl w:val="nil"/>
            </w:tcBorders>
            <w:shd w:val="clear" w:color="auto" w:fill="auto"/>
            <w:noWrap/>
            <w:vAlign w:val="center"/>
          </w:tcPr>
          <w:p w14:paraId="57A582B1">
            <w:pPr>
              <w:keepNext w:val="0"/>
              <w:keepLines w:val="0"/>
              <w:pageBreakBefore w:val="0"/>
              <w:widowControl/>
              <w:suppressLineNumbers w:val="0"/>
              <w:wordWrap/>
              <w:overflowPunct/>
              <w:topLinePunct w:val="0"/>
              <w:bidi w:val="0"/>
              <w:spacing w:line="0" w:lineRule="atLeast"/>
              <w:ind w:firstLine="0" w:firstLineChars="0"/>
              <w:jc w:val="center"/>
              <w:textAlignment w:val="center"/>
              <w:rPr>
                <w:rFonts w:hint="default" w:ascii="Times New Roman" w:hAnsi="Times New Roman" w:eastAsia="仿宋" w:cs="Times New Roman"/>
                <w:i w:val="0"/>
                <w:iCs w:val="0"/>
                <w:snapToGrid w:val="0"/>
                <w:color w:val="000000"/>
                <w:kern w:val="0"/>
                <w:sz w:val="24"/>
                <w:szCs w:val="24"/>
                <w:u w:val="none"/>
                <w:lang w:val="en-US" w:eastAsia="zh-CN" w:bidi="ar"/>
              </w:rPr>
            </w:pPr>
            <w:r>
              <w:rPr>
                <w:rFonts w:hint="eastAsia" w:ascii="Times New Roman" w:hAnsi="Times New Roman" w:eastAsia="仿宋" w:cs="Times New Roman"/>
                <w:i w:val="0"/>
                <w:iCs w:val="0"/>
                <w:snapToGrid w:val="0"/>
                <w:color w:val="000000"/>
                <w:kern w:val="0"/>
                <w:sz w:val="24"/>
                <w:szCs w:val="24"/>
                <w:u w:val="none"/>
                <w:lang w:val="en-US" w:eastAsia="zh-CN" w:bidi="ar"/>
              </w:rPr>
              <w:t>10</w:t>
            </w:r>
          </w:p>
        </w:tc>
        <w:tc>
          <w:tcPr>
            <w:tcW w:w="548" w:type="pct"/>
            <w:tcBorders>
              <w:tl2br w:val="nil"/>
              <w:tr2bl w:val="nil"/>
            </w:tcBorders>
            <w:shd w:val="clear" w:color="auto" w:fill="auto"/>
            <w:vAlign w:val="center"/>
          </w:tcPr>
          <w:p w14:paraId="28B08DD9">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42" w:type="pct"/>
            <w:tcBorders>
              <w:tl2br w:val="nil"/>
              <w:tr2bl w:val="nil"/>
            </w:tcBorders>
            <w:shd w:val="clear" w:color="auto" w:fill="auto"/>
            <w:vAlign w:val="center"/>
          </w:tcPr>
          <w:p w14:paraId="65D7A0AD">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67" w:type="pct"/>
            <w:tcBorders>
              <w:tl2br w:val="nil"/>
              <w:tr2bl w:val="nil"/>
            </w:tcBorders>
            <w:shd w:val="clear" w:color="auto" w:fill="auto"/>
            <w:vAlign w:val="center"/>
          </w:tcPr>
          <w:p w14:paraId="625632E5">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31" w:type="pct"/>
            <w:tcBorders>
              <w:tl2br w:val="nil"/>
              <w:tr2bl w:val="nil"/>
            </w:tcBorders>
            <w:shd w:val="clear" w:color="auto" w:fill="auto"/>
            <w:vAlign w:val="center"/>
          </w:tcPr>
          <w:p w14:paraId="2128E4A1">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89" w:type="pct"/>
            <w:tcBorders>
              <w:tl2br w:val="nil"/>
              <w:tr2bl w:val="nil"/>
            </w:tcBorders>
            <w:shd w:val="clear" w:color="auto" w:fill="auto"/>
            <w:vAlign w:val="center"/>
          </w:tcPr>
          <w:p w14:paraId="1852128A">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02" w:type="pct"/>
            <w:tcBorders>
              <w:tl2br w:val="nil"/>
              <w:tr2bl w:val="nil"/>
            </w:tcBorders>
            <w:shd w:val="clear" w:color="auto" w:fill="auto"/>
            <w:vAlign w:val="center"/>
          </w:tcPr>
          <w:p w14:paraId="3D320E8F">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20" w:type="pct"/>
            <w:tcBorders>
              <w:tl2br w:val="nil"/>
              <w:tr2bl w:val="nil"/>
            </w:tcBorders>
            <w:shd w:val="clear" w:color="auto" w:fill="auto"/>
            <w:vAlign w:val="center"/>
          </w:tcPr>
          <w:p w14:paraId="7A59BEBA">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27" w:type="pct"/>
            <w:tcBorders>
              <w:tl2br w:val="nil"/>
              <w:tr2bl w:val="nil"/>
            </w:tcBorders>
            <w:shd w:val="clear" w:color="auto" w:fill="auto"/>
            <w:noWrap/>
            <w:vAlign w:val="center"/>
          </w:tcPr>
          <w:p w14:paraId="121DD06C">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64" w:type="pct"/>
            <w:tcBorders>
              <w:tl2br w:val="nil"/>
              <w:tr2bl w:val="nil"/>
            </w:tcBorders>
            <w:shd w:val="clear" w:color="auto" w:fill="auto"/>
            <w:vAlign w:val="center"/>
          </w:tcPr>
          <w:p w14:paraId="5CE53B20">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264" w:type="pct"/>
            <w:tcBorders>
              <w:tl2br w:val="nil"/>
              <w:tr2bl w:val="nil"/>
            </w:tcBorders>
            <w:shd w:val="clear" w:color="auto" w:fill="auto"/>
            <w:vAlign w:val="center"/>
          </w:tcPr>
          <w:p w14:paraId="74CDC6BB">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07" w:type="pct"/>
            <w:tcBorders>
              <w:tl2br w:val="nil"/>
              <w:tr2bl w:val="nil"/>
            </w:tcBorders>
            <w:shd w:val="clear" w:color="auto" w:fill="auto"/>
            <w:vAlign w:val="center"/>
          </w:tcPr>
          <w:p w14:paraId="5954D7CE">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407" w:type="pct"/>
            <w:tcBorders>
              <w:tl2br w:val="nil"/>
              <w:tr2bl w:val="nil"/>
            </w:tcBorders>
            <w:shd w:val="clear" w:color="auto" w:fill="auto"/>
            <w:vAlign w:val="center"/>
          </w:tcPr>
          <w:p w14:paraId="6BD3CA6A">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36" w:type="pct"/>
            <w:tcBorders>
              <w:tl2br w:val="nil"/>
              <w:tr2bl w:val="nil"/>
            </w:tcBorders>
            <w:shd w:val="clear" w:color="auto" w:fill="auto"/>
            <w:vAlign w:val="center"/>
          </w:tcPr>
          <w:p w14:paraId="51C910E3">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95" w:type="pct"/>
            <w:tcBorders>
              <w:tl2br w:val="nil"/>
              <w:tr2bl w:val="nil"/>
            </w:tcBorders>
            <w:shd w:val="clear" w:color="auto" w:fill="auto"/>
            <w:noWrap/>
            <w:vAlign w:val="center"/>
          </w:tcPr>
          <w:p w14:paraId="3E90E722">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c>
          <w:tcPr>
            <w:tcW w:w="331" w:type="pct"/>
            <w:tcBorders>
              <w:tl2br w:val="nil"/>
              <w:tr2bl w:val="nil"/>
            </w:tcBorders>
            <w:shd w:val="clear" w:color="auto" w:fill="auto"/>
            <w:vAlign w:val="center"/>
          </w:tcPr>
          <w:p w14:paraId="3A072710">
            <w:pPr>
              <w:keepNext w:val="0"/>
              <w:keepLines w:val="0"/>
              <w:pageBreakBefore w:val="0"/>
              <w:widowControl/>
              <w:wordWrap/>
              <w:overflowPunct/>
              <w:topLinePunct w:val="0"/>
              <w:bidi w:val="0"/>
              <w:spacing w:line="0" w:lineRule="atLeast"/>
              <w:ind w:firstLine="0" w:firstLineChars="0"/>
              <w:jc w:val="center"/>
              <w:rPr>
                <w:rFonts w:hint="default" w:ascii="Times New Roman" w:hAnsi="Times New Roman" w:eastAsia="仿宋" w:cs="Times New Roman"/>
                <w:i w:val="0"/>
                <w:iCs w:val="0"/>
                <w:color w:val="3D3D3D"/>
                <w:sz w:val="24"/>
                <w:szCs w:val="24"/>
                <w:u w:val="none"/>
              </w:rPr>
            </w:pPr>
          </w:p>
        </w:tc>
      </w:tr>
    </w:tbl>
    <w:p w14:paraId="1D24CDAA">
      <w:pPr>
        <w:autoSpaceDE/>
        <w:autoSpaceDN/>
        <w:spacing w:after="240" w:afterLines="100"/>
        <w:ind w:firstLine="482"/>
        <w:jc w:val="both"/>
        <w:rPr>
          <w:rFonts w:ascii="宋体" w:hAnsi="宋体" w:cs="宋体"/>
          <w:b/>
          <w:bCs/>
          <w:color w:val="auto"/>
          <w:highlight w:val="none"/>
        </w:rPr>
      </w:pPr>
    </w:p>
    <w:p w14:paraId="4AD2780B">
      <w:pPr>
        <w:autoSpaceDE/>
        <w:autoSpaceDN/>
        <w:spacing w:after="240" w:afterLines="100"/>
        <w:ind w:firstLine="482"/>
        <w:jc w:val="both"/>
        <w:rPr>
          <w:rFonts w:ascii="宋体" w:hAnsi="宋体" w:cs="宋体"/>
          <w:b/>
          <w:bCs/>
          <w:color w:val="auto"/>
          <w:highlight w:val="none"/>
        </w:rPr>
      </w:pPr>
    </w:p>
    <w:p w14:paraId="57EBCF5E">
      <w:pPr>
        <w:autoSpaceDE/>
        <w:autoSpaceDN/>
        <w:spacing w:after="240" w:afterLines="100"/>
        <w:ind w:firstLine="482"/>
        <w:jc w:val="both"/>
        <w:rPr>
          <w:rFonts w:ascii="宋体" w:hAnsi="宋体" w:cs="宋体"/>
          <w:b/>
          <w:bCs/>
          <w:color w:val="auto"/>
          <w:highlight w:val="none"/>
        </w:rPr>
      </w:pPr>
    </w:p>
    <w:p w14:paraId="3AC2847A">
      <w:pPr>
        <w:autoSpaceDE/>
        <w:autoSpaceDN/>
        <w:spacing w:after="240" w:afterLines="100"/>
        <w:ind w:firstLine="482"/>
        <w:jc w:val="both"/>
        <w:rPr>
          <w:rFonts w:ascii="宋体" w:hAnsi="宋体" w:cs="宋体"/>
          <w:b/>
          <w:bCs/>
          <w:color w:val="auto"/>
          <w:highlight w:val="none"/>
        </w:rPr>
      </w:pPr>
    </w:p>
    <w:p w14:paraId="6C8F2BF5">
      <w:pPr>
        <w:autoSpaceDE/>
        <w:autoSpaceDN/>
        <w:spacing w:after="240" w:afterLines="100"/>
        <w:ind w:firstLine="482"/>
        <w:jc w:val="both"/>
        <w:rPr>
          <w:rFonts w:ascii="宋体" w:hAnsi="宋体" w:cs="宋体"/>
          <w:b/>
          <w:bCs/>
          <w:color w:val="auto"/>
          <w:highlight w:val="none"/>
        </w:rPr>
      </w:pPr>
    </w:p>
    <w:p w14:paraId="1D916B7F">
      <w:pPr>
        <w:autoSpaceDE/>
        <w:autoSpaceDN/>
        <w:spacing w:after="240" w:afterLines="100"/>
        <w:ind w:firstLine="482"/>
        <w:jc w:val="both"/>
        <w:rPr>
          <w:rFonts w:ascii="宋体" w:hAnsi="宋体" w:cs="宋体"/>
          <w:b/>
          <w:bCs/>
          <w:color w:val="auto"/>
          <w:highlight w:val="none"/>
        </w:rPr>
      </w:pPr>
    </w:p>
    <w:p w14:paraId="19215571">
      <w:pPr>
        <w:autoSpaceDE/>
        <w:autoSpaceDN/>
        <w:spacing w:after="240" w:afterLines="100"/>
        <w:ind w:firstLine="482"/>
        <w:jc w:val="both"/>
        <w:rPr>
          <w:rFonts w:ascii="宋体" w:hAnsi="宋体" w:cs="宋体"/>
          <w:b/>
          <w:bCs/>
          <w:color w:val="auto"/>
          <w:highlight w:val="none"/>
        </w:rPr>
      </w:pPr>
    </w:p>
    <w:p w14:paraId="19D0EB64">
      <w:pPr>
        <w:pStyle w:val="4"/>
        <w:ind w:firstLine="241"/>
        <w:rPr>
          <w:rFonts w:hint="eastAsia"/>
          <w:color w:val="auto"/>
          <w:highlight w:val="none"/>
          <w:lang w:val="en-US" w:eastAsia="zh-CN"/>
        </w:rPr>
      </w:pPr>
      <w:bookmarkStart w:id="1174" w:name="_Toc31482"/>
      <w:r>
        <w:rPr>
          <w:rFonts w:hint="eastAsia"/>
          <w:color w:val="auto"/>
          <w:highlight w:val="none"/>
          <w:lang w:eastAsia="zh-CN"/>
        </w:rPr>
        <w:t>表1.3-</w:t>
      </w:r>
      <w:r>
        <w:rPr>
          <w:rFonts w:hint="eastAsia"/>
          <w:color w:val="auto"/>
          <w:highlight w:val="none"/>
          <w:lang w:val="en-US" w:eastAsia="zh-CN"/>
        </w:rPr>
        <w:t>10</w:t>
      </w:r>
      <w:r>
        <w:rPr>
          <w:rFonts w:hint="eastAsia"/>
          <w:color w:val="auto"/>
          <w:highlight w:val="none"/>
          <w:lang w:eastAsia="zh-CN"/>
        </w:rPr>
        <w:t xml:space="preserve"> </w:t>
      </w:r>
      <w:r>
        <w:rPr>
          <w:rFonts w:hint="eastAsia"/>
          <w:color w:val="auto"/>
          <w:highlight w:val="none"/>
          <w:lang w:val="en-US" w:eastAsia="zh-CN"/>
        </w:rPr>
        <w:t>工程建设其他费合同履约验收单</w:t>
      </w:r>
      <w:bookmarkEnd w:id="1174"/>
    </w:p>
    <w:p w14:paraId="424E9E80">
      <w:pPr>
        <w:ind w:firstLine="1325" w:firstLineChars="300"/>
        <w:jc w:val="both"/>
        <w:rPr>
          <w:rFonts w:hint="eastAsia" w:cs="方正小标宋简体" w:asciiTheme="minorEastAsia" w:hAnsiTheme="minorEastAsia" w:eastAsiaTheme="minorEastAsia"/>
          <w:b/>
          <w:bCs/>
          <w:color w:val="auto"/>
          <w:sz w:val="44"/>
          <w:szCs w:val="44"/>
          <w:highlight w:val="none"/>
          <w:lang w:val="en-US" w:eastAsia="zh-CN"/>
        </w:rPr>
      </w:pPr>
      <w:r>
        <w:rPr>
          <w:rFonts w:hint="eastAsia" w:cs="方正小标宋简体" w:asciiTheme="minorEastAsia" w:hAnsiTheme="minorEastAsia" w:eastAsiaTheme="minorEastAsia"/>
          <w:b/>
          <w:bCs/>
          <w:color w:val="auto"/>
          <w:sz w:val="44"/>
          <w:szCs w:val="44"/>
          <w:highlight w:val="none"/>
          <w:lang w:val="en-US" w:eastAsia="zh-CN"/>
        </w:rPr>
        <w:t>工程建设其他费合同履约验收单</w:t>
      </w:r>
    </w:p>
    <w:p w14:paraId="119C6E24">
      <w:pPr>
        <w:ind w:firstLine="560"/>
        <w:jc w:val="right"/>
        <w:rPr>
          <w:rFonts w:hint="eastAsia" w:cs="方正小标宋简体" w:asciiTheme="minorEastAsia" w:hAnsiTheme="minorEastAsia" w:eastAsiaTheme="minorEastAsia"/>
          <w:b/>
          <w:bCs/>
          <w:color w:val="auto"/>
          <w:sz w:val="44"/>
          <w:szCs w:val="44"/>
          <w:highlight w:val="none"/>
          <w:lang w:eastAsia="zh-CN"/>
        </w:rPr>
      </w:pPr>
      <w:r>
        <w:rPr>
          <w:rFonts w:hint="eastAsia" w:ascii="仿宋_GB2312" w:hAnsi="仿宋_GB2312" w:eastAsia="仿宋_GB2312" w:cs="仿宋_GB2312"/>
          <w:color w:val="auto"/>
          <w:sz w:val="28"/>
          <w:szCs w:val="28"/>
          <w:highlight w:val="none"/>
          <w:lang w:eastAsia="zh-CN"/>
        </w:rPr>
        <w:t>编号：***</w:t>
      </w:r>
    </w:p>
    <w:tbl>
      <w:tblPr>
        <w:tblStyle w:val="24"/>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582"/>
        <w:gridCol w:w="1411"/>
        <w:gridCol w:w="2313"/>
        <w:gridCol w:w="1986"/>
        <w:gridCol w:w="1668"/>
      </w:tblGrid>
      <w:tr w14:paraId="15625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3" w:hRule="atLeast"/>
        </w:trPr>
        <w:tc>
          <w:tcPr>
            <w:tcW w:w="1296" w:type="pct"/>
            <w:tcBorders>
              <w:top w:val="single" w:color="3D3D3D" w:sz="8" w:space="0"/>
              <w:left w:val="single" w:color="3D3D3D" w:sz="8" w:space="0"/>
              <w:bottom w:val="single" w:color="3D3D3D" w:sz="4" w:space="0"/>
              <w:right w:val="single" w:color="3D3D3D" w:sz="4" w:space="0"/>
            </w:tcBorders>
            <w:shd w:val="clear" w:color="auto" w:fill="auto"/>
            <w:noWrap/>
            <w:vAlign w:val="center"/>
          </w:tcPr>
          <w:p w14:paraId="4092085E">
            <w:pPr>
              <w:keepNext w:val="0"/>
              <w:keepLines w:val="0"/>
              <w:pageBreakBefore w:val="0"/>
              <w:widowControl/>
              <w:suppressLineNumbers w:val="0"/>
              <w:wordWrap/>
              <w:overflowPunct/>
              <w:topLinePunct w:val="0"/>
              <w:bidi w:val="0"/>
              <w:ind w:firstLine="0" w:firstLineChars="0"/>
              <w:jc w:val="both"/>
              <w:textAlignment w:val="center"/>
              <w:rPr>
                <w:rFonts w:ascii="仿宋_GB2312" w:hAnsi="宋体" w:eastAsia="仿宋_GB2312" w:cs="仿宋_GB2312"/>
                <w:i w:val="0"/>
                <w:iCs w:val="0"/>
                <w:color w:val="3D3D3D"/>
                <w:sz w:val="26"/>
                <w:szCs w:val="26"/>
                <w:u w:val="none"/>
              </w:rPr>
            </w:pPr>
            <w:r>
              <w:rPr>
                <w:rFonts w:hint="eastAsia" w:ascii="仿宋_GB2312" w:hAnsi="宋体" w:eastAsia="仿宋_GB2312" w:cs="仿宋_GB2312"/>
                <w:i w:val="0"/>
                <w:iCs w:val="0"/>
                <w:snapToGrid w:val="0"/>
                <w:color w:val="000000"/>
                <w:kern w:val="0"/>
                <w:sz w:val="26"/>
                <w:szCs w:val="26"/>
                <w:u w:val="none"/>
                <w:lang w:val="en-US" w:eastAsia="zh-CN" w:bidi="ar"/>
              </w:rPr>
              <w:t>合同名称</w:t>
            </w:r>
          </w:p>
        </w:tc>
        <w:tc>
          <w:tcPr>
            <w:tcW w:w="1869" w:type="pct"/>
            <w:gridSpan w:val="2"/>
            <w:tcBorders>
              <w:top w:val="single" w:color="3D3D3D" w:sz="8" w:space="0"/>
              <w:left w:val="single" w:color="3D3D3D" w:sz="4" w:space="0"/>
              <w:bottom w:val="single" w:color="3D3D3D" w:sz="4" w:space="0"/>
              <w:right w:val="single" w:color="3D3D3D" w:sz="4" w:space="0"/>
            </w:tcBorders>
            <w:shd w:val="clear" w:color="auto" w:fill="auto"/>
            <w:vAlign w:val="center"/>
          </w:tcPr>
          <w:p w14:paraId="30CBBFDE">
            <w:pPr>
              <w:keepNext w:val="0"/>
              <w:keepLines w:val="0"/>
              <w:pageBreakBefore w:val="0"/>
              <w:widowControl/>
              <w:wordWrap/>
              <w:overflowPunct/>
              <w:topLinePunct w:val="0"/>
              <w:bidi w:val="0"/>
              <w:ind w:firstLine="0" w:firstLineChars="0"/>
              <w:jc w:val="left"/>
              <w:rPr>
                <w:rFonts w:hint="eastAsia" w:ascii="仿宋_GB2312" w:hAnsi="宋体" w:eastAsia="仿宋_GB2312" w:cs="仿宋_GB2312"/>
                <w:i w:val="0"/>
                <w:iCs w:val="0"/>
                <w:color w:val="3D3D3D"/>
                <w:sz w:val="26"/>
                <w:szCs w:val="26"/>
                <w:u w:val="none"/>
              </w:rPr>
            </w:pPr>
          </w:p>
        </w:tc>
        <w:tc>
          <w:tcPr>
            <w:tcW w:w="997" w:type="pct"/>
            <w:vMerge w:val="restart"/>
            <w:tcBorders>
              <w:top w:val="single" w:color="3D3D3D" w:sz="8" w:space="0"/>
              <w:left w:val="single" w:color="3D3D3D" w:sz="4" w:space="0"/>
              <w:bottom w:val="single" w:color="3D3D3D" w:sz="4" w:space="0"/>
              <w:right w:val="single" w:color="3D3D3D" w:sz="4" w:space="0"/>
            </w:tcBorders>
            <w:shd w:val="clear" w:color="auto" w:fill="auto"/>
            <w:noWrap/>
            <w:vAlign w:val="center"/>
          </w:tcPr>
          <w:p w14:paraId="0A1FA661">
            <w:pPr>
              <w:keepNext w:val="0"/>
              <w:keepLines w:val="0"/>
              <w:pageBreakBefore w:val="0"/>
              <w:widowControl/>
              <w:suppressLineNumbers w:val="0"/>
              <w:wordWrap/>
              <w:overflowPunct/>
              <w:topLinePunct w:val="0"/>
              <w:bidi w:val="0"/>
              <w:ind w:firstLine="0" w:firstLineChars="0"/>
              <w:jc w:val="center"/>
              <w:textAlignment w:val="center"/>
              <w:rPr>
                <w:rFonts w:hint="eastAsia" w:ascii="仿宋_GB2312" w:hAnsi="宋体" w:eastAsia="仿宋_GB2312" w:cs="仿宋_GB2312"/>
                <w:i w:val="0"/>
                <w:iCs w:val="0"/>
                <w:color w:val="3D3D3D"/>
                <w:sz w:val="26"/>
                <w:szCs w:val="26"/>
                <w:u w:val="none"/>
              </w:rPr>
            </w:pPr>
            <w:r>
              <w:rPr>
                <w:rFonts w:hint="eastAsia" w:ascii="仿宋_GB2312" w:hAnsi="宋体" w:eastAsia="仿宋_GB2312" w:cs="仿宋_GB2312"/>
                <w:i w:val="0"/>
                <w:iCs w:val="0"/>
                <w:snapToGrid w:val="0"/>
                <w:color w:val="000000"/>
                <w:kern w:val="0"/>
                <w:sz w:val="26"/>
                <w:szCs w:val="26"/>
                <w:u w:val="none"/>
                <w:lang w:val="en-US" w:eastAsia="zh-CN" w:bidi="ar"/>
              </w:rPr>
              <w:t>验收日期</w:t>
            </w:r>
          </w:p>
        </w:tc>
        <w:tc>
          <w:tcPr>
            <w:tcW w:w="836" w:type="pct"/>
            <w:vMerge w:val="restart"/>
            <w:tcBorders>
              <w:top w:val="single" w:color="3D3D3D" w:sz="8" w:space="0"/>
              <w:left w:val="single" w:color="3D3D3D" w:sz="4" w:space="0"/>
              <w:bottom w:val="single" w:color="3D3D3D" w:sz="4" w:space="0"/>
              <w:right w:val="single" w:color="3D3D3D" w:sz="4" w:space="0"/>
            </w:tcBorders>
            <w:shd w:val="clear" w:color="auto" w:fill="auto"/>
            <w:noWrap/>
            <w:vAlign w:val="center"/>
          </w:tcPr>
          <w:p w14:paraId="2EA53A90">
            <w:pPr>
              <w:keepNext w:val="0"/>
              <w:keepLines w:val="0"/>
              <w:pageBreakBefore w:val="0"/>
              <w:widowControl/>
              <w:wordWrap/>
              <w:overflowPunct/>
              <w:topLinePunct w:val="0"/>
              <w:bidi w:val="0"/>
              <w:ind w:firstLine="0" w:firstLineChars="0"/>
              <w:jc w:val="center"/>
              <w:rPr>
                <w:rFonts w:hint="eastAsia" w:ascii="仿宋_GB2312" w:hAnsi="宋体" w:eastAsia="仿宋_GB2312" w:cs="仿宋_GB2312"/>
                <w:b/>
                <w:bCs/>
                <w:i w:val="0"/>
                <w:iCs w:val="0"/>
                <w:color w:val="3D3D3D"/>
                <w:sz w:val="26"/>
                <w:szCs w:val="26"/>
                <w:u w:val="none"/>
              </w:rPr>
            </w:pPr>
          </w:p>
        </w:tc>
      </w:tr>
      <w:tr w14:paraId="67080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7" w:hRule="atLeast"/>
        </w:trPr>
        <w:tc>
          <w:tcPr>
            <w:tcW w:w="1296" w:type="pct"/>
            <w:tcBorders>
              <w:top w:val="single" w:color="3D3D3D" w:sz="4" w:space="0"/>
              <w:left w:val="single" w:color="3D3D3D" w:sz="8" w:space="0"/>
              <w:bottom w:val="single" w:color="3D3D3D" w:sz="4" w:space="0"/>
              <w:right w:val="single" w:color="3D3D3D" w:sz="4" w:space="0"/>
            </w:tcBorders>
            <w:shd w:val="clear" w:color="auto" w:fill="auto"/>
            <w:vAlign w:val="center"/>
          </w:tcPr>
          <w:p w14:paraId="3A3E3629">
            <w:pPr>
              <w:keepNext w:val="0"/>
              <w:keepLines w:val="0"/>
              <w:pageBreakBefore w:val="0"/>
              <w:widowControl/>
              <w:suppressLineNumbers w:val="0"/>
              <w:wordWrap/>
              <w:overflowPunct/>
              <w:topLinePunct w:val="0"/>
              <w:bidi w:val="0"/>
              <w:ind w:left="0" w:leftChars="0" w:firstLine="0" w:firstLineChars="0"/>
              <w:jc w:val="both"/>
              <w:textAlignment w:val="center"/>
              <w:rPr>
                <w:rFonts w:hint="eastAsia" w:ascii="仿宋_GB2312" w:hAnsi="宋体" w:eastAsia="仿宋_GB2312" w:cs="仿宋_GB2312"/>
                <w:i w:val="0"/>
                <w:iCs w:val="0"/>
                <w:color w:val="3D3D3D"/>
                <w:sz w:val="26"/>
                <w:szCs w:val="26"/>
                <w:u w:val="none"/>
              </w:rPr>
            </w:pPr>
            <w:r>
              <w:rPr>
                <w:rFonts w:hint="eastAsia" w:ascii="仿宋_GB2312" w:hAnsi="宋体" w:eastAsia="仿宋_GB2312" w:cs="仿宋_GB2312"/>
                <w:i w:val="0"/>
                <w:iCs w:val="0"/>
                <w:snapToGrid w:val="0"/>
                <w:color w:val="000000"/>
                <w:kern w:val="0"/>
                <w:sz w:val="26"/>
                <w:szCs w:val="26"/>
                <w:u w:val="none"/>
                <w:lang w:val="en-US" w:eastAsia="zh-CN" w:bidi="ar"/>
              </w:rPr>
              <w:t>甲方（委托方）</w:t>
            </w:r>
          </w:p>
        </w:tc>
        <w:tc>
          <w:tcPr>
            <w:tcW w:w="1869" w:type="pct"/>
            <w:gridSpan w:val="2"/>
            <w:tcBorders>
              <w:top w:val="single" w:color="3D3D3D" w:sz="4" w:space="0"/>
              <w:left w:val="single" w:color="3D3D3D" w:sz="4" w:space="0"/>
              <w:bottom w:val="single" w:color="3D3D3D" w:sz="4" w:space="0"/>
              <w:right w:val="single" w:color="3D3D3D" w:sz="4" w:space="0"/>
            </w:tcBorders>
            <w:shd w:val="clear" w:color="auto" w:fill="auto"/>
            <w:vAlign w:val="center"/>
          </w:tcPr>
          <w:p w14:paraId="298152FD">
            <w:pPr>
              <w:keepNext w:val="0"/>
              <w:keepLines w:val="0"/>
              <w:pageBreakBefore w:val="0"/>
              <w:widowControl/>
              <w:wordWrap/>
              <w:overflowPunct/>
              <w:topLinePunct w:val="0"/>
              <w:bidi w:val="0"/>
              <w:ind w:firstLine="0" w:firstLineChars="0"/>
              <w:jc w:val="left"/>
              <w:rPr>
                <w:rFonts w:hint="eastAsia" w:ascii="仿宋_GB2312" w:hAnsi="宋体" w:eastAsia="仿宋_GB2312" w:cs="仿宋_GB2312"/>
                <w:i w:val="0"/>
                <w:iCs w:val="0"/>
                <w:color w:val="3D3D3D"/>
                <w:sz w:val="26"/>
                <w:szCs w:val="26"/>
                <w:u w:val="none"/>
              </w:rPr>
            </w:pPr>
          </w:p>
        </w:tc>
        <w:tc>
          <w:tcPr>
            <w:tcW w:w="997" w:type="pct"/>
            <w:vMerge w:val="continue"/>
            <w:tcBorders>
              <w:top w:val="single" w:color="3D3D3D" w:sz="8" w:space="0"/>
              <w:left w:val="single" w:color="3D3D3D" w:sz="4" w:space="0"/>
              <w:bottom w:val="single" w:color="3D3D3D" w:sz="4" w:space="0"/>
              <w:right w:val="single" w:color="3D3D3D" w:sz="4" w:space="0"/>
            </w:tcBorders>
            <w:shd w:val="clear" w:color="auto" w:fill="auto"/>
            <w:noWrap/>
            <w:vAlign w:val="center"/>
          </w:tcPr>
          <w:p w14:paraId="755E65CA">
            <w:pPr>
              <w:keepNext w:val="0"/>
              <w:keepLines w:val="0"/>
              <w:pageBreakBefore w:val="0"/>
              <w:widowControl/>
              <w:wordWrap/>
              <w:overflowPunct/>
              <w:topLinePunct w:val="0"/>
              <w:bidi w:val="0"/>
              <w:ind w:firstLine="0" w:firstLineChars="0"/>
              <w:jc w:val="center"/>
              <w:rPr>
                <w:rFonts w:hint="eastAsia" w:ascii="仿宋_GB2312" w:hAnsi="宋体" w:eastAsia="仿宋_GB2312" w:cs="仿宋_GB2312"/>
                <w:i w:val="0"/>
                <w:iCs w:val="0"/>
                <w:color w:val="3D3D3D"/>
                <w:sz w:val="26"/>
                <w:szCs w:val="26"/>
                <w:u w:val="none"/>
              </w:rPr>
            </w:pPr>
          </w:p>
        </w:tc>
        <w:tc>
          <w:tcPr>
            <w:tcW w:w="836" w:type="pct"/>
            <w:vMerge w:val="continue"/>
            <w:tcBorders>
              <w:top w:val="single" w:color="3D3D3D" w:sz="8" w:space="0"/>
              <w:left w:val="single" w:color="3D3D3D" w:sz="4" w:space="0"/>
              <w:bottom w:val="single" w:color="3D3D3D" w:sz="4" w:space="0"/>
              <w:right w:val="single" w:color="3D3D3D" w:sz="4" w:space="0"/>
            </w:tcBorders>
            <w:shd w:val="clear" w:color="auto" w:fill="auto"/>
            <w:noWrap/>
            <w:vAlign w:val="center"/>
          </w:tcPr>
          <w:p w14:paraId="03EE22B6">
            <w:pPr>
              <w:keepNext w:val="0"/>
              <w:keepLines w:val="0"/>
              <w:pageBreakBefore w:val="0"/>
              <w:widowControl/>
              <w:wordWrap/>
              <w:overflowPunct/>
              <w:topLinePunct w:val="0"/>
              <w:bidi w:val="0"/>
              <w:ind w:firstLine="0" w:firstLineChars="0"/>
              <w:jc w:val="center"/>
              <w:rPr>
                <w:rFonts w:hint="eastAsia" w:ascii="仿宋_GB2312" w:hAnsi="宋体" w:eastAsia="仿宋_GB2312" w:cs="仿宋_GB2312"/>
                <w:b/>
                <w:bCs/>
                <w:i w:val="0"/>
                <w:iCs w:val="0"/>
                <w:color w:val="3D3D3D"/>
                <w:sz w:val="26"/>
                <w:szCs w:val="26"/>
                <w:u w:val="none"/>
              </w:rPr>
            </w:pPr>
          </w:p>
        </w:tc>
      </w:tr>
      <w:tr w14:paraId="381F4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30" w:hRule="atLeast"/>
        </w:trPr>
        <w:tc>
          <w:tcPr>
            <w:tcW w:w="1296" w:type="pct"/>
            <w:tcBorders>
              <w:top w:val="single" w:color="3D3D3D" w:sz="4" w:space="0"/>
              <w:left w:val="single" w:color="3D3D3D" w:sz="8" w:space="0"/>
              <w:bottom w:val="single" w:color="3D3D3D" w:sz="4" w:space="0"/>
              <w:right w:val="single" w:color="3D3D3D" w:sz="4" w:space="0"/>
            </w:tcBorders>
            <w:shd w:val="clear" w:color="auto" w:fill="auto"/>
            <w:vAlign w:val="center"/>
          </w:tcPr>
          <w:p w14:paraId="2A839DD1">
            <w:pPr>
              <w:keepNext w:val="0"/>
              <w:keepLines w:val="0"/>
              <w:pageBreakBefore w:val="0"/>
              <w:widowControl/>
              <w:suppressLineNumbers w:val="0"/>
              <w:wordWrap/>
              <w:overflowPunct/>
              <w:topLinePunct w:val="0"/>
              <w:bidi w:val="0"/>
              <w:ind w:left="0" w:leftChars="0" w:firstLine="0" w:firstLineChars="0"/>
              <w:jc w:val="both"/>
              <w:textAlignment w:val="center"/>
              <w:rPr>
                <w:rFonts w:hint="eastAsia" w:ascii="仿宋_GB2312" w:hAnsi="宋体" w:eastAsia="仿宋_GB2312" w:cs="仿宋_GB2312"/>
                <w:i w:val="0"/>
                <w:iCs w:val="0"/>
                <w:color w:val="3D3D3D"/>
                <w:sz w:val="26"/>
                <w:szCs w:val="26"/>
                <w:u w:val="none"/>
              </w:rPr>
            </w:pPr>
            <w:r>
              <w:rPr>
                <w:rFonts w:hint="eastAsia" w:ascii="仿宋_GB2312" w:hAnsi="宋体" w:eastAsia="仿宋_GB2312" w:cs="仿宋_GB2312"/>
                <w:i w:val="0"/>
                <w:iCs w:val="0"/>
                <w:snapToGrid w:val="0"/>
                <w:color w:val="000000"/>
                <w:kern w:val="0"/>
                <w:sz w:val="26"/>
                <w:szCs w:val="26"/>
                <w:u w:val="none"/>
                <w:lang w:val="en-US" w:eastAsia="zh-CN" w:bidi="ar"/>
              </w:rPr>
              <w:t>乙方（受托方）</w:t>
            </w:r>
          </w:p>
        </w:tc>
        <w:tc>
          <w:tcPr>
            <w:tcW w:w="1869" w:type="pct"/>
            <w:gridSpan w:val="2"/>
            <w:tcBorders>
              <w:top w:val="single" w:color="3D3D3D" w:sz="4" w:space="0"/>
              <w:left w:val="single" w:color="3D3D3D" w:sz="4" w:space="0"/>
              <w:bottom w:val="single" w:color="3D3D3D" w:sz="4" w:space="0"/>
              <w:right w:val="single" w:color="3D3D3D" w:sz="4" w:space="0"/>
            </w:tcBorders>
            <w:shd w:val="clear" w:color="auto" w:fill="auto"/>
            <w:vAlign w:val="center"/>
          </w:tcPr>
          <w:p w14:paraId="606292F2">
            <w:pPr>
              <w:keepNext w:val="0"/>
              <w:keepLines w:val="0"/>
              <w:pageBreakBefore w:val="0"/>
              <w:widowControl/>
              <w:wordWrap/>
              <w:overflowPunct/>
              <w:topLinePunct w:val="0"/>
              <w:bidi w:val="0"/>
              <w:ind w:firstLine="0" w:firstLineChars="0"/>
              <w:jc w:val="left"/>
              <w:rPr>
                <w:rFonts w:hint="eastAsia" w:ascii="仿宋_GB2312" w:hAnsi="宋体" w:eastAsia="仿宋_GB2312" w:cs="仿宋_GB2312"/>
                <w:i w:val="0"/>
                <w:iCs w:val="0"/>
                <w:color w:val="3D3D3D"/>
                <w:sz w:val="26"/>
                <w:szCs w:val="26"/>
                <w:u w:val="none"/>
              </w:rPr>
            </w:pPr>
          </w:p>
        </w:tc>
        <w:tc>
          <w:tcPr>
            <w:tcW w:w="997"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FC04A4D">
            <w:pPr>
              <w:keepNext w:val="0"/>
              <w:keepLines w:val="0"/>
              <w:pageBreakBefore w:val="0"/>
              <w:widowControl/>
              <w:suppressLineNumbers w:val="0"/>
              <w:wordWrap/>
              <w:overflowPunct/>
              <w:topLinePunct w:val="0"/>
              <w:bidi w:val="0"/>
              <w:ind w:firstLine="0" w:firstLineChars="0"/>
              <w:jc w:val="center"/>
              <w:textAlignment w:val="center"/>
              <w:rPr>
                <w:rFonts w:hint="eastAsia" w:ascii="仿宋_GB2312" w:hAnsi="宋体" w:eastAsia="仿宋_GB2312" w:cs="仿宋_GB2312"/>
                <w:i w:val="0"/>
                <w:iCs w:val="0"/>
                <w:color w:val="3D3D3D"/>
                <w:sz w:val="26"/>
                <w:szCs w:val="26"/>
                <w:u w:val="none"/>
              </w:rPr>
            </w:pPr>
            <w:r>
              <w:rPr>
                <w:rFonts w:hint="eastAsia" w:ascii="仿宋_GB2312" w:hAnsi="宋体" w:eastAsia="仿宋_GB2312" w:cs="仿宋_GB2312"/>
                <w:i w:val="0"/>
                <w:iCs w:val="0"/>
                <w:snapToGrid w:val="0"/>
                <w:color w:val="000000"/>
                <w:kern w:val="0"/>
                <w:sz w:val="26"/>
                <w:szCs w:val="26"/>
                <w:u w:val="none"/>
                <w:lang w:val="en-US" w:eastAsia="zh-CN" w:bidi="ar"/>
              </w:rPr>
              <w:t>服务期限</w:t>
            </w:r>
          </w:p>
        </w:tc>
        <w:tc>
          <w:tcPr>
            <w:tcW w:w="83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71D5C489">
            <w:pPr>
              <w:keepNext w:val="0"/>
              <w:keepLines w:val="0"/>
              <w:pageBreakBefore w:val="0"/>
              <w:widowControl/>
              <w:wordWrap/>
              <w:overflowPunct/>
              <w:topLinePunct w:val="0"/>
              <w:bidi w:val="0"/>
              <w:ind w:firstLine="0" w:firstLineChars="0"/>
              <w:jc w:val="center"/>
              <w:rPr>
                <w:rFonts w:hint="eastAsia" w:ascii="仿宋_GB2312" w:hAnsi="宋体" w:eastAsia="仿宋_GB2312" w:cs="仿宋_GB2312"/>
                <w:b/>
                <w:bCs/>
                <w:i w:val="0"/>
                <w:iCs w:val="0"/>
                <w:color w:val="3D3D3D"/>
                <w:sz w:val="26"/>
                <w:szCs w:val="26"/>
                <w:u w:val="none"/>
              </w:rPr>
            </w:pPr>
          </w:p>
        </w:tc>
      </w:tr>
      <w:tr w14:paraId="47A54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1" w:hRule="atLeast"/>
        </w:trPr>
        <w:tc>
          <w:tcPr>
            <w:tcW w:w="1296" w:type="pct"/>
            <w:tcBorders>
              <w:top w:val="single" w:color="3D3D3D" w:sz="4" w:space="0"/>
              <w:left w:val="single" w:color="3D3D3D" w:sz="8" w:space="0"/>
              <w:bottom w:val="single" w:color="3D3D3D" w:sz="4" w:space="0"/>
              <w:right w:val="single" w:color="3D3D3D" w:sz="4" w:space="0"/>
            </w:tcBorders>
            <w:shd w:val="clear" w:color="auto" w:fill="auto"/>
            <w:noWrap/>
            <w:vAlign w:val="center"/>
          </w:tcPr>
          <w:p w14:paraId="56607677">
            <w:pPr>
              <w:keepNext w:val="0"/>
              <w:keepLines w:val="0"/>
              <w:pageBreakBefore w:val="0"/>
              <w:widowControl/>
              <w:suppressLineNumbers w:val="0"/>
              <w:wordWrap/>
              <w:overflowPunct/>
              <w:topLinePunct w:val="0"/>
              <w:bidi w:val="0"/>
              <w:ind w:firstLine="0" w:firstLineChars="0"/>
              <w:jc w:val="both"/>
              <w:textAlignment w:val="center"/>
              <w:rPr>
                <w:rFonts w:hint="eastAsia" w:ascii="仿宋_GB2312" w:hAnsi="宋体" w:eastAsia="仿宋_GB2312" w:cs="仿宋_GB2312"/>
                <w:i w:val="0"/>
                <w:iCs w:val="0"/>
                <w:color w:val="3D3D3D"/>
                <w:sz w:val="26"/>
                <w:szCs w:val="26"/>
                <w:u w:val="none"/>
              </w:rPr>
            </w:pPr>
            <w:r>
              <w:rPr>
                <w:rFonts w:hint="eastAsia" w:ascii="仿宋_GB2312" w:hAnsi="宋体" w:eastAsia="仿宋_GB2312" w:cs="仿宋_GB2312"/>
                <w:i w:val="0"/>
                <w:iCs w:val="0"/>
                <w:snapToGrid w:val="0"/>
                <w:color w:val="000000"/>
                <w:kern w:val="0"/>
                <w:sz w:val="26"/>
                <w:szCs w:val="26"/>
                <w:u w:val="none"/>
                <w:lang w:val="en-US" w:eastAsia="zh-CN" w:bidi="ar"/>
              </w:rPr>
              <w:t>合同金额</w:t>
            </w:r>
          </w:p>
        </w:tc>
        <w:tc>
          <w:tcPr>
            <w:tcW w:w="1869" w:type="pct"/>
            <w:gridSpan w:val="2"/>
            <w:tcBorders>
              <w:top w:val="single" w:color="3D3D3D" w:sz="4" w:space="0"/>
              <w:left w:val="single" w:color="3D3D3D" w:sz="4" w:space="0"/>
              <w:bottom w:val="single" w:color="3D3D3D" w:sz="4" w:space="0"/>
              <w:right w:val="single" w:color="3D3D3D" w:sz="4" w:space="0"/>
            </w:tcBorders>
            <w:shd w:val="clear" w:color="auto" w:fill="auto"/>
            <w:noWrap/>
            <w:vAlign w:val="center"/>
          </w:tcPr>
          <w:p w14:paraId="1AF381B9">
            <w:pPr>
              <w:keepNext w:val="0"/>
              <w:keepLines w:val="0"/>
              <w:pageBreakBefore w:val="0"/>
              <w:widowControl/>
              <w:wordWrap/>
              <w:overflowPunct/>
              <w:topLinePunct w:val="0"/>
              <w:bidi w:val="0"/>
              <w:ind w:firstLine="0" w:firstLineChars="0"/>
              <w:jc w:val="center"/>
              <w:rPr>
                <w:rFonts w:hint="eastAsia" w:ascii="仿宋_GB2312" w:hAnsi="宋体" w:eastAsia="仿宋_GB2312" w:cs="仿宋_GB2312"/>
                <w:b/>
                <w:bCs/>
                <w:i w:val="0"/>
                <w:iCs w:val="0"/>
                <w:color w:val="3D3D3D"/>
                <w:sz w:val="26"/>
                <w:szCs w:val="26"/>
                <w:u w:val="none"/>
              </w:rPr>
            </w:pPr>
          </w:p>
        </w:tc>
        <w:tc>
          <w:tcPr>
            <w:tcW w:w="997"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33B3837">
            <w:pPr>
              <w:keepNext w:val="0"/>
              <w:keepLines w:val="0"/>
              <w:pageBreakBefore w:val="0"/>
              <w:widowControl/>
              <w:suppressLineNumbers w:val="0"/>
              <w:wordWrap/>
              <w:overflowPunct/>
              <w:topLinePunct w:val="0"/>
              <w:bidi w:val="0"/>
              <w:ind w:firstLine="0" w:firstLineChars="0"/>
              <w:jc w:val="center"/>
              <w:textAlignment w:val="center"/>
              <w:rPr>
                <w:rFonts w:hint="eastAsia" w:ascii="仿宋_GB2312" w:hAnsi="宋体" w:eastAsia="仿宋_GB2312" w:cs="仿宋_GB2312"/>
                <w:i w:val="0"/>
                <w:iCs w:val="0"/>
                <w:color w:val="3D3D3D"/>
                <w:sz w:val="26"/>
                <w:szCs w:val="26"/>
                <w:u w:val="none"/>
              </w:rPr>
            </w:pPr>
            <w:r>
              <w:rPr>
                <w:rFonts w:hint="eastAsia" w:ascii="仿宋_GB2312" w:hAnsi="宋体" w:eastAsia="仿宋_GB2312" w:cs="仿宋_GB2312"/>
                <w:i w:val="0"/>
                <w:iCs w:val="0"/>
                <w:snapToGrid w:val="0"/>
                <w:color w:val="000000"/>
                <w:kern w:val="0"/>
                <w:sz w:val="26"/>
                <w:szCs w:val="26"/>
                <w:u w:val="none"/>
                <w:lang w:val="en-US" w:eastAsia="zh-CN" w:bidi="ar"/>
              </w:rPr>
              <w:t>结算金额</w:t>
            </w:r>
          </w:p>
        </w:tc>
        <w:tc>
          <w:tcPr>
            <w:tcW w:w="83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288EA08">
            <w:pPr>
              <w:keepNext w:val="0"/>
              <w:keepLines w:val="0"/>
              <w:pageBreakBefore w:val="0"/>
              <w:widowControl/>
              <w:wordWrap/>
              <w:overflowPunct/>
              <w:topLinePunct w:val="0"/>
              <w:bidi w:val="0"/>
              <w:ind w:firstLine="0" w:firstLineChars="0"/>
              <w:jc w:val="center"/>
              <w:rPr>
                <w:rFonts w:hint="eastAsia" w:ascii="仿宋_GB2312" w:hAnsi="宋体" w:eastAsia="仿宋_GB2312" w:cs="仿宋_GB2312"/>
                <w:b/>
                <w:bCs/>
                <w:i w:val="0"/>
                <w:iCs w:val="0"/>
                <w:color w:val="3D3D3D"/>
                <w:sz w:val="26"/>
                <w:szCs w:val="26"/>
                <w:u w:val="none"/>
              </w:rPr>
            </w:pPr>
          </w:p>
        </w:tc>
      </w:tr>
      <w:tr w14:paraId="203D4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6" w:hRule="atLeast"/>
        </w:trPr>
        <w:tc>
          <w:tcPr>
            <w:tcW w:w="1296" w:type="pct"/>
            <w:tcBorders>
              <w:top w:val="single" w:color="3D3D3D" w:sz="4" w:space="0"/>
              <w:left w:val="single" w:color="3D3D3D" w:sz="8" w:space="0"/>
              <w:bottom w:val="single" w:color="3D3D3D" w:sz="4" w:space="0"/>
              <w:right w:val="single" w:color="3D3D3D" w:sz="4" w:space="0"/>
            </w:tcBorders>
            <w:shd w:val="clear" w:color="auto" w:fill="auto"/>
            <w:vAlign w:val="center"/>
          </w:tcPr>
          <w:p w14:paraId="1955AE7C">
            <w:pPr>
              <w:keepNext w:val="0"/>
              <w:keepLines w:val="0"/>
              <w:pageBreakBefore w:val="0"/>
              <w:widowControl/>
              <w:suppressLineNumbers w:val="0"/>
              <w:wordWrap/>
              <w:overflowPunct/>
              <w:topLinePunct w:val="0"/>
              <w:bidi w:val="0"/>
              <w:ind w:left="0" w:leftChars="0" w:firstLine="0" w:firstLineChars="0"/>
              <w:jc w:val="center"/>
              <w:textAlignment w:val="center"/>
              <w:rPr>
                <w:rFonts w:hint="eastAsia" w:ascii="仿宋_GB2312" w:hAnsi="宋体" w:eastAsia="仿宋_GB2312" w:cs="仿宋_GB2312"/>
                <w:i w:val="0"/>
                <w:iCs w:val="0"/>
                <w:color w:val="3D3D3D"/>
                <w:sz w:val="26"/>
                <w:szCs w:val="26"/>
                <w:u w:val="none"/>
              </w:rPr>
            </w:pPr>
            <w:r>
              <w:rPr>
                <w:rFonts w:hint="eastAsia" w:ascii="仿宋_GB2312" w:hAnsi="宋体" w:eastAsia="仿宋_GB2312" w:cs="仿宋_GB2312"/>
                <w:i w:val="0"/>
                <w:iCs w:val="0"/>
                <w:snapToGrid w:val="0"/>
                <w:color w:val="000000"/>
                <w:kern w:val="0"/>
                <w:sz w:val="26"/>
                <w:szCs w:val="26"/>
                <w:u w:val="none"/>
                <w:lang w:val="en-US" w:eastAsia="zh-CN" w:bidi="ar"/>
              </w:rPr>
              <w:t>双方确认完成的工作内容</w:t>
            </w:r>
          </w:p>
        </w:tc>
        <w:tc>
          <w:tcPr>
            <w:tcW w:w="3703" w:type="pct"/>
            <w:gridSpan w:val="4"/>
            <w:tcBorders>
              <w:top w:val="single" w:color="3D3D3D" w:sz="4" w:space="0"/>
              <w:left w:val="single" w:color="3D3D3D" w:sz="4" w:space="0"/>
              <w:bottom w:val="single" w:color="3D3D3D" w:sz="4" w:space="0"/>
              <w:right w:val="single" w:color="3D3D3D" w:sz="4" w:space="0"/>
            </w:tcBorders>
            <w:shd w:val="clear" w:color="auto" w:fill="auto"/>
            <w:vAlign w:val="center"/>
          </w:tcPr>
          <w:p w14:paraId="166DC91A">
            <w:pPr>
              <w:keepNext w:val="0"/>
              <w:keepLines w:val="0"/>
              <w:pageBreakBefore w:val="0"/>
              <w:widowControl/>
              <w:wordWrap/>
              <w:overflowPunct/>
              <w:topLinePunct w:val="0"/>
              <w:bidi w:val="0"/>
              <w:ind w:firstLine="0" w:firstLineChars="0"/>
              <w:jc w:val="left"/>
              <w:rPr>
                <w:rFonts w:hint="eastAsia" w:ascii="仿宋_GB2312" w:hAnsi="宋体" w:eastAsia="仿宋_GB2312" w:cs="仿宋_GB2312"/>
                <w:i w:val="0"/>
                <w:iCs w:val="0"/>
                <w:color w:val="3D3D3D"/>
                <w:sz w:val="26"/>
                <w:szCs w:val="26"/>
                <w:u w:val="none"/>
              </w:rPr>
            </w:pPr>
          </w:p>
        </w:tc>
      </w:tr>
      <w:tr w14:paraId="7C5E3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4" w:hRule="atLeast"/>
        </w:trPr>
        <w:tc>
          <w:tcPr>
            <w:tcW w:w="1296" w:type="pct"/>
            <w:tcBorders>
              <w:top w:val="single" w:color="3D3D3D" w:sz="4" w:space="0"/>
              <w:left w:val="single" w:color="3D3D3D" w:sz="8" w:space="0"/>
              <w:bottom w:val="single" w:color="3D3D3D" w:sz="4" w:space="0"/>
              <w:right w:val="single" w:color="3D3D3D" w:sz="4" w:space="0"/>
            </w:tcBorders>
            <w:shd w:val="clear" w:color="auto" w:fill="auto"/>
            <w:noWrap/>
            <w:vAlign w:val="center"/>
          </w:tcPr>
          <w:p w14:paraId="095B8B09">
            <w:pPr>
              <w:keepNext w:val="0"/>
              <w:keepLines w:val="0"/>
              <w:pageBreakBefore w:val="0"/>
              <w:widowControl/>
              <w:suppressLineNumbers w:val="0"/>
              <w:wordWrap/>
              <w:overflowPunct/>
              <w:topLinePunct w:val="0"/>
              <w:bidi w:val="0"/>
              <w:ind w:firstLine="0" w:firstLineChars="0"/>
              <w:jc w:val="center"/>
              <w:textAlignment w:val="center"/>
              <w:rPr>
                <w:rFonts w:hint="eastAsia" w:ascii="仿宋_GB2312" w:hAnsi="宋体" w:eastAsia="仿宋_GB2312" w:cs="仿宋_GB2312"/>
                <w:i w:val="0"/>
                <w:iCs w:val="0"/>
                <w:color w:val="3D3D3D"/>
                <w:sz w:val="26"/>
                <w:szCs w:val="26"/>
                <w:u w:val="none"/>
              </w:rPr>
            </w:pPr>
            <w:r>
              <w:rPr>
                <w:rFonts w:hint="eastAsia" w:ascii="仿宋_GB2312" w:hAnsi="宋体" w:eastAsia="仿宋_GB2312" w:cs="仿宋_GB2312"/>
                <w:i w:val="0"/>
                <w:iCs w:val="0"/>
                <w:snapToGrid w:val="0"/>
                <w:color w:val="000000"/>
                <w:kern w:val="0"/>
                <w:sz w:val="26"/>
                <w:szCs w:val="26"/>
                <w:u w:val="none"/>
                <w:lang w:val="en-US" w:eastAsia="zh-CN" w:bidi="ar"/>
              </w:rPr>
              <w:t>验收结论</w:t>
            </w:r>
          </w:p>
        </w:tc>
        <w:tc>
          <w:tcPr>
            <w:tcW w:w="3703" w:type="pct"/>
            <w:gridSpan w:val="4"/>
            <w:tcBorders>
              <w:top w:val="single" w:color="3D3D3D" w:sz="4" w:space="0"/>
              <w:left w:val="single" w:color="3D3D3D" w:sz="4" w:space="0"/>
              <w:bottom w:val="single" w:color="3D3D3D" w:sz="4" w:space="0"/>
              <w:right w:val="single" w:color="3D3D3D" w:sz="4" w:space="0"/>
            </w:tcBorders>
            <w:shd w:val="clear" w:color="auto" w:fill="auto"/>
            <w:vAlign w:val="center"/>
          </w:tcPr>
          <w:p w14:paraId="38FA630D">
            <w:pPr>
              <w:keepNext w:val="0"/>
              <w:keepLines w:val="0"/>
              <w:pageBreakBefore w:val="0"/>
              <w:widowControl/>
              <w:wordWrap/>
              <w:overflowPunct/>
              <w:topLinePunct w:val="0"/>
              <w:bidi w:val="0"/>
              <w:ind w:firstLine="0" w:firstLineChars="0"/>
              <w:jc w:val="left"/>
              <w:rPr>
                <w:rFonts w:hint="eastAsia" w:ascii="仿宋_GB2312" w:hAnsi="宋体" w:eastAsia="仿宋_GB2312" w:cs="仿宋_GB2312"/>
                <w:i w:val="0"/>
                <w:iCs w:val="0"/>
                <w:color w:val="3D3D3D"/>
                <w:sz w:val="26"/>
                <w:szCs w:val="26"/>
                <w:u w:val="none"/>
              </w:rPr>
            </w:pPr>
          </w:p>
        </w:tc>
      </w:tr>
      <w:tr w14:paraId="2441D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37" w:hRule="atLeast"/>
        </w:trPr>
        <w:tc>
          <w:tcPr>
            <w:tcW w:w="1296" w:type="pct"/>
            <w:tcBorders>
              <w:top w:val="single" w:color="3D3D3D" w:sz="4" w:space="0"/>
              <w:left w:val="single" w:color="3D3D3D" w:sz="8" w:space="0"/>
              <w:bottom w:val="single" w:color="3D3D3D" w:sz="4" w:space="0"/>
              <w:right w:val="single" w:color="3D3D3D" w:sz="4" w:space="0"/>
            </w:tcBorders>
            <w:shd w:val="clear" w:color="auto" w:fill="auto"/>
            <w:noWrap/>
            <w:vAlign w:val="center"/>
          </w:tcPr>
          <w:p w14:paraId="59AD221B">
            <w:pPr>
              <w:keepNext w:val="0"/>
              <w:keepLines w:val="0"/>
              <w:pageBreakBefore w:val="0"/>
              <w:widowControl/>
              <w:suppressLineNumbers w:val="0"/>
              <w:wordWrap/>
              <w:overflowPunct/>
              <w:topLinePunct w:val="0"/>
              <w:bidi w:val="0"/>
              <w:ind w:firstLine="0" w:firstLineChars="0"/>
              <w:jc w:val="center"/>
              <w:textAlignment w:val="center"/>
              <w:rPr>
                <w:rFonts w:hint="eastAsia" w:ascii="仿宋_GB2312" w:hAnsi="宋体" w:eastAsia="仿宋_GB2312" w:cs="仿宋_GB2312"/>
                <w:i w:val="0"/>
                <w:iCs w:val="0"/>
                <w:color w:val="3D3D3D"/>
                <w:sz w:val="26"/>
                <w:szCs w:val="26"/>
                <w:u w:val="none"/>
              </w:rPr>
            </w:pPr>
            <w:r>
              <w:rPr>
                <w:rFonts w:hint="eastAsia" w:ascii="仿宋_GB2312" w:hAnsi="宋体" w:eastAsia="仿宋_GB2312" w:cs="仿宋_GB2312"/>
                <w:i w:val="0"/>
                <w:iCs w:val="0"/>
                <w:snapToGrid w:val="0"/>
                <w:color w:val="000000"/>
                <w:kern w:val="0"/>
                <w:sz w:val="26"/>
                <w:szCs w:val="26"/>
                <w:u w:val="none"/>
                <w:lang w:val="en-US" w:eastAsia="zh-CN" w:bidi="ar"/>
              </w:rPr>
              <w:t>参与验收人员</w:t>
            </w:r>
          </w:p>
        </w:tc>
        <w:tc>
          <w:tcPr>
            <w:tcW w:w="3703" w:type="pct"/>
            <w:gridSpan w:val="4"/>
            <w:tcBorders>
              <w:top w:val="single" w:color="3D3D3D" w:sz="4" w:space="0"/>
              <w:left w:val="single" w:color="3D3D3D" w:sz="4" w:space="0"/>
              <w:bottom w:val="single" w:color="3D3D3D" w:sz="4" w:space="0"/>
              <w:right w:val="single" w:color="3D3D3D" w:sz="4" w:space="0"/>
            </w:tcBorders>
            <w:shd w:val="clear" w:color="auto" w:fill="auto"/>
            <w:vAlign w:val="center"/>
          </w:tcPr>
          <w:p w14:paraId="3F788EB3">
            <w:pPr>
              <w:keepNext w:val="0"/>
              <w:keepLines w:val="0"/>
              <w:pageBreakBefore w:val="0"/>
              <w:widowControl/>
              <w:wordWrap/>
              <w:overflowPunct/>
              <w:topLinePunct w:val="0"/>
              <w:bidi w:val="0"/>
              <w:ind w:firstLine="0" w:firstLineChars="0"/>
              <w:jc w:val="left"/>
              <w:rPr>
                <w:rFonts w:hint="eastAsia" w:ascii="仿宋_GB2312" w:hAnsi="宋体" w:eastAsia="仿宋_GB2312" w:cs="仿宋_GB2312"/>
                <w:i w:val="0"/>
                <w:iCs w:val="0"/>
                <w:color w:val="3D3D3D"/>
                <w:sz w:val="26"/>
                <w:szCs w:val="26"/>
                <w:u w:val="none"/>
              </w:rPr>
            </w:pPr>
          </w:p>
        </w:tc>
      </w:tr>
      <w:tr w14:paraId="2A0383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1" w:hRule="atLeast"/>
        </w:trPr>
        <w:tc>
          <w:tcPr>
            <w:tcW w:w="1296" w:type="pct"/>
            <w:vMerge w:val="restart"/>
            <w:tcBorders>
              <w:top w:val="single" w:color="3D3D3D" w:sz="4" w:space="0"/>
              <w:left w:val="single" w:color="3D3D3D" w:sz="8" w:space="0"/>
              <w:bottom w:val="single" w:color="3D3D3D" w:sz="4" w:space="0"/>
              <w:right w:val="single" w:color="3D3D3D" w:sz="4" w:space="0"/>
            </w:tcBorders>
            <w:shd w:val="clear" w:color="auto" w:fill="auto"/>
            <w:vAlign w:val="center"/>
          </w:tcPr>
          <w:p w14:paraId="0152A30F">
            <w:pPr>
              <w:keepNext w:val="0"/>
              <w:keepLines w:val="0"/>
              <w:pageBreakBefore w:val="0"/>
              <w:widowControl/>
              <w:suppressLineNumbers w:val="0"/>
              <w:wordWrap/>
              <w:overflowPunct/>
              <w:topLinePunct w:val="0"/>
              <w:bidi w:val="0"/>
              <w:ind w:firstLine="0" w:firstLineChars="0"/>
              <w:jc w:val="center"/>
              <w:textAlignment w:val="center"/>
              <w:rPr>
                <w:rFonts w:hint="eastAsia" w:ascii="仿宋_GB2312" w:hAnsi="宋体" w:eastAsia="仿宋_GB2312" w:cs="仿宋_GB2312"/>
                <w:i w:val="0"/>
                <w:iCs w:val="0"/>
                <w:color w:val="3D3D3D"/>
                <w:sz w:val="26"/>
                <w:szCs w:val="26"/>
                <w:u w:val="none"/>
              </w:rPr>
            </w:pPr>
            <w:r>
              <w:rPr>
                <w:rFonts w:hint="eastAsia" w:ascii="仿宋_GB2312" w:hAnsi="宋体" w:eastAsia="仿宋_GB2312" w:cs="仿宋_GB2312"/>
                <w:i w:val="0"/>
                <w:iCs w:val="0"/>
                <w:snapToGrid w:val="0"/>
                <w:color w:val="000000"/>
                <w:kern w:val="0"/>
                <w:sz w:val="26"/>
                <w:szCs w:val="26"/>
                <w:u w:val="none"/>
                <w:lang w:val="en-US" w:eastAsia="zh-CN" w:bidi="ar"/>
              </w:rPr>
              <w:t>双方确认</w:t>
            </w:r>
            <w:r>
              <w:rPr>
                <w:rFonts w:hint="eastAsia" w:ascii="仿宋_GB2312" w:hAnsi="宋体" w:eastAsia="仿宋_GB2312" w:cs="仿宋_GB2312"/>
                <w:i w:val="0"/>
                <w:iCs w:val="0"/>
                <w:snapToGrid w:val="0"/>
                <w:color w:val="000000"/>
                <w:kern w:val="0"/>
                <w:sz w:val="26"/>
                <w:szCs w:val="26"/>
                <w:u w:val="none"/>
                <w:lang w:val="en-US" w:eastAsia="zh-CN" w:bidi="ar"/>
              </w:rPr>
              <w:br w:type="textWrapping"/>
            </w:r>
            <w:r>
              <w:rPr>
                <w:rFonts w:hint="eastAsia" w:ascii="仿宋_GB2312" w:hAnsi="宋体" w:eastAsia="仿宋_GB2312" w:cs="仿宋_GB2312"/>
                <w:i w:val="0"/>
                <w:iCs w:val="0"/>
                <w:snapToGrid w:val="0"/>
                <w:color w:val="000000"/>
                <w:kern w:val="0"/>
                <w:sz w:val="26"/>
                <w:szCs w:val="26"/>
                <w:u w:val="none"/>
                <w:lang w:val="en-US" w:eastAsia="zh-CN" w:bidi="ar"/>
              </w:rPr>
              <w:t>（签章）</w:t>
            </w:r>
          </w:p>
        </w:tc>
        <w:tc>
          <w:tcPr>
            <w:tcW w:w="1869" w:type="pct"/>
            <w:gridSpan w:val="2"/>
            <w:tcBorders>
              <w:top w:val="single" w:color="3D3D3D" w:sz="4" w:space="0"/>
              <w:left w:val="single" w:color="3D3D3D" w:sz="4" w:space="0"/>
              <w:bottom w:val="nil"/>
              <w:right w:val="single" w:color="3D3D3D" w:sz="4" w:space="0"/>
            </w:tcBorders>
            <w:shd w:val="clear" w:color="auto" w:fill="auto"/>
            <w:vAlign w:val="top"/>
          </w:tcPr>
          <w:p w14:paraId="10CAD40A">
            <w:pPr>
              <w:keepNext w:val="0"/>
              <w:keepLines w:val="0"/>
              <w:pageBreakBefore w:val="0"/>
              <w:widowControl/>
              <w:suppressLineNumbers w:val="0"/>
              <w:wordWrap/>
              <w:overflowPunct/>
              <w:topLinePunct w:val="0"/>
              <w:bidi w:val="0"/>
              <w:ind w:firstLine="0" w:firstLineChars="0"/>
              <w:jc w:val="left"/>
              <w:textAlignment w:val="top"/>
              <w:rPr>
                <w:rFonts w:hint="eastAsia" w:ascii="仿宋_GB2312" w:hAnsi="宋体" w:eastAsia="仿宋_GB2312" w:cs="仿宋_GB2312"/>
                <w:i w:val="0"/>
                <w:iCs w:val="0"/>
                <w:color w:val="3D3D3D"/>
                <w:sz w:val="26"/>
                <w:szCs w:val="26"/>
                <w:u w:val="none"/>
              </w:rPr>
            </w:pPr>
            <w:r>
              <w:rPr>
                <w:rFonts w:hint="eastAsia" w:ascii="仿宋_GB2312" w:hAnsi="宋体" w:eastAsia="仿宋_GB2312" w:cs="仿宋_GB2312"/>
                <w:i w:val="0"/>
                <w:iCs w:val="0"/>
                <w:snapToGrid w:val="0"/>
                <w:color w:val="000000"/>
                <w:kern w:val="0"/>
                <w:sz w:val="26"/>
                <w:szCs w:val="26"/>
                <w:u w:val="none"/>
                <w:lang w:val="en-US" w:eastAsia="zh-CN" w:bidi="ar"/>
              </w:rPr>
              <w:t xml:space="preserve">甲方（委托方）： </w:t>
            </w:r>
          </w:p>
        </w:tc>
        <w:tc>
          <w:tcPr>
            <w:tcW w:w="1833" w:type="pct"/>
            <w:gridSpan w:val="2"/>
            <w:tcBorders>
              <w:top w:val="single" w:color="3D3D3D" w:sz="4" w:space="0"/>
              <w:left w:val="single" w:color="3D3D3D" w:sz="4" w:space="0"/>
              <w:bottom w:val="nil"/>
              <w:right w:val="single" w:color="3D3D3D" w:sz="4" w:space="0"/>
            </w:tcBorders>
            <w:shd w:val="clear" w:color="auto" w:fill="auto"/>
            <w:vAlign w:val="top"/>
          </w:tcPr>
          <w:p w14:paraId="55660FBA">
            <w:pPr>
              <w:keepNext w:val="0"/>
              <w:keepLines w:val="0"/>
              <w:pageBreakBefore w:val="0"/>
              <w:widowControl/>
              <w:suppressLineNumbers w:val="0"/>
              <w:wordWrap/>
              <w:overflowPunct/>
              <w:topLinePunct w:val="0"/>
              <w:bidi w:val="0"/>
              <w:ind w:firstLine="0" w:firstLineChars="0"/>
              <w:jc w:val="left"/>
              <w:textAlignment w:val="top"/>
              <w:rPr>
                <w:rFonts w:hint="eastAsia" w:ascii="仿宋_GB2312" w:hAnsi="宋体" w:eastAsia="仿宋_GB2312" w:cs="仿宋_GB2312"/>
                <w:i w:val="0"/>
                <w:iCs w:val="0"/>
                <w:color w:val="3D3D3D"/>
                <w:sz w:val="26"/>
                <w:szCs w:val="26"/>
                <w:u w:val="none"/>
              </w:rPr>
            </w:pPr>
            <w:r>
              <w:rPr>
                <w:rFonts w:hint="eastAsia" w:ascii="仿宋_GB2312" w:hAnsi="宋体" w:eastAsia="仿宋_GB2312" w:cs="仿宋_GB2312"/>
                <w:i w:val="0"/>
                <w:iCs w:val="0"/>
                <w:snapToGrid w:val="0"/>
                <w:color w:val="000000"/>
                <w:kern w:val="0"/>
                <w:sz w:val="26"/>
                <w:szCs w:val="26"/>
                <w:u w:val="none"/>
                <w:lang w:val="en-US" w:eastAsia="zh-CN" w:bidi="ar"/>
              </w:rPr>
              <w:t xml:space="preserve">乙方（受托方）： </w:t>
            </w:r>
          </w:p>
        </w:tc>
      </w:tr>
      <w:tr w14:paraId="38BCA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76" w:hRule="atLeast"/>
        </w:trPr>
        <w:tc>
          <w:tcPr>
            <w:tcW w:w="1296" w:type="pct"/>
            <w:vMerge w:val="continue"/>
            <w:tcBorders>
              <w:top w:val="single" w:color="3D3D3D" w:sz="4" w:space="0"/>
              <w:left w:val="single" w:color="3D3D3D" w:sz="8" w:space="0"/>
              <w:bottom w:val="single" w:color="3D3D3D" w:sz="4" w:space="0"/>
              <w:right w:val="single" w:color="3D3D3D" w:sz="4" w:space="0"/>
            </w:tcBorders>
            <w:shd w:val="clear" w:color="auto" w:fill="auto"/>
            <w:vAlign w:val="center"/>
          </w:tcPr>
          <w:p w14:paraId="172CC125">
            <w:pPr>
              <w:keepNext w:val="0"/>
              <w:keepLines w:val="0"/>
              <w:pageBreakBefore w:val="0"/>
              <w:widowControl/>
              <w:wordWrap/>
              <w:overflowPunct/>
              <w:topLinePunct w:val="0"/>
              <w:bidi w:val="0"/>
              <w:ind w:firstLine="0" w:firstLineChars="0"/>
              <w:jc w:val="center"/>
              <w:rPr>
                <w:rFonts w:hint="eastAsia" w:ascii="仿宋_GB2312" w:hAnsi="宋体" w:eastAsia="仿宋_GB2312" w:cs="仿宋_GB2312"/>
                <w:i w:val="0"/>
                <w:iCs w:val="0"/>
                <w:color w:val="3D3D3D"/>
                <w:sz w:val="26"/>
                <w:szCs w:val="26"/>
                <w:u w:val="none"/>
              </w:rPr>
            </w:pPr>
          </w:p>
        </w:tc>
        <w:tc>
          <w:tcPr>
            <w:tcW w:w="708" w:type="pct"/>
            <w:tcBorders>
              <w:top w:val="single" w:color="3D3D3D" w:sz="4" w:space="0"/>
              <w:left w:val="single" w:color="3D3D3D" w:sz="4" w:space="0"/>
              <w:bottom w:val="single" w:color="3D3D3D" w:sz="8" w:space="0"/>
              <w:right w:val="single" w:color="3D3D3D" w:sz="4" w:space="0"/>
            </w:tcBorders>
            <w:shd w:val="clear" w:color="auto" w:fill="auto"/>
            <w:vAlign w:val="center"/>
          </w:tcPr>
          <w:p w14:paraId="3B206889">
            <w:pPr>
              <w:keepNext w:val="0"/>
              <w:keepLines w:val="0"/>
              <w:pageBreakBefore w:val="0"/>
              <w:widowControl/>
              <w:suppressLineNumbers w:val="0"/>
              <w:wordWrap/>
              <w:overflowPunct/>
              <w:topLinePunct w:val="0"/>
              <w:bidi w:val="0"/>
              <w:ind w:firstLine="0" w:firstLineChars="0"/>
              <w:jc w:val="center"/>
              <w:textAlignment w:val="center"/>
              <w:rPr>
                <w:rFonts w:hint="eastAsia" w:ascii="仿宋_GB2312" w:hAnsi="宋体" w:eastAsia="仿宋_GB2312" w:cs="仿宋_GB2312"/>
                <w:i w:val="0"/>
                <w:iCs w:val="0"/>
                <w:color w:val="3D3D3D"/>
                <w:sz w:val="26"/>
                <w:szCs w:val="26"/>
                <w:u w:val="none"/>
              </w:rPr>
            </w:pPr>
            <w:r>
              <w:rPr>
                <w:rFonts w:hint="eastAsia" w:ascii="仿宋_GB2312" w:hAnsi="宋体" w:eastAsia="仿宋_GB2312" w:cs="仿宋_GB2312"/>
                <w:i w:val="0"/>
                <w:iCs w:val="0"/>
                <w:snapToGrid w:val="0"/>
                <w:color w:val="000000"/>
                <w:kern w:val="0"/>
                <w:sz w:val="26"/>
                <w:szCs w:val="26"/>
                <w:u w:val="none"/>
                <w:lang w:val="en-US" w:eastAsia="zh-CN" w:bidi="ar"/>
              </w:rPr>
              <w:t>验收时间</w:t>
            </w:r>
          </w:p>
        </w:tc>
        <w:tc>
          <w:tcPr>
            <w:tcW w:w="1161" w:type="pct"/>
            <w:tcBorders>
              <w:top w:val="single" w:color="3D3D3D" w:sz="4" w:space="0"/>
              <w:left w:val="single" w:color="3D3D3D" w:sz="4" w:space="0"/>
              <w:bottom w:val="single" w:color="3D3D3D" w:sz="8" w:space="0"/>
              <w:right w:val="single" w:color="3D3D3D" w:sz="4" w:space="0"/>
            </w:tcBorders>
            <w:shd w:val="clear" w:color="auto" w:fill="auto"/>
            <w:noWrap/>
            <w:vAlign w:val="center"/>
          </w:tcPr>
          <w:p w14:paraId="1D8F8066">
            <w:pPr>
              <w:keepNext w:val="0"/>
              <w:keepLines w:val="0"/>
              <w:pageBreakBefore w:val="0"/>
              <w:widowControl/>
              <w:wordWrap/>
              <w:overflowPunct/>
              <w:topLinePunct w:val="0"/>
              <w:bidi w:val="0"/>
              <w:ind w:firstLine="0" w:firstLineChars="0"/>
              <w:jc w:val="center"/>
              <w:rPr>
                <w:rFonts w:hint="eastAsia" w:ascii="仿宋_GB2312" w:hAnsi="宋体" w:eastAsia="仿宋_GB2312" w:cs="仿宋_GB2312"/>
                <w:i w:val="0"/>
                <w:iCs w:val="0"/>
                <w:color w:val="3D3D3D"/>
                <w:sz w:val="26"/>
                <w:szCs w:val="26"/>
                <w:u w:val="none"/>
              </w:rPr>
            </w:pPr>
          </w:p>
        </w:tc>
        <w:tc>
          <w:tcPr>
            <w:tcW w:w="997" w:type="pct"/>
            <w:tcBorders>
              <w:top w:val="single" w:color="3D3D3D" w:sz="4" w:space="0"/>
              <w:left w:val="single" w:color="3D3D3D" w:sz="4" w:space="0"/>
              <w:bottom w:val="single" w:color="3D3D3D" w:sz="8" w:space="0"/>
              <w:right w:val="single" w:color="3D3D3D" w:sz="4" w:space="0"/>
            </w:tcBorders>
            <w:shd w:val="clear" w:color="auto" w:fill="auto"/>
            <w:vAlign w:val="center"/>
          </w:tcPr>
          <w:p w14:paraId="72C63281">
            <w:pPr>
              <w:keepNext w:val="0"/>
              <w:keepLines w:val="0"/>
              <w:pageBreakBefore w:val="0"/>
              <w:widowControl/>
              <w:suppressLineNumbers w:val="0"/>
              <w:wordWrap/>
              <w:overflowPunct/>
              <w:topLinePunct w:val="0"/>
              <w:bidi w:val="0"/>
              <w:ind w:firstLine="0" w:firstLineChars="0"/>
              <w:jc w:val="center"/>
              <w:textAlignment w:val="center"/>
              <w:rPr>
                <w:rFonts w:hint="eastAsia" w:ascii="仿宋_GB2312" w:hAnsi="宋体" w:eastAsia="仿宋_GB2312" w:cs="仿宋_GB2312"/>
                <w:i w:val="0"/>
                <w:iCs w:val="0"/>
                <w:color w:val="3D3D3D"/>
                <w:sz w:val="26"/>
                <w:szCs w:val="26"/>
                <w:u w:val="none"/>
              </w:rPr>
            </w:pPr>
            <w:r>
              <w:rPr>
                <w:rFonts w:hint="eastAsia" w:ascii="仿宋_GB2312" w:hAnsi="宋体" w:eastAsia="仿宋_GB2312" w:cs="仿宋_GB2312"/>
                <w:i w:val="0"/>
                <w:iCs w:val="0"/>
                <w:snapToGrid w:val="0"/>
                <w:color w:val="000000"/>
                <w:kern w:val="0"/>
                <w:sz w:val="26"/>
                <w:szCs w:val="26"/>
                <w:u w:val="none"/>
                <w:lang w:val="en-US" w:eastAsia="zh-CN" w:bidi="ar"/>
              </w:rPr>
              <w:t>验收时间</w:t>
            </w:r>
          </w:p>
        </w:tc>
        <w:tc>
          <w:tcPr>
            <w:tcW w:w="836" w:type="pct"/>
            <w:tcBorders>
              <w:top w:val="single" w:color="3D3D3D" w:sz="4" w:space="0"/>
              <w:left w:val="single" w:color="3D3D3D" w:sz="4" w:space="0"/>
              <w:bottom w:val="single" w:color="3D3D3D" w:sz="8" w:space="0"/>
              <w:right w:val="single" w:color="3D3D3D" w:sz="4" w:space="0"/>
            </w:tcBorders>
            <w:shd w:val="clear" w:color="auto" w:fill="auto"/>
            <w:noWrap/>
            <w:vAlign w:val="center"/>
          </w:tcPr>
          <w:p w14:paraId="0094C8A9">
            <w:pPr>
              <w:keepNext w:val="0"/>
              <w:keepLines w:val="0"/>
              <w:pageBreakBefore w:val="0"/>
              <w:widowControl/>
              <w:wordWrap/>
              <w:overflowPunct/>
              <w:topLinePunct w:val="0"/>
              <w:bidi w:val="0"/>
              <w:ind w:firstLine="0" w:firstLineChars="0"/>
              <w:jc w:val="center"/>
              <w:rPr>
                <w:rFonts w:hint="eastAsia" w:ascii="仿宋_GB2312" w:hAnsi="宋体" w:eastAsia="仿宋_GB2312" w:cs="仿宋_GB2312"/>
                <w:i w:val="0"/>
                <w:iCs w:val="0"/>
                <w:color w:val="3D3D3D"/>
                <w:sz w:val="26"/>
                <w:szCs w:val="26"/>
                <w:u w:val="none"/>
              </w:rPr>
            </w:pPr>
          </w:p>
        </w:tc>
      </w:tr>
    </w:tbl>
    <w:p w14:paraId="3C2A514D">
      <w:pPr>
        <w:autoSpaceDE/>
        <w:autoSpaceDN/>
        <w:spacing w:after="240" w:afterLines="100"/>
        <w:ind w:firstLine="482"/>
        <w:jc w:val="both"/>
        <w:rPr>
          <w:rFonts w:ascii="宋体" w:hAnsi="宋体" w:cs="宋体"/>
          <w:b/>
          <w:bCs/>
          <w:color w:val="auto"/>
          <w:highlight w:val="none"/>
        </w:rPr>
      </w:pPr>
    </w:p>
    <w:p w14:paraId="2FDF0A6B">
      <w:pPr>
        <w:pStyle w:val="4"/>
        <w:ind w:firstLine="241"/>
        <w:rPr>
          <w:color w:val="auto"/>
          <w:highlight w:val="none"/>
          <w:lang w:eastAsia="zh-CN"/>
        </w:rPr>
      </w:pPr>
      <w:bookmarkStart w:id="1175" w:name="_Toc19365"/>
      <w:bookmarkStart w:id="1176" w:name="_Toc23536"/>
      <w:bookmarkStart w:id="1177" w:name="_Toc18817"/>
      <w:bookmarkStart w:id="1178" w:name="_Toc13482"/>
      <w:bookmarkStart w:id="1179" w:name="_Toc18591"/>
      <w:bookmarkStart w:id="1180" w:name="_Toc18264"/>
      <w:bookmarkStart w:id="1181" w:name="_Toc4408"/>
      <w:bookmarkStart w:id="1182" w:name="_Toc27019"/>
      <w:bookmarkStart w:id="1183" w:name="_Toc192580220"/>
      <w:bookmarkStart w:id="1184" w:name="_Toc21280"/>
      <w:bookmarkStart w:id="1185" w:name="_Toc26904"/>
      <w:bookmarkStart w:id="1186" w:name="_Toc28387"/>
      <w:bookmarkStart w:id="1187" w:name="_Toc21048"/>
      <w:bookmarkStart w:id="1188" w:name="_Toc15532"/>
      <w:bookmarkStart w:id="1189" w:name="_Toc24"/>
      <w:bookmarkStart w:id="1190" w:name="_Toc15369"/>
      <w:bookmarkStart w:id="1191" w:name="_Toc29150"/>
      <w:bookmarkStart w:id="1192" w:name="_Toc32194"/>
      <w:bookmarkStart w:id="1193" w:name="_Toc26309"/>
      <w:r>
        <w:rPr>
          <w:rFonts w:hint="eastAsia"/>
          <w:color w:val="auto"/>
          <w:highlight w:val="none"/>
          <w:lang w:eastAsia="zh-CN"/>
        </w:rPr>
        <w:t>表</w:t>
      </w:r>
      <w:r>
        <w:rPr>
          <w:rFonts w:hint="eastAsia"/>
          <w:color w:val="auto"/>
          <w:highlight w:val="none"/>
          <w:lang w:val="en-US" w:eastAsia="zh-CN"/>
        </w:rPr>
        <w:t>2</w:t>
      </w:r>
      <w:r>
        <w:rPr>
          <w:rFonts w:hint="eastAsia"/>
          <w:color w:val="auto"/>
          <w:highlight w:val="none"/>
          <w:lang w:eastAsia="zh-CN"/>
        </w:rPr>
        <w:t>.3-</w:t>
      </w:r>
      <w:r>
        <w:rPr>
          <w:rFonts w:hint="eastAsia"/>
          <w:color w:val="auto"/>
          <w:highlight w:val="none"/>
          <w:lang w:val="en-US" w:eastAsia="zh-CN"/>
        </w:rPr>
        <w:t>1</w:t>
      </w:r>
      <w:r>
        <w:rPr>
          <w:rFonts w:hint="eastAsia"/>
          <w:color w:val="auto"/>
          <w:highlight w:val="none"/>
          <w:lang w:eastAsia="zh-CN"/>
        </w:rPr>
        <w:t xml:space="preserve"> 勘察设计招标文件审核意见</w:t>
      </w:r>
      <w:bookmarkEnd w:id="1175"/>
      <w:bookmarkEnd w:id="1176"/>
      <w:bookmarkEnd w:id="1177"/>
      <w:bookmarkEnd w:id="1178"/>
      <w:bookmarkEnd w:id="1179"/>
      <w:bookmarkEnd w:id="1180"/>
    </w:p>
    <w:p w14:paraId="0FA6EBBC">
      <w:pPr>
        <w:widowControl w:val="0"/>
        <w:kinsoku/>
        <w:autoSpaceDE/>
        <w:autoSpaceDN/>
        <w:adjustRightInd/>
        <w:snapToGrid/>
        <w:ind w:firstLine="883"/>
        <w:jc w:val="center"/>
        <w:textAlignment w:val="auto"/>
        <w:rPr>
          <w:rFonts w:asciiTheme="minorEastAsia" w:hAnsiTheme="minorEastAsia" w:eastAsiaTheme="minorEastAsia"/>
          <w:b/>
          <w:bCs/>
          <w:color w:val="auto"/>
          <w:highlight w:val="none"/>
          <w:lang w:eastAsia="zh-CN"/>
        </w:rPr>
      </w:pPr>
      <w:r>
        <w:rPr>
          <w:rFonts w:hint="eastAsia" w:cs="方正小标宋简体" w:asciiTheme="minorEastAsia" w:hAnsiTheme="minorEastAsia" w:eastAsiaTheme="minorEastAsia"/>
          <w:b/>
          <w:bCs/>
          <w:color w:val="auto"/>
          <w:sz w:val="44"/>
          <w:szCs w:val="44"/>
          <w:highlight w:val="none"/>
          <w:lang w:eastAsia="zh-CN"/>
        </w:rPr>
        <w:t>勘察设计招标文件审核意见</w:t>
      </w:r>
    </w:p>
    <w:p w14:paraId="6175CBE9">
      <w:pPr>
        <w:ind w:firstLine="560"/>
        <w:jc w:val="right"/>
        <w:rPr>
          <w:rFonts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编号：***</w:t>
      </w:r>
    </w:p>
    <w:tbl>
      <w:tblPr>
        <w:tblStyle w:val="24"/>
        <w:tblW w:w="499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9"/>
        <w:gridCol w:w="2956"/>
        <w:gridCol w:w="1806"/>
        <w:gridCol w:w="16"/>
        <w:gridCol w:w="2459"/>
      </w:tblGrid>
      <w:tr w14:paraId="6FE26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62" w:type="pct"/>
            <w:vAlign w:val="center"/>
          </w:tcPr>
          <w:p w14:paraId="32D49195">
            <w:pPr>
              <w:kinsoku/>
              <w:autoSpaceDE/>
              <w:autoSpaceDN/>
              <w:adjustRightInd/>
              <w:snapToGrid/>
              <w:spacing w:line="440" w:lineRule="exact"/>
              <w:ind w:firstLine="0" w:firstLineChars="0"/>
              <w:textAlignment w:val="auto"/>
              <w:rPr>
                <w:b/>
                <w:bCs/>
                <w:color w:val="auto"/>
                <w:highlight w:val="none"/>
                <w:lang w:eastAsia="zh-CN"/>
              </w:rPr>
            </w:pPr>
            <w:r>
              <w:rPr>
                <w:rFonts w:hint="eastAsia"/>
                <w:b/>
                <w:bCs/>
                <w:color w:val="auto"/>
                <w:highlight w:val="none"/>
                <w:lang w:eastAsia="zh-CN"/>
              </w:rPr>
              <w:t>项目名称</w:t>
            </w:r>
          </w:p>
        </w:tc>
        <w:tc>
          <w:tcPr>
            <w:tcW w:w="3638" w:type="pct"/>
            <w:gridSpan w:val="4"/>
            <w:vAlign w:val="center"/>
          </w:tcPr>
          <w:p w14:paraId="16C89646">
            <w:pPr>
              <w:ind w:firstLine="0" w:firstLineChars="0"/>
              <w:rPr>
                <w:color w:val="auto"/>
                <w:highlight w:val="none"/>
                <w:lang w:eastAsia="zh-CN"/>
              </w:rPr>
            </w:pPr>
          </w:p>
        </w:tc>
      </w:tr>
      <w:tr w14:paraId="78549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62" w:type="pct"/>
            <w:vAlign w:val="center"/>
          </w:tcPr>
          <w:p w14:paraId="208DECAC">
            <w:pPr>
              <w:kinsoku/>
              <w:autoSpaceDE/>
              <w:autoSpaceDN/>
              <w:adjustRightInd/>
              <w:snapToGrid/>
              <w:spacing w:line="440" w:lineRule="exact"/>
              <w:ind w:firstLine="0" w:firstLineChars="0"/>
              <w:textAlignment w:val="auto"/>
              <w:rPr>
                <w:b/>
                <w:bCs/>
                <w:color w:val="auto"/>
                <w:highlight w:val="none"/>
                <w:lang w:eastAsia="zh-CN"/>
              </w:rPr>
            </w:pPr>
            <w:r>
              <w:rPr>
                <w:rFonts w:hint="eastAsia"/>
                <w:b/>
                <w:bCs/>
                <w:color w:val="auto"/>
                <w:highlight w:val="none"/>
                <w:lang w:eastAsia="zh-CN"/>
              </w:rPr>
              <w:t>招标代理机构</w:t>
            </w:r>
          </w:p>
        </w:tc>
        <w:tc>
          <w:tcPr>
            <w:tcW w:w="1486" w:type="pct"/>
            <w:vAlign w:val="center"/>
          </w:tcPr>
          <w:p w14:paraId="205E0C53">
            <w:pPr>
              <w:ind w:firstLine="0" w:firstLineChars="0"/>
              <w:rPr>
                <w:color w:val="auto"/>
                <w:highlight w:val="none"/>
                <w:lang w:eastAsia="zh-CN"/>
              </w:rPr>
            </w:pPr>
          </w:p>
        </w:tc>
        <w:tc>
          <w:tcPr>
            <w:tcW w:w="908" w:type="pct"/>
            <w:vAlign w:val="center"/>
          </w:tcPr>
          <w:p w14:paraId="605B53A2">
            <w:pPr>
              <w:ind w:firstLine="0" w:firstLineChars="0"/>
              <w:rPr>
                <w:b/>
                <w:bCs/>
                <w:color w:val="auto"/>
                <w:highlight w:val="none"/>
                <w:lang w:eastAsia="zh-CN"/>
              </w:rPr>
            </w:pPr>
            <w:r>
              <w:rPr>
                <w:rFonts w:hint="eastAsia"/>
                <w:b/>
                <w:bCs/>
                <w:color w:val="auto"/>
                <w:highlight w:val="none"/>
                <w:lang w:eastAsia="zh-CN"/>
              </w:rPr>
              <w:t>文件提供日期</w:t>
            </w:r>
          </w:p>
        </w:tc>
        <w:tc>
          <w:tcPr>
            <w:tcW w:w="1244" w:type="pct"/>
            <w:gridSpan w:val="2"/>
            <w:vAlign w:val="center"/>
          </w:tcPr>
          <w:p w14:paraId="3AEDE521">
            <w:pPr>
              <w:ind w:firstLine="0" w:firstLineChars="0"/>
              <w:rPr>
                <w:color w:val="auto"/>
                <w:highlight w:val="none"/>
                <w:lang w:eastAsia="zh-CN"/>
              </w:rPr>
            </w:pPr>
          </w:p>
        </w:tc>
      </w:tr>
      <w:tr w14:paraId="1550C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62" w:type="pct"/>
            <w:vAlign w:val="center"/>
          </w:tcPr>
          <w:p w14:paraId="5798D85A">
            <w:pPr>
              <w:kinsoku/>
              <w:autoSpaceDE/>
              <w:autoSpaceDN/>
              <w:adjustRightInd/>
              <w:snapToGrid/>
              <w:spacing w:line="440" w:lineRule="exact"/>
              <w:ind w:firstLine="0" w:firstLineChars="0"/>
              <w:textAlignment w:val="auto"/>
              <w:rPr>
                <w:b/>
                <w:bCs/>
                <w:color w:val="auto"/>
                <w:highlight w:val="none"/>
                <w:lang w:eastAsia="zh-CN"/>
              </w:rPr>
            </w:pPr>
            <w:r>
              <w:rPr>
                <w:rFonts w:hint="eastAsia"/>
                <w:b/>
                <w:bCs/>
                <w:color w:val="auto"/>
                <w:highlight w:val="none"/>
                <w:lang w:eastAsia="zh-CN"/>
              </w:rPr>
              <w:t>项目管理单位</w:t>
            </w:r>
          </w:p>
        </w:tc>
        <w:tc>
          <w:tcPr>
            <w:tcW w:w="1486" w:type="pct"/>
            <w:vAlign w:val="center"/>
          </w:tcPr>
          <w:p w14:paraId="69EE2907">
            <w:pPr>
              <w:kinsoku/>
              <w:autoSpaceDE/>
              <w:autoSpaceDN/>
              <w:adjustRightInd/>
              <w:snapToGrid/>
              <w:spacing w:line="440" w:lineRule="exact"/>
              <w:ind w:firstLine="0" w:firstLineChars="0"/>
              <w:textAlignment w:val="auto"/>
              <w:rPr>
                <w:color w:val="auto"/>
                <w:highlight w:val="none"/>
                <w:lang w:eastAsia="zh-CN"/>
              </w:rPr>
            </w:pPr>
          </w:p>
        </w:tc>
        <w:tc>
          <w:tcPr>
            <w:tcW w:w="916" w:type="pct"/>
            <w:gridSpan w:val="2"/>
            <w:vAlign w:val="center"/>
          </w:tcPr>
          <w:p w14:paraId="75982C41">
            <w:pPr>
              <w:kinsoku/>
              <w:autoSpaceDE/>
              <w:autoSpaceDN/>
              <w:adjustRightInd/>
              <w:snapToGrid/>
              <w:spacing w:line="440" w:lineRule="exact"/>
              <w:ind w:firstLine="0" w:firstLineChars="0"/>
              <w:textAlignment w:val="auto"/>
              <w:rPr>
                <w:b/>
                <w:bCs/>
                <w:color w:val="auto"/>
                <w:highlight w:val="none"/>
                <w:lang w:eastAsia="zh-CN"/>
              </w:rPr>
            </w:pPr>
            <w:r>
              <w:rPr>
                <w:rFonts w:hint="eastAsia"/>
                <w:b/>
                <w:bCs/>
                <w:color w:val="auto"/>
                <w:highlight w:val="none"/>
                <w:lang w:eastAsia="zh-CN"/>
              </w:rPr>
              <w:t>负责人</w:t>
            </w:r>
          </w:p>
        </w:tc>
        <w:tc>
          <w:tcPr>
            <w:tcW w:w="1236" w:type="pct"/>
            <w:vAlign w:val="center"/>
          </w:tcPr>
          <w:p w14:paraId="6751D151">
            <w:pPr>
              <w:kinsoku/>
              <w:autoSpaceDE/>
              <w:autoSpaceDN/>
              <w:adjustRightInd/>
              <w:snapToGrid/>
              <w:spacing w:line="440" w:lineRule="exact"/>
              <w:ind w:firstLine="0" w:firstLineChars="0"/>
              <w:textAlignment w:val="auto"/>
              <w:rPr>
                <w:color w:val="auto"/>
                <w:highlight w:val="none"/>
                <w:lang w:eastAsia="zh-CN"/>
              </w:rPr>
            </w:pPr>
          </w:p>
        </w:tc>
      </w:tr>
      <w:tr w14:paraId="30981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5" w:hRule="exact"/>
        </w:trPr>
        <w:tc>
          <w:tcPr>
            <w:tcW w:w="5000" w:type="pct"/>
            <w:gridSpan w:val="5"/>
          </w:tcPr>
          <w:p w14:paraId="771970BD">
            <w:pPr>
              <w:ind w:firstLine="0" w:firstLineChars="0"/>
              <w:rPr>
                <w:color w:val="auto"/>
                <w:highlight w:val="none"/>
                <w:lang w:eastAsia="zh-CN"/>
              </w:rPr>
            </w:pPr>
            <w:r>
              <w:rPr>
                <w:color w:val="auto"/>
                <w:highlight w:val="none"/>
                <w:lang w:eastAsia="zh-CN"/>
              </w:rPr>
              <w:t>招标内容：</w:t>
            </w:r>
          </w:p>
          <w:p w14:paraId="7D99EF4B">
            <w:pPr>
              <w:ind w:firstLine="480" w:firstLineChars="200"/>
              <w:rPr>
                <w:color w:val="auto"/>
                <w:highlight w:val="none"/>
                <w:lang w:eastAsia="zh-CN"/>
              </w:rPr>
            </w:pPr>
            <w:r>
              <w:rPr>
                <w:color w:val="auto"/>
                <w:highlight w:val="none"/>
                <w:lang w:eastAsia="zh-CN"/>
              </w:rPr>
              <w:t>对本次审核的招标范围、内容做简要、准确的描述</w:t>
            </w:r>
          </w:p>
          <w:p w14:paraId="3AD85754">
            <w:pPr>
              <w:ind w:firstLine="0" w:firstLineChars="0"/>
              <w:rPr>
                <w:color w:val="auto"/>
                <w:highlight w:val="none"/>
                <w:lang w:eastAsia="zh-CN"/>
              </w:rPr>
            </w:pPr>
          </w:p>
          <w:p w14:paraId="40D8E8C7">
            <w:pPr>
              <w:ind w:firstLine="0" w:firstLineChars="0"/>
              <w:rPr>
                <w:color w:val="auto"/>
                <w:highlight w:val="none"/>
                <w:lang w:eastAsia="zh-CN"/>
              </w:rPr>
            </w:pPr>
          </w:p>
        </w:tc>
      </w:tr>
      <w:tr w14:paraId="0B70A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5"/>
          </w:tcPr>
          <w:p w14:paraId="2902CD8C">
            <w:pPr>
              <w:autoSpaceDE/>
              <w:autoSpaceDN/>
              <w:ind w:firstLine="0" w:firstLineChars="0"/>
              <w:rPr>
                <w:color w:val="auto"/>
                <w:highlight w:val="none"/>
                <w:lang w:eastAsia="zh-CN"/>
              </w:rPr>
            </w:pPr>
            <w:r>
              <w:rPr>
                <w:color w:val="auto"/>
                <w:highlight w:val="none"/>
                <w:lang w:eastAsia="zh-CN"/>
              </w:rPr>
              <w:t>项管审查意见：</w:t>
            </w:r>
          </w:p>
          <w:p w14:paraId="637DA3CC">
            <w:pPr>
              <w:ind w:firstLine="480" w:firstLineChars="200"/>
              <w:rPr>
                <w:color w:val="auto"/>
                <w:highlight w:val="none"/>
                <w:lang w:eastAsia="zh-CN"/>
              </w:rPr>
            </w:pPr>
            <w:r>
              <w:rPr>
                <w:color w:val="auto"/>
                <w:highlight w:val="none"/>
                <w:lang w:eastAsia="zh-CN"/>
              </w:rPr>
              <w:t>一、合法性审核</w:t>
            </w:r>
          </w:p>
          <w:p w14:paraId="5CB18118">
            <w:pPr>
              <w:ind w:firstLine="480" w:firstLineChars="200"/>
              <w:rPr>
                <w:color w:val="auto"/>
                <w:highlight w:val="none"/>
                <w:lang w:eastAsia="zh-CN"/>
              </w:rPr>
            </w:pPr>
            <w:r>
              <w:rPr>
                <w:color w:val="auto"/>
                <w:highlight w:val="none"/>
                <w:lang w:eastAsia="zh-CN"/>
              </w:rPr>
              <w:t>1. 法规合规性。是否符合法规要求，是否存在排斥潜在投标人的条款（资质、业绩、地域限制等），招标程序是否合法（公告发布、评标方式、异议处理等）；</w:t>
            </w:r>
          </w:p>
          <w:p w14:paraId="26F9A4D9">
            <w:pPr>
              <w:ind w:firstLine="480" w:firstLineChars="200"/>
              <w:rPr>
                <w:color w:val="auto"/>
                <w:highlight w:val="none"/>
                <w:lang w:eastAsia="zh-CN"/>
              </w:rPr>
            </w:pPr>
            <w:r>
              <w:rPr>
                <w:color w:val="auto"/>
                <w:highlight w:val="none"/>
                <w:lang w:eastAsia="zh-CN"/>
              </w:rPr>
              <w:t>2. 项目审批手续。是否已取得项目立项、规划许可等前置审批文件，招标范围是否与审批内容一致。</w:t>
            </w:r>
          </w:p>
          <w:p w14:paraId="79695B1A">
            <w:pPr>
              <w:ind w:firstLine="480" w:firstLineChars="200"/>
              <w:rPr>
                <w:color w:val="auto"/>
                <w:highlight w:val="none"/>
                <w:lang w:eastAsia="zh-CN"/>
              </w:rPr>
            </w:pPr>
            <w:r>
              <w:rPr>
                <w:color w:val="auto"/>
                <w:highlight w:val="none"/>
                <w:lang w:eastAsia="zh-CN"/>
              </w:rPr>
              <w:t>二、项目概况与技术要求的审核</w:t>
            </w:r>
          </w:p>
          <w:p w14:paraId="062FFEB4">
            <w:pPr>
              <w:ind w:firstLine="480" w:firstLineChars="200"/>
              <w:rPr>
                <w:color w:val="auto"/>
                <w:highlight w:val="none"/>
                <w:lang w:eastAsia="zh-CN"/>
              </w:rPr>
            </w:pPr>
            <w:r>
              <w:rPr>
                <w:color w:val="auto"/>
                <w:highlight w:val="none"/>
                <w:lang w:eastAsia="zh-CN"/>
              </w:rPr>
              <w:t>1. 项目概况清晰性。项目名称、地点、规模、建设内容；是否包含项目功能定位、技术难点等关键信息；</w:t>
            </w:r>
          </w:p>
          <w:p w14:paraId="295CB7CB">
            <w:pPr>
              <w:ind w:firstLine="480" w:firstLineChars="200"/>
              <w:rPr>
                <w:color w:val="auto"/>
                <w:highlight w:val="none"/>
                <w:lang w:eastAsia="zh-CN"/>
              </w:rPr>
            </w:pPr>
            <w:r>
              <w:rPr>
                <w:color w:val="auto"/>
                <w:highlight w:val="none"/>
                <w:lang w:eastAsia="zh-CN"/>
              </w:rPr>
              <w:t>2. 勘察设计技术要求。勘察范围（地质、水文、环境等）是否明确，设计深度（方案设计、初步设计、施工图设计）是否符合规定；是否提出技术创新、节能环保等专项要求（如BIM技术应用）；成果提交时间、格式、验收标准是否具体。</w:t>
            </w:r>
          </w:p>
          <w:p w14:paraId="390AA0AD">
            <w:pPr>
              <w:ind w:firstLine="480" w:firstLineChars="200"/>
              <w:rPr>
                <w:color w:val="auto"/>
                <w:highlight w:val="none"/>
                <w:lang w:eastAsia="zh-CN"/>
              </w:rPr>
            </w:pPr>
            <w:r>
              <w:rPr>
                <w:color w:val="auto"/>
                <w:highlight w:val="none"/>
                <w:lang w:eastAsia="zh-CN"/>
              </w:rPr>
              <w:t>三、评标标准与评分办法的审核。</w:t>
            </w:r>
          </w:p>
          <w:p w14:paraId="0CADFE54">
            <w:pPr>
              <w:ind w:firstLine="480" w:firstLineChars="200"/>
              <w:rPr>
                <w:color w:val="auto"/>
                <w:highlight w:val="none"/>
                <w:lang w:eastAsia="zh-CN"/>
              </w:rPr>
            </w:pPr>
            <w:r>
              <w:rPr>
                <w:color w:val="auto"/>
                <w:highlight w:val="none"/>
                <w:lang w:eastAsia="zh-CN"/>
              </w:rPr>
              <w:t>1. 评分办法合理性。技术标、商务标、报价的权重分配是否合理；技术评分细则是否量化（如设计方案创新性、进度计划合理性、团队经验等）；业绩、人员资质等商务评分是否与项目需求匹配；</w:t>
            </w:r>
          </w:p>
          <w:p w14:paraId="53BA9445">
            <w:pPr>
              <w:ind w:firstLine="480" w:firstLineChars="200"/>
              <w:rPr>
                <w:color w:val="auto"/>
                <w:highlight w:val="none"/>
                <w:lang w:eastAsia="zh-CN"/>
              </w:rPr>
            </w:pPr>
            <w:r>
              <w:rPr>
                <w:color w:val="auto"/>
                <w:highlight w:val="none"/>
                <w:lang w:eastAsia="zh-CN"/>
              </w:rPr>
              <w:t>2. 报价评分方式。是否采用合理低价法或综合评估法；报价得分计算方式是否合规（如避免恶意低价竞争）；</w:t>
            </w:r>
          </w:p>
          <w:p w14:paraId="3BF313AE">
            <w:pPr>
              <w:ind w:firstLine="480" w:firstLineChars="200"/>
              <w:rPr>
                <w:color w:val="auto"/>
                <w:highlight w:val="none"/>
                <w:lang w:eastAsia="zh-CN"/>
              </w:rPr>
            </w:pPr>
            <w:r>
              <w:rPr>
                <w:color w:val="auto"/>
                <w:highlight w:val="none"/>
                <w:lang w:eastAsia="zh-CN"/>
              </w:rPr>
              <w:t>3. 否决条款。废标条件是否明确且合法（如未响应实质性条款、签字盖章缺失等）；是否有不合理的加分项或歧视性条款。</w:t>
            </w:r>
          </w:p>
          <w:p w14:paraId="2C6B4CA2">
            <w:pPr>
              <w:ind w:firstLine="480" w:firstLineChars="200"/>
              <w:rPr>
                <w:color w:val="auto"/>
                <w:highlight w:val="none"/>
                <w:lang w:eastAsia="zh-CN"/>
              </w:rPr>
            </w:pPr>
            <w:r>
              <w:rPr>
                <w:color w:val="auto"/>
                <w:highlight w:val="none"/>
                <w:lang w:eastAsia="zh-CN"/>
              </w:rPr>
              <w:t>四、合同条款审核</w:t>
            </w:r>
          </w:p>
          <w:p w14:paraId="61AD4B11">
            <w:pPr>
              <w:ind w:firstLine="480" w:firstLineChars="200"/>
              <w:rPr>
                <w:color w:val="auto"/>
                <w:highlight w:val="none"/>
                <w:lang w:eastAsia="zh-CN"/>
              </w:rPr>
            </w:pPr>
            <w:r>
              <w:rPr>
                <w:color w:val="auto"/>
                <w:highlight w:val="none"/>
                <w:lang w:eastAsia="zh-CN"/>
              </w:rPr>
              <w:t>1. 合同核心条款。付款方式是否合理（如分期支付比例、预付款设置），知识产权归属（设计成果版权）是否明确，违约责任（延期交付、质量不达标等）是否明确，变更与索赔条款是否公平合理？是否对招标人造成潜在的风险。</w:t>
            </w:r>
          </w:p>
          <w:p w14:paraId="115E22F8">
            <w:pPr>
              <w:ind w:firstLine="480" w:firstLineChars="200"/>
              <w:rPr>
                <w:color w:val="auto"/>
                <w:highlight w:val="none"/>
                <w:lang w:eastAsia="zh-CN"/>
              </w:rPr>
            </w:pPr>
            <w:r>
              <w:rPr>
                <w:color w:val="auto"/>
                <w:highlight w:val="none"/>
                <w:lang w:eastAsia="zh-CN"/>
              </w:rPr>
              <w:t>2. 风险分担</w:t>
            </w:r>
          </w:p>
          <w:p w14:paraId="30637357">
            <w:pPr>
              <w:ind w:firstLine="480" w:firstLineChars="200"/>
              <w:rPr>
                <w:color w:val="auto"/>
                <w:highlight w:val="none"/>
                <w:lang w:eastAsia="zh-CN"/>
              </w:rPr>
            </w:pPr>
            <w:r>
              <w:rPr>
                <w:color w:val="auto"/>
                <w:highlight w:val="none"/>
                <w:lang w:eastAsia="zh-CN"/>
              </w:rPr>
              <w:t>是否明确勘察设计单位对勘察数据的准确性责任；不可抗力、政策调整等风险分配是否合理。</w:t>
            </w:r>
          </w:p>
          <w:p w14:paraId="760761BF">
            <w:pPr>
              <w:ind w:firstLine="480" w:firstLineChars="200"/>
              <w:rPr>
                <w:color w:val="auto"/>
                <w:highlight w:val="none"/>
                <w:lang w:eastAsia="zh-CN"/>
              </w:rPr>
            </w:pPr>
            <w:r>
              <w:rPr>
                <w:color w:val="auto"/>
                <w:highlight w:val="none"/>
                <w:lang w:eastAsia="zh-CN"/>
              </w:rPr>
              <w:t>五、投标人资格条件审核</w:t>
            </w:r>
          </w:p>
          <w:p w14:paraId="521F64D4">
            <w:pPr>
              <w:ind w:firstLine="480" w:firstLineChars="200"/>
              <w:rPr>
                <w:color w:val="auto"/>
                <w:highlight w:val="none"/>
                <w:lang w:eastAsia="zh-CN"/>
              </w:rPr>
            </w:pPr>
            <w:r>
              <w:rPr>
                <w:color w:val="auto"/>
                <w:highlight w:val="none"/>
                <w:lang w:eastAsia="zh-CN"/>
              </w:rPr>
              <w:t>1. 资质要求</w:t>
            </w:r>
          </w:p>
          <w:p w14:paraId="01EC0810">
            <w:pPr>
              <w:ind w:firstLine="480" w:firstLineChars="200"/>
              <w:rPr>
                <w:color w:val="auto"/>
                <w:highlight w:val="none"/>
                <w:lang w:eastAsia="zh-CN"/>
              </w:rPr>
            </w:pPr>
            <w:r>
              <w:rPr>
                <w:color w:val="auto"/>
                <w:highlight w:val="none"/>
                <w:lang w:eastAsia="zh-CN"/>
              </w:rPr>
              <w:t>勘察、设计资质等级</w:t>
            </w:r>
            <w:r>
              <w:rPr>
                <w:rFonts w:hint="eastAsia"/>
                <w:color w:val="auto"/>
                <w:highlight w:val="none"/>
                <w:lang w:eastAsia="zh-CN"/>
              </w:rPr>
              <w:t>及业绩标准</w:t>
            </w:r>
            <w:r>
              <w:rPr>
                <w:color w:val="auto"/>
                <w:highlight w:val="none"/>
                <w:lang w:eastAsia="zh-CN"/>
              </w:rPr>
              <w:t>是否与项目规模匹配；是否需要联合体投标；联合体协议要求是否明确</w:t>
            </w:r>
            <w:r>
              <w:rPr>
                <w:rFonts w:hint="eastAsia"/>
                <w:color w:val="auto"/>
                <w:highlight w:val="none"/>
                <w:lang w:eastAsia="zh-CN"/>
              </w:rPr>
              <w:t>。</w:t>
            </w:r>
          </w:p>
          <w:p w14:paraId="0753171B">
            <w:pPr>
              <w:ind w:firstLine="480" w:firstLineChars="200"/>
              <w:rPr>
                <w:color w:val="auto"/>
                <w:highlight w:val="none"/>
                <w:lang w:eastAsia="zh-CN"/>
              </w:rPr>
            </w:pPr>
            <w:r>
              <w:rPr>
                <w:color w:val="auto"/>
                <w:highlight w:val="none"/>
                <w:lang w:eastAsia="zh-CN"/>
              </w:rPr>
              <w:t>2. 人员资格</w:t>
            </w:r>
          </w:p>
          <w:p w14:paraId="5DC7AC7F">
            <w:pPr>
              <w:ind w:firstLine="480" w:firstLineChars="200"/>
              <w:rPr>
                <w:color w:val="auto"/>
                <w:highlight w:val="none"/>
                <w:lang w:eastAsia="zh-CN"/>
              </w:rPr>
            </w:pPr>
            <w:r>
              <w:rPr>
                <w:color w:val="auto"/>
                <w:highlight w:val="none"/>
                <w:lang w:eastAsia="zh-CN"/>
              </w:rPr>
              <w:t>项目负责人资格（注册证书、业绩经验）是否合理；专业团队配置（如结构、地质、BIM工程师）是否满足需求。</w:t>
            </w:r>
          </w:p>
          <w:p w14:paraId="380321D7">
            <w:pPr>
              <w:ind w:firstLine="480" w:firstLineChars="200"/>
              <w:rPr>
                <w:color w:val="auto"/>
                <w:highlight w:val="none"/>
                <w:lang w:eastAsia="zh-CN"/>
              </w:rPr>
            </w:pPr>
            <w:r>
              <w:rPr>
                <w:color w:val="auto"/>
                <w:highlight w:val="none"/>
                <w:lang w:eastAsia="zh-CN"/>
              </w:rPr>
              <w:t>六、时间节点与流程审核</w:t>
            </w:r>
          </w:p>
          <w:p w14:paraId="0FED2A12">
            <w:pPr>
              <w:ind w:firstLine="480" w:firstLineChars="200"/>
              <w:rPr>
                <w:color w:val="auto"/>
                <w:highlight w:val="none"/>
                <w:lang w:eastAsia="zh-CN"/>
              </w:rPr>
            </w:pPr>
            <w:r>
              <w:rPr>
                <w:color w:val="auto"/>
                <w:highlight w:val="none"/>
                <w:lang w:eastAsia="zh-CN"/>
              </w:rPr>
              <w:t>1. 时间安排</w:t>
            </w:r>
          </w:p>
          <w:p w14:paraId="41E9F2DC">
            <w:pPr>
              <w:ind w:firstLine="480" w:firstLineChars="200"/>
              <w:rPr>
                <w:color w:val="auto"/>
                <w:highlight w:val="none"/>
                <w:lang w:eastAsia="zh-CN"/>
              </w:rPr>
            </w:pPr>
            <w:r>
              <w:rPr>
                <w:color w:val="auto"/>
                <w:highlight w:val="none"/>
                <w:lang w:eastAsia="zh-CN"/>
              </w:rPr>
              <w:t>投标截止时间是否符合法定要求；关键节点（答疑、补遗、开标、评标）是否合理。</w:t>
            </w:r>
          </w:p>
          <w:p w14:paraId="568A8EA7">
            <w:pPr>
              <w:ind w:firstLine="480" w:firstLineChars="200"/>
              <w:rPr>
                <w:color w:val="auto"/>
                <w:highlight w:val="none"/>
                <w:lang w:eastAsia="zh-CN"/>
              </w:rPr>
            </w:pPr>
            <w:r>
              <w:rPr>
                <w:color w:val="auto"/>
                <w:highlight w:val="none"/>
                <w:lang w:eastAsia="zh-CN"/>
              </w:rPr>
              <w:t>2. 流程合规性</w:t>
            </w:r>
          </w:p>
          <w:p w14:paraId="6DA34517">
            <w:pPr>
              <w:ind w:firstLine="480" w:firstLineChars="200"/>
              <w:rPr>
                <w:color w:val="auto"/>
                <w:highlight w:val="none"/>
                <w:lang w:eastAsia="zh-CN"/>
              </w:rPr>
            </w:pPr>
            <w:r>
              <w:rPr>
                <w:color w:val="auto"/>
                <w:highlight w:val="none"/>
                <w:lang w:eastAsia="zh-CN"/>
              </w:rPr>
              <w:t>是否明确异议提出与答复机制；是否说明中标结果公示方式及期限。</w:t>
            </w:r>
          </w:p>
          <w:p w14:paraId="286235E8">
            <w:pPr>
              <w:ind w:firstLine="480" w:firstLineChars="200"/>
              <w:rPr>
                <w:color w:val="auto"/>
                <w:highlight w:val="none"/>
                <w:lang w:eastAsia="zh-CN"/>
              </w:rPr>
            </w:pPr>
            <w:r>
              <w:rPr>
                <w:color w:val="auto"/>
                <w:highlight w:val="none"/>
                <w:lang w:eastAsia="zh-CN"/>
              </w:rPr>
              <w:t>七、附件完整性审核</w:t>
            </w:r>
          </w:p>
          <w:p w14:paraId="66622C45">
            <w:pPr>
              <w:ind w:firstLine="480" w:firstLineChars="200"/>
              <w:rPr>
                <w:color w:val="auto"/>
                <w:highlight w:val="none"/>
                <w:lang w:eastAsia="zh-CN"/>
              </w:rPr>
            </w:pPr>
            <w:r>
              <w:rPr>
                <w:color w:val="auto"/>
                <w:highlight w:val="none"/>
                <w:lang w:eastAsia="zh-CN"/>
              </w:rPr>
              <w:t>1. 技术文件</w:t>
            </w:r>
          </w:p>
          <w:p w14:paraId="49E41310">
            <w:pPr>
              <w:ind w:firstLine="480" w:firstLineChars="200"/>
              <w:rPr>
                <w:color w:val="auto"/>
                <w:highlight w:val="none"/>
                <w:lang w:eastAsia="zh-CN"/>
              </w:rPr>
            </w:pPr>
            <w:r>
              <w:rPr>
                <w:color w:val="auto"/>
                <w:highlight w:val="none"/>
                <w:lang w:eastAsia="zh-CN"/>
              </w:rPr>
              <w:t>是否提供基础资料（如地形图、地质初勘报告、规划条件）；图纸、技术规范等格式是否统一；</w:t>
            </w:r>
          </w:p>
          <w:p w14:paraId="72CA9319">
            <w:pPr>
              <w:ind w:firstLine="480" w:firstLineChars="200"/>
              <w:rPr>
                <w:color w:val="auto"/>
                <w:highlight w:val="none"/>
                <w:lang w:eastAsia="zh-CN"/>
              </w:rPr>
            </w:pPr>
            <w:r>
              <w:rPr>
                <w:color w:val="auto"/>
                <w:highlight w:val="none"/>
                <w:lang w:eastAsia="zh-CN"/>
              </w:rPr>
              <w:t>2. 投标文件模板</w:t>
            </w:r>
          </w:p>
          <w:p w14:paraId="0936FF1B">
            <w:pPr>
              <w:ind w:firstLine="480" w:firstLineChars="200"/>
              <w:rPr>
                <w:color w:val="auto"/>
                <w:highlight w:val="none"/>
                <w:lang w:eastAsia="zh-CN"/>
              </w:rPr>
            </w:pPr>
            <w:r>
              <w:rPr>
                <w:color w:val="auto"/>
                <w:highlight w:val="none"/>
                <w:lang w:eastAsia="zh-CN"/>
              </w:rPr>
              <w:t>投标函、资格审查表、技术方案大纲等模板是否完整；签署盖章要求是否明确（如电子签章有效性）。</w:t>
            </w:r>
          </w:p>
          <w:p w14:paraId="57DDFA33">
            <w:pPr>
              <w:ind w:firstLine="480" w:firstLineChars="200"/>
              <w:rPr>
                <w:color w:val="auto"/>
                <w:highlight w:val="none"/>
                <w:lang w:eastAsia="zh-CN"/>
              </w:rPr>
            </w:pPr>
            <w:r>
              <w:rPr>
                <w:color w:val="auto"/>
                <w:highlight w:val="none"/>
                <w:lang w:eastAsia="zh-CN"/>
              </w:rPr>
              <w:t>八、风险提示与特别说明</w:t>
            </w:r>
          </w:p>
          <w:p w14:paraId="0314B5F0">
            <w:pPr>
              <w:ind w:firstLine="480" w:firstLineChars="200"/>
              <w:rPr>
                <w:color w:val="auto"/>
                <w:highlight w:val="none"/>
                <w:lang w:eastAsia="zh-CN"/>
              </w:rPr>
            </w:pPr>
            <w:r>
              <w:rPr>
                <w:color w:val="auto"/>
                <w:highlight w:val="none"/>
                <w:lang w:eastAsia="zh-CN"/>
              </w:rPr>
              <w:t>1. 风险告知</w:t>
            </w:r>
          </w:p>
          <w:p w14:paraId="3D4CADE0">
            <w:pPr>
              <w:ind w:firstLine="480" w:firstLineChars="200"/>
              <w:rPr>
                <w:color w:val="auto"/>
                <w:highlight w:val="none"/>
                <w:lang w:eastAsia="zh-CN"/>
              </w:rPr>
            </w:pPr>
            <w:r>
              <w:rPr>
                <w:color w:val="auto"/>
                <w:highlight w:val="none"/>
                <w:lang w:eastAsia="zh-CN"/>
              </w:rPr>
              <w:t>是否提示政策风险、技术难度、经济可行性等潜在问题？是否要求投标人自行踏勘现场并承担相关责任。</w:t>
            </w:r>
          </w:p>
          <w:p w14:paraId="42C9615B">
            <w:pPr>
              <w:ind w:firstLine="480" w:firstLineChars="200"/>
              <w:rPr>
                <w:color w:val="auto"/>
                <w:highlight w:val="none"/>
                <w:lang w:eastAsia="zh-CN"/>
              </w:rPr>
            </w:pPr>
            <w:r>
              <w:rPr>
                <w:color w:val="auto"/>
                <w:highlight w:val="none"/>
                <w:lang w:eastAsia="zh-CN"/>
              </w:rPr>
              <w:t>2. 廉洁与保密条款</w:t>
            </w:r>
          </w:p>
          <w:p w14:paraId="7CB23C9B">
            <w:pPr>
              <w:ind w:firstLine="480" w:firstLineChars="200"/>
              <w:rPr>
                <w:color w:val="auto"/>
                <w:highlight w:val="none"/>
                <w:lang w:eastAsia="zh-CN"/>
              </w:rPr>
            </w:pPr>
            <w:r>
              <w:rPr>
                <w:color w:val="auto"/>
                <w:highlight w:val="none"/>
                <w:lang w:eastAsia="zh-CN"/>
              </w:rPr>
              <w:t>是否包含反商业贿赂、保密义务等约定。</w:t>
            </w:r>
          </w:p>
          <w:p w14:paraId="3D029023">
            <w:pPr>
              <w:ind w:firstLine="480" w:firstLineChars="200"/>
              <w:rPr>
                <w:color w:val="auto"/>
                <w:highlight w:val="none"/>
                <w:lang w:eastAsia="zh-CN"/>
              </w:rPr>
            </w:pPr>
            <w:r>
              <w:rPr>
                <w:color w:val="auto"/>
                <w:highlight w:val="none"/>
                <w:lang w:eastAsia="zh-CN"/>
              </w:rPr>
              <w:t>九、其他注意事项</w:t>
            </w:r>
          </w:p>
          <w:p w14:paraId="094E4D82">
            <w:pPr>
              <w:ind w:firstLine="480" w:firstLineChars="200"/>
              <w:rPr>
                <w:color w:val="auto"/>
                <w:highlight w:val="none"/>
                <w:lang w:eastAsia="zh-CN"/>
              </w:rPr>
            </w:pPr>
            <w:r>
              <w:rPr>
                <w:color w:val="auto"/>
                <w:highlight w:val="none"/>
                <w:lang w:eastAsia="zh-CN"/>
              </w:rPr>
              <w:t>文字表述是否清晰、无歧义，是否已征求行业专家或法律顾问意见。</w:t>
            </w:r>
          </w:p>
          <w:p w14:paraId="07D68A2B">
            <w:pPr>
              <w:numPr>
                <w:ilvl w:val="255"/>
                <w:numId w:val="0"/>
              </w:numPr>
              <w:kinsoku/>
              <w:autoSpaceDE/>
              <w:autoSpaceDN/>
              <w:adjustRightInd/>
              <w:snapToGrid/>
              <w:textAlignment w:val="auto"/>
              <w:rPr>
                <w:color w:val="auto"/>
                <w:highlight w:val="none"/>
                <w:lang w:eastAsia="zh-CN"/>
              </w:rPr>
            </w:pPr>
          </w:p>
          <w:p w14:paraId="03F8FF61">
            <w:pPr>
              <w:numPr>
                <w:ilvl w:val="255"/>
                <w:numId w:val="0"/>
              </w:numPr>
              <w:kinsoku/>
              <w:autoSpaceDE/>
              <w:autoSpaceDN/>
              <w:adjustRightInd/>
              <w:snapToGrid/>
              <w:textAlignment w:val="auto"/>
              <w:rPr>
                <w:color w:val="auto"/>
                <w:highlight w:val="none"/>
                <w:lang w:eastAsia="zh-CN"/>
              </w:rPr>
            </w:pPr>
          </w:p>
          <w:p w14:paraId="63C6073A">
            <w:pPr>
              <w:numPr>
                <w:ilvl w:val="255"/>
                <w:numId w:val="0"/>
              </w:numPr>
              <w:kinsoku/>
              <w:autoSpaceDE/>
              <w:autoSpaceDN/>
              <w:adjustRightInd/>
              <w:snapToGrid/>
              <w:textAlignment w:val="auto"/>
              <w:rPr>
                <w:color w:val="auto"/>
                <w:highlight w:val="none"/>
                <w:lang w:eastAsia="zh-CN"/>
              </w:rPr>
            </w:pPr>
          </w:p>
          <w:p w14:paraId="17F3341E">
            <w:pPr>
              <w:numPr>
                <w:ilvl w:val="255"/>
                <w:numId w:val="0"/>
              </w:numPr>
              <w:kinsoku/>
              <w:autoSpaceDE/>
              <w:autoSpaceDN/>
              <w:adjustRightInd/>
              <w:snapToGrid/>
              <w:textAlignment w:val="auto"/>
              <w:rPr>
                <w:color w:val="auto"/>
                <w:highlight w:val="none"/>
                <w:lang w:eastAsia="zh-CN"/>
              </w:rPr>
            </w:pPr>
          </w:p>
          <w:p w14:paraId="1A58971E">
            <w:pPr>
              <w:numPr>
                <w:ilvl w:val="255"/>
                <w:numId w:val="0"/>
              </w:numPr>
              <w:kinsoku/>
              <w:autoSpaceDE/>
              <w:autoSpaceDN/>
              <w:adjustRightInd/>
              <w:snapToGrid/>
              <w:textAlignment w:val="auto"/>
              <w:rPr>
                <w:color w:val="auto"/>
                <w:highlight w:val="none"/>
                <w:lang w:eastAsia="zh-CN"/>
              </w:rPr>
            </w:pPr>
          </w:p>
          <w:p w14:paraId="0A13E731">
            <w:pPr>
              <w:numPr>
                <w:ilvl w:val="255"/>
                <w:numId w:val="0"/>
              </w:numPr>
              <w:kinsoku/>
              <w:autoSpaceDE/>
              <w:autoSpaceDN/>
              <w:adjustRightInd/>
              <w:snapToGrid/>
              <w:textAlignment w:val="auto"/>
              <w:rPr>
                <w:color w:val="auto"/>
                <w:highlight w:val="none"/>
                <w:lang w:eastAsia="zh-CN"/>
              </w:rPr>
            </w:pPr>
          </w:p>
          <w:p w14:paraId="2D412062">
            <w:pPr>
              <w:numPr>
                <w:ilvl w:val="255"/>
                <w:numId w:val="0"/>
              </w:numPr>
              <w:kinsoku/>
              <w:autoSpaceDE/>
              <w:autoSpaceDN/>
              <w:adjustRightInd/>
              <w:snapToGrid/>
              <w:textAlignment w:val="auto"/>
              <w:rPr>
                <w:color w:val="auto"/>
                <w:highlight w:val="none"/>
                <w:lang w:eastAsia="zh-CN"/>
              </w:rPr>
            </w:pPr>
          </w:p>
          <w:p w14:paraId="284A587F">
            <w:pPr>
              <w:numPr>
                <w:ilvl w:val="255"/>
                <w:numId w:val="0"/>
              </w:numPr>
              <w:kinsoku/>
              <w:autoSpaceDE/>
              <w:autoSpaceDN/>
              <w:adjustRightInd/>
              <w:snapToGrid/>
              <w:textAlignment w:val="auto"/>
              <w:rPr>
                <w:color w:val="auto"/>
                <w:highlight w:val="none"/>
                <w:lang w:eastAsia="zh-CN"/>
              </w:rPr>
            </w:pPr>
          </w:p>
          <w:p w14:paraId="09BF5EFE">
            <w:pPr>
              <w:numPr>
                <w:ilvl w:val="255"/>
                <w:numId w:val="0"/>
              </w:numPr>
              <w:kinsoku/>
              <w:autoSpaceDE/>
              <w:autoSpaceDN/>
              <w:adjustRightInd/>
              <w:snapToGrid/>
              <w:textAlignment w:val="auto"/>
              <w:rPr>
                <w:color w:val="auto"/>
                <w:highlight w:val="none"/>
                <w:lang w:eastAsia="zh-CN"/>
              </w:rPr>
            </w:pPr>
          </w:p>
          <w:p w14:paraId="2DCB1242">
            <w:pPr>
              <w:numPr>
                <w:ilvl w:val="255"/>
                <w:numId w:val="0"/>
              </w:numPr>
              <w:kinsoku/>
              <w:autoSpaceDE/>
              <w:autoSpaceDN/>
              <w:adjustRightInd/>
              <w:snapToGrid/>
              <w:textAlignment w:val="auto"/>
              <w:rPr>
                <w:color w:val="auto"/>
                <w:highlight w:val="none"/>
                <w:lang w:eastAsia="zh-CN"/>
              </w:rPr>
            </w:pPr>
          </w:p>
          <w:p w14:paraId="3F48DE56">
            <w:pPr>
              <w:numPr>
                <w:ilvl w:val="255"/>
                <w:numId w:val="0"/>
              </w:numPr>
              <w:kinsoku/>
              <w:autoSpaceDE/>
              <w:autoSpaceDN/>
              <w:adjustRightInd/>
              <w:snapToGrid/>
              <w:textAlignment w:val="auto"/>
              <w:rPr>
                <w:color w:val="auto"/>
                <w:highlight w:val="none"/>
                <w:lang w:eastAsia="zh-CN"/>
              </w:rPr>
            </w:pPr>
          </w:p>
          <w:p w14:paraId="5D2C580F">
            <w:pPr>
              <w:numPr>
                <w:ilvl w:val="255"/>
                <w:numId w:val="0"/>
              </w:numPr>
              <w:kinsoku/>
              <w:autoSpaceDE/>
              <w:autoSpaceDN/>
              <w:adjustRightInd/>
              <w:snapToGrid/>
              <w:textAlignment w:val="auto"/>
              <w:rPr>
                <w:color w:val="auto"/>
                <w:highlight w:val="none"/>
                <w:lang w:eastAsia="zh-CN"/>
              </w:rPr>
            </w:pPr>
          </w:p>
          <w:p w14:paraId="44EC00C7">
            <w:pPr>
              <w:numPr>
                <w:ilvl w:val="255"/>
                <w:numId w:val="0"/>
              </w:numPr>
              <w:kinsoku/>
              <w:autoSpaceDE/>
              <w:autoSpaceDN/>
              <w:adjustRightInd/>
              <w:snapToGrid/>
              <w:textAlignment w:val="auto"/>
              <w:rPr>
                <w:color w:val="auto"/>
                <w:highlight w:val="none"/>
                <w:lang w:eastAsia="zh-CN"/>
              </w:rPr>
            </w:pPr>
          </w:p>
          <w:p w14:paraId="02B574D0">
            <w:pPr>
              <w:kinsoku/>
              <w:autoSpaceDE/>
              <w:autoSpaceDN/>
              <w:adjustRightInd/>
              <w:snapToGrid/>
              <w:ind w:firstLine="0" w:firstLineChars="0"/>
              <w:textAlignment w:val="auto"/>
              <w:rPr>
                <w:color w:val="auto"/>
                <w:highlight w:val="none"/>
                <w:lang w:eastAsia="zh-CN"/>
              </w:rPr>
            </w:pPr>
          </w:p>
          <w:p w14:paraId="52135314">
            <w:pPr>
              <w:kinsoku/>
              <w:wordWrap w:val="0"/>
              <w:autoSpaceDE/>
              <w:autoSpaceDN/>
              <w:adjustRightInd/>
              <w:snapToGrid/>
              <w:ind w:firstLine="0" w:firstLineChars="0"/>
              <w:jc w:val="right"/>
              <w:textAlignment w:val="auto"/>
              <w:rPr>
                <w:color w:val="auto"/>
                <w:highlight w:val="none"/>
                <w:lang w:eastAsia="zh-CN"/>
              </w:rPr>
            </w:pPr>
            <w:r>
              <w:rPr>
                <w:color w:val="auto"/>
                <w:highlight w:val="none"/>
                <w:lang w:eastAsia="zh-CN"/>
              </w:rPr>
              <w:t>审核人</w:t>
            </w:r>
            <w:r>
              <w:rPr>
                <w:rFonts w:hint="eastAsia"/>
                <w:color w:val="auto"/>
                <w:highlight w:val="none"/>
                <w:lang w:eastAsia="zh-CN"/>
              </w:rPr>
              <w:t>（签字）</w:t>
            </w:r>
            <w:r>
              <w:rPr>
                <w:color w:val="auto"/>
                <w:highlight w:val="none"/>
                <w:lang w:eastAsia="zh-CN"/>
              </w:rPr>
              <w:t xml:space="preserve">：          </w:t>
            </w:r>
          </w:p>
          <w:p w14:paraId="11AACACE">
            <w:pPr>
              <w:kinsoku/>
              <w:wordWrap w:val="0"/>
              <w:autoSpaceDE/>
              <w:autoSpaceDN/>
              <w:adjustRightInd/>
              <w:snapToGrid/>
              <w:ind w:firstLine="0" w:firstLineChars="0"/>
              <w:jc w:val="right"/>
              <w:textAlignment w:val="auto"/>
              <w:rPr>
                <w:color w:val="auto"/>
                <w:highlight w:val="none"/>
                <w:lang w:eastAsia="zh-CN"/>
              </w:rPr>
            </w:pPr>
            <w:r>
              <w:rPr>
                <w:color w:val="auto"/>
                <w:highlight w:val="none"/>
                <w:lang w:eastAsia="zh-CN"/>
              </w:rPr>
              <w:t xml:space="preserve">         </w:t>
            </w:r>
          </w:p>
          <w:p w14:paraId="0BA058BC">
            <w:pPr>
              <w:kinsoku/>
              <w:wordWrap w:val="0"/>
              <w:autoSpaceDE/>
              <w:autoSpaceDN/>
              <w:adjustRightInd/>
              <w:snapToGrid/>
              <w:ind w:firstLine="0" w:firstLineChars="0"/>
              <w:jc w:val="center"/>
              <w:textAlignment w:val="auto"/>
              <w:rPr>
                <w:color w:val="auto"/>
                <w:highlight w:val="none"/>
                <w:lang w:eastAsia="zh-CN"/>
              </w:rPr>
            </w:pPr>
            <w:r>
              <w:rPr>
                <w:rFonts w:hint="eastAsia"/>
                <w:color w:val="auto"/>
                <w:highlight w:val="none"/>
                <w:lang w:val="en-US" w:eastAsia="zh-CN"/>
              </w:rPr>
              <w:t xml:space="preserve">                                                 </w:t>
            </w:r>
            <w:r>
              <w:rPr>
                <w:color w:val="auto"/>
                <w:highlight w:val="none"/>
                <w:lang w:eastAsia="zh-CN"/>
              </w:rPr>
              <w:t>日</w:t>
            </w:r>
            <w:r>
              <w:rPr>
                <w:rFonts w:hint="eastAsia"/>
                <w:color w:val="auto"/>
                <w:highlight w:val="none"/>
                <w:lang w:eastAsia="zh-CN"/>
              </w:rPr>
              <w:t xml:space="preserve">    </w:t>
            </w:r>
            <w:r>
              <w:rPr>
                <w:color w:val="auto"/>
                <w:highlight w:val="none"/>
                <w:lang w:eastAsia="zh-CN"/>
              </w:rPr>
              <w:t xml:space="preserve">期：          </w:t>
            </w:r>
          </w:p>
        </w:tc>
      </w:tr>
    </w:tbl>
    <w:p w14:paraId="347A1EE4">
      <w:pPr>
        <w:bidi w:val="0"/>
        <w:rPr>
          <w:rFonts w:hint="eastAsia"/>
          <w:lang w:eastAsia="zh-CN"/>
        </w:rPr>
      </w:pPr>
      <w:bookmarkStart w:id="1194" w:name="_Toc9451"/>
      <w:bookmarkStart w:id="1195" w:name="_Toc26062"/>
      <w:bookmarkStart w:id="1196" w:name="_Toc9948"/>
      <w:bookmarkStart w:id="1197" w:name="_Toc17571"/>
      <w:bookmarkStart w:id="1198" w:name="_Toc18571"/>
    </w:p>
    <w:p w14:paraId="55A396DF">
      <w:pPr>
        <w:bidi w:val="0"/>
        <w:rPr>
          <w:rFonts w:hint="eastAsia"/>
          <w:lang w:eastAsia="zh-CN"/>
        </w:rPr>
      </w:pPr>
    </w:p>
    <w:p w14:paraId="69F3F4A2">
      <w:pPr>
        <w:pStyle w:val="4"/>
        <w:ind w:firstLine="241"/>
        <w:rPr>
          <w:color w:val="auto"/>
          <w:highlight w:val="none"/>
          <w:lang w:eastAsia="zh-CN"/>
        </w:rPr>
      </w:pPr>
      <w:bookmarkStart w:id="1199" w:name="_Toc9920"/>
      <w:r>
        <w:rPr>
          <w:rFonts w:hint="eastAsia"/>
          <w:color w:val="auto"/>
          <w:highlight w:val="none"/>
          <w:lang w:eastAsia="zh-CN"/>
        </w:rPr>
        <w:t>表2.3-</w:t>
      </w:r>
      <w:r>
        <w:rPr>
          <w:rFonts w:hint="eastAsia"/>
          <w:color w:val="auto"/>
          <w:highlight w:val="none"/>
          <w:lang w:val="en-US" w:eastAsia="zh-CN"/>
        </w:rPr>
        <w:t>2</w:t>
      </w:r>
      <w:r>
        <w:rPr>
          <w:rFonts w:hint="eastAsia"/>
          <w:color w:val="auto"/>
          <w:highlight w:val="none"/>
          <w:lang w:eastAsia="zh-CN"/>
        </w:rPr>
        <w:t xml:space="preserve"> 招标文件审核意见</w:t>
      </w:r>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p>
    <w:p w14:paraId="272C09A1">
      <w:pPr>
        <w:widowControl w:val="0"/>
        <w:kinsoku/>
        <w:autoSpaceDE/>
        <w:autoSpaceDN/>
        <w:adjustRightInd/>
        <w:snapToGrid/>
        <w:ind w:firstLine="803"/>
        <w:jc w:val="center"/>
        <w:textAlignment w:val="auto"/>
        <w:rPr>
          <w:rFonts w:asciiTheme="minorEastAsia" w:hAnsiTheme="minorEastAsia" w:eastAsiaTheme="minorEastAsia"/>
          <w:b/>
          <w:bCs/>
          <w:color w:val="auto"/>
          <w:sz w:val="40"/>
          <w:szCs w:val="40"/>
          <w:highlight w:val="none"/>
          <w:lang w:eastAsia="zh-CN"/>
        </w:rPr>
      </w:pPr>
      <w:r>
        <w:rPr>
          <w:rFonts w:hint="eastAsia" w:cs="方正小标宋简体" w:asciiTheme="minorEastAsia" w:hAnsiTheme="minorEastAsia" w:eastAsiaTheme="minorEastAsia"/>
          <w:b/>
          <w:bCs/>
          <w:color w:val="auto"/>
          <w:sz w:val="40"/>
          <w:szCs w:val="40"/>
          <w:highlight w:val="none"/>
          <w:lang w:eastAsia="zh-CN"/>
        </w:rPr>
        <w:t>监理、施工总承包招标文件审核意见</w:t>
      </w:r>
    </w:p>
    <w:p w14:paraId="6644385B">
      <w:pPr>
        <w:ind w:firstLine="560"/>
        <w:jc w:val="right"/>
        <w:rPr>
          <w:rFonts w:ascii="仿宋_GB2312" w:hAnsi="仿宋_GB2312" w:eastAsia="仿宋_GB2312" w:cs="仿宋_GB2312"/>
          <w:color w:val="auto"/>
          <w:sz w:val="28"/>
          <w:szCs w:val="28"/>
          <w:highlight w:val="none"/>
          <w:lang w:eastAsia="zh-CN"/>
        </w:rPr>
      </w:pPr>
      <w:r>
        <w:rPr>
          <w:rFonts w:hint="eastAsia" w:ascii="仿宋_GB2312" w:hAnsi="仿宋_GB2312" w:eastAsia="仿宋_GB2312" w:cs="仿宋_GB2312"/>
          <w:color w:val="auto"/>
          <w:sz w:val="28"/>
          <w:szCs w:val="28"/>
          <w:highlight w:val="none"/>
          <w:lang w:eastAsia="zh-CN"/>
        </w:rPr>
        <w:t>编号：***</w:t>
      </w:r>
    </w:p>
    <w:tbl>
      <w:tblPr>
        <w:tblStyle w:val="24"/>
        <w:tblW w:w="499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7"/>
        <w:gridCol w:w="3563"/>
        <w:gridCol w:w="1605"/>
        <w:gridCol w:w="2071"/>
      </w:tblGrid>
      <w:tr w14:paraId="50FE4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61" w:type="pct"/>
            <w:vAlign w:val="center"/>
          </w:tcPr>
          <w:p w14:paraId="66A64E3C">
            <w:pPr>
              <w:widowControl w:val="0"/>
              <w:kinsoku/>
              <w:autoSpaceDE/>
              <w:autoSpaceDN/>
              <w:adjustRightInd/>
              <w:snapToGrid/>
              <w:spacing w:line="440" w:lineRule="exact"/>
              <w:ind w:firstLine="482"/>
              <w:jc w:val="left"/>
              <w:textAlignment w:val="auto"/>
              <w:rPr>
                <w:b/>
                <w:bCs/>
                <w:color w:val="auto"/>
                <w:highlight w:val="none"/>
                <w:lang w:eastAsia="zh-CN"/>
              </w:rPr>
            </w:pPr>
            <w:r>
              <w:rPr>
                <w:rFonts w:hint="eastAsia"/>
                <w:b/>
                <w:bCs/>
                <w:color w:val="auto"/>
                <w:highlight w:val="none"/>
                <w:lang w:eastAsia="zh-CN"/>
              </w:rPr>
              <w:t>项目名称</w:t>
            </w:r>
          </w:p>
        </w:tc>
        <w:tc>
          <w:tcPr>
            <w:tcW w:w="1791" w:type="pct"/>
            <w:vAlign w:val="center"/>
          </w:tcPr>
          <w:p w14:paraId="1FEB0F28">
            <w:pPr>
              <w:widowControl w:val="0"/>
              <w:ind w:firstLine="480"/>
              <w:jc w:val="both"/>
              <w:rPr>
                <w:color w:val="auto"/>
                <w:highlight w:val="none"/>
                <w:lang w:eastAsia="zh-CN"/>
              </w:rPr>
            </w:pPr>
          </w:p>
        </w:tc>
        <w:tc>
          <w:tcPr>
            <w:tcW w:w="807" w:type="pct"/>
            <w:vAlign w:val="center"/>
          </w:tcPr>
          <w:p w14:paraId="1849EB56">
            <w:pPr>
              <w:widowControl w:val="0"/>
              <w:ind w:firstLine="0" w:firstLineChars="0"/>
              <w:jc w:val="left"/>
              <w:rPr>
                <w:b/>
                <w:bCs/>
                <w:color w:val="auto"/>
                <w:highlight w:val="none"/>
                <w:lang w:eastAsia="zh-CN"/>
              </w:rPr>
            </w:pPr>
            <w:r>
              <w:rPr>
                <w:rFonts w:hint="eastAsia"/>
                <w:b/>
                <w:bCs/>
                <w:color w:val="auto"/>
                <w:highlight w:val="none"/>
                <w:lang w:eastAsia="zh-CN"/>
              </w:rPr>
              <w:t>招标控制价</w:t>
            </w:r>
          </w:p>
        </w:tc>
        <w:tc>
          <w:tcPr>
            <w:tcW w:w="1041" w:type="pct"/>
            <w:vAlign w:val="center"/>
          </w:tcPr>
          <w:p w14:paraId="12140474">
            <w:pPr>
              <w:widowControl w:val="0"/>
              <w:ind w:firstLine="480"/>
              <w:jc w:val="both"/>
              <w:rPr>
                <w:color w:val="auto"/>
                <w:highlight w:val="none"/>
                <w:lang w:eastAsia="zh-CN"/>
              </w:rPr>
            </w:pPr>
          </w:p>
        </w:tc>
      </w:tr>
      <w:tr w14:paraId="08B82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61" w:type="pct"/>
            <w:vAlign w:val="center"/>
          </w:tcPr>
          <w:p w14:paraId="612BCD69">
            <w:pPr>
              <w:widowControl w:val="0"/>
              <w:kinsoku/>
              <w:autoSpaceDE/>
              <w:autoSpaceDN/>
              <w:adjustRightInd/>
              <w:snapToGrid/>
              <w:spacing w:line="440" w:lineRule="exact"/>
              <w:ind w:firstLine="482"/>
              <w:jc w:val="left"/>
              <w:textAlignment w:val="auto"/>
              <w:rPr>
                <w:b/>
                <w:bCs/>
                <w:color w:val="auto"/>
                <w:highlight w:val="none"/>
                <w:lang w:eastAsia="zh-CN"/>
              </w:rPr>
            </w:pPr>
            <w:r>
              <w:rPr>
                <w:rFonts w:hint="eastAsia"/>
                <w:b/>
                <w:bCs/>
                <w:color w:val="auto"/>
                <w:highlight w:val="none"/>
                <w:lang w:eastAsia="zh-CN"/>
              </w:rPr>
              <w:t>招标代理机构</w:t>
            </w:r>
          </w:p>
        </w:tc>
        <w:tc>
          <w:tcPr>
            <w:tcW w:w="1791" w:type="pct"/>
            <w:vAlign w:val="center"/>
          </w:tcPr>
          <w:p w14:paraId="47D9A881">
            <w:pPr>
              <w:widowControl w:val="0"/>
              <w:ind w:firstLine="480"/>
              <w:jc w:val="both"/>
              <w:rPr>
                <w:color w:val="auto"/>
                <w:highlight w:val="none"/>
                <w:lang w:eastAsia="zh-CN"/>
              </w:rPr>
            </w:pPr>
          </w:p>
        </w:tc>
        <w:tc>
          <w:tcPr>
            <w:tcW w:w="807" w:type="pct"/>
            <w:vAlign w:val="center"/>
          </w:tcPr>
          <w:p w14:paraId="29563D67">
            <w:pPr>
              <w:widowControl w:val="0"/>
              <w:ind w:firstLine="0" w:firstLineChars="0"/>
              <w:jc w:val="both"/>
              <w:rPr>
                <w:b/>
                <w:bCs/>
                <w:color w:val="auto"/>
                <w:highlight w:val="none"/>
                <w:lang w:eastAsia="zh-CN"/>
              </w:rPr>
            </w:pPr>
            <w:r>
              <w:rPr>
                <w:rFonts w:hint="eastAsia"/>
                <w:b/>
                <w:bCs/>
                <w:color w:val="auto"/>
                <w:highlight w:val="none"/>
                <w:lang w:eastAsia="zh-CN"/>
              </w:rPr>
              <w:t>报审日期</w:t>
            </w:r>
          </w:p>
        </w:tc>
        <w:tc>
          <w:tcPr>
            <w:tcW w:w="1041" w:type="pct"/>
            <w:vAlign w:val="center"/>
          </w:tcPr>
          <w:p w14:paraId="0204CA70">
            <w:pPr>
              <w:widowControl w:val="0"/>
              <w:ind w:firstLine="480"/>
              <w:jc w:val="both"/>
              <w:rPr>
                <w:color w:val="auto"/>
                <w:highlight w:val="none"/>
                <w:lang w:eastAsia="zh-CN"/>
              </w:rPr>
            </w:pPr>
          </w:p>
        </w:tc>
      </w:tr>
      <w:tr w14:paraId="3887A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61" w:type="pct"/>
            <w:vAlign w:val="center"/>
          </w:tcPr>
          <w:p w14:paraId="0E830B1A">
            <w:pPr>
              <w:widowControl w:val="0"/>
              <w:kinsoku/>
              <w:autoSpaceDE/>
              <w:autoSpaceDN/>
              <w:adjustRightInd/>
              <w:snapToGrid/>
              <w:spacing w:line="440" w:lineRule="exact"/>
              <w:ind w:firstLine="482"/>
              <w:jc w:val="left"/>
              <w:textAlignment w:val="auto"/>
              <w:rPr>
                <w:b/>
                <w:bCs/>
                <w:color w:val="auto"/>
                <w:highlight w:val="none"/>
                <w:lang w:eastAsia="zh-CN"/>
              </w:rPr>
            </w:pPr>
            <w:r>
              <w:rPr>
                <w:rFonts w:hint="eastAsia"/>
                <w:b/>
                <w:bCs/>
                <w:color w:val="auto"/>
                <w:highlight w:val="none"/>
                <w:lang w:eastAsia="zh-CN"/>
              </w:rPr>
              <w:t>项目管理单位</w:t>
            </w:r>
          </w:p>
        </w:tc>
        <w:tc>
          <w:tcPr>
            <w:tcW w:w="1791" w:type="pct"/>
            <w:vAlign w:val="center"/>
          </w:tcPr>
          <w:p w14:paraId="1A86A9DF">
            <w:pPr>
              <w:widowControl w:val="0"/>
              <w:kinsoku/>
              <w:autoSpaceDE/>
              <w:autoSpaceDN/>
              <w:adjustRightInd/>
              <w:snapToGrid/>
              <w:spacing w:line="440" w:lineRule="exact"/>
              <w:ind w:firstLine="480"/>
              <w:jc w:val="both"/>
              <w:textAlignment w:val="auto"/>
              <w:rPr>
                <w:color w:val="auto"/>
                <w:highlight w:val="none"/>
                <w:lang w:eastAsia="zh-CN"/>
              </w:rPr>
            </w:pPr>
          </w:p>
        </w:tc>
        <w:tc>
          <w:tcPr>
            <w:tcW w:w="807" w:type="pct"/>
            <w:vAlign w:val="center"/>
          </w:tcPr>
          <w:p w14:paraId="5813B5ED">
            <w:pPr>
              <w:widowControl w:val="0"/>
              <w:kinsoku/>
              <w:autoSpaceDE/>
              <w:autoSpaceDN/>
              <w:adjustRightInd/>
              <w:snapToGrid/>
              <w:spacing w:line="440" w:lineRule="exact"/>
              <w:ind w:firstLine="0" w:firstLineChars="0"/>
              <w:jc w:val="both"/>
              <w:textAlignment w:val="auto"/>
              <w:rPr>
                <w:b/>
                <w:bCs/>
                <w:color w:val="auto"/>
                <w:highlight w:val="none"/>
                <w:lang w:eastAsia="zh-CN"/>
              </w:rPr>
            </w:pPr>
            <w:r>
              <w:rPr>
                <w:rFonts w:hint="eastAsia"/>
                <w:b/>
                <w:bCs/>
                <w:color w:val="auto"/>
                <w:highlight w:val="none"/>
                <w:lang w:eastAsia="zh-CN"/>
              </w:rPr>
              <w:t>咨询负责人</w:t>
            </w:r>
          </w:p>
        </w:tc>
        <w:tc>
          <w:tcPr>
            <w:tcW w:w="1041" w:type="pct"/>
            <w:vAlign w:val="center"/>
          </w:tcPr>
          <w:p w14:paraId="7E28B46E">
            <w:pPr>
              <w:widowControl w:val="0"/>
              <w:kinsoku/>
              <w:autoSpaceDE/>
              <w:autoSpaceDN/>
              <w:adjustRightInd/>
              <w:snapToGrid/>
              <w:spacing w:line="440" w:lineRule="exact"/>
              <w:ind w:firstLine="0" w:firstLineChars="0"/>
              <w:jc w:val="both"/>
              <w:textAlignment w:val="auto"/>
              <w:rPr>
                <w:color w:val="auto"/>
                <w:highlight w:val="none"/>
                <w:lang w:eastAsia="zh-CN"/>
              </w:rPr>
            </w:pPr>
          </w:p>
        </w:tc>
      </w:tr>
      <w:tr w14:paraId="62B32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000" w:type="pct"/>
            <w:gridSpan w:val="4"/>
            <w:vAlign w:val="center"/>
          </w:tcPr>
          <w:p w14:paraId="3A794804">
            <w:pPr>
              <w:widowControl w:val="0"/>
              <w:numPr>
                <w:ilvl w:val="0"/>
                <w:numId w:val="39"/>
              </w:numPr>
              <w:ind w:firstLine="480" w:firstLineChars="200"/>
              <w:jc w:val="both"/>
              <w:rPr>
                <w:color w:val="auto"/>
                <w:highlight w:val="none"/>
                <w:lang w:eastAsia="zh-CN"/>
              </w:rPr>
            </w:pPr>
            <w:r>
              <w:rPr>
                <w:color w:val="auto"/>
                <w:highlight w:val="none"/>
                <w:lang w:eastAsia="zh-CN"/>
              </w:rPr>
              <w:t>通用审核要点</w:t>
            </w:r>
          </w:p>
          <w:p w14:paraId="5A1E45AC">
            <w:pPr>
              <w:tabs>
                <w:tab w:val="left" w:pos="420"/>
              </w:tabs>
              <w:ind w:left="0" w:leftChars="0" w:firstLine="480" w:firstLineChars="200"/>
              <w:rPr>
                <w:color w:val="auto"/>
                <w:highlight w:val="none"/>
              </w:rPr>
            </w:pPr>
            <w:r>
              <w:rPr>
                <w:color w:val="auto"/>
                <w:highlight w:val="none"/>
              </w:rPr>
              <w:t>1. 文件完整性</w:t>
            </w:r>
          </w:p>
          <w:p w14:paraId="2ADE482A">
            <w:pPr>
              <w:ind w:left="0" w:leftChars="0" w:firstLine="480" w:firstLineChars="200"/>
              <w:rPr>
                <w:color w:val="auto"/>
                <w:highlight w:val="none"/>
                <w:lang w:eastAsia="zh-CN"/>
              </w:rPr>
            </w:pPr>
            <w:r>
              <w:rPr>
                <w:color w:val="auto"/>
                <w:highlight w:val="none"/>
                <w:lang w:eastAsia="zh-CN"/>
              </w:rPr>
              <w:t>包括招标公告、投标人须知、评标办法、合同条款、技术规范、工程量清单、格式文件等全部内容。</w:t>
            </w:r>
          </w:p>
          <w:p w14:paraId="70B70027">
            <w:pPr>
              <w:tabs>
                <w:tab w:val="left" w:pos="420"/>
              </w:tabs>
              <w:ind w:left="0" w:leftChars="0" w:firstLine="480" w:firstLineChars="200"/>
              <w:rPr>
                <w:color w:val="auto"/>
                <w:highlight w:val="none"/>
                <w:lang w:eastAsia="zh-CN"/>
              </w:rPr>
            </w:pPr>
            <w:r>
              <w:rPr>
                <w:color w:val="auto"/>
                <w:highlight w:val="none"/>
                <w:lang w:eastAsia="zh-CN"/>
              </w:rPr>
              <w:t>2.风险条款</w:t>
            </w:r>
          </w:p>
          <w:p w14:paraId="56BC9EE2">
            <w:pPr>
              <w:tabs>
                <w:tab w:val="left" w:pos="420"/>
              </w:tabs>
              <w:ind w:left="0" w:leftChars="0" w:firstLine="480" w:firstLineChars="200"/>
              <w:rPr>
                <w:color w:val="auto"/>
                <w:highlight w:val="none"/>
                <w:lang w:eastAsia="zh-CN"/>
              </w:rPr>
            </w:pPr>
            <w:r>
              <w:rPr>
                <w:color w:val="auto"/>
                <w:highlight w:val="none"/>
                <w:lang w:eastAsia="zh-CN"/>
              </w:rPr>
              <w:t>是否合理分配风险（如地质条件不明时的责任归属）；争议解决方式（仲裁/诉讼）及管辖地是否明确。</w:t>
            </w:r>
          </w:p>
          <w:p w14:paraId="003A1A53">
            <w:pPr>
              <w:numPr>
                <w:ilvl w:val="0"/>
                <w:numId w:val="40"/>
              </w:numPr>
              <w:tabs>
                <w:tab w:val="left" w:pos="420"/>
              </w:tabs>
              <w:ind w:left="0" w:leftChars="0" w:firstLine="480" w:firstLineChars="200"/>
              <w:rPr>
                <w:color w:val="auto"/>
                <w:highlight w:val="none"/>
              </w:rPr>
            </w:pPr>
            <w:r>
              <w:rPr>
                <w:color w:val="auto"/>
                <w:highlight w:val="none"/>
              </w:rPr>
              <w:t>程序合规性</w:t>
            </w:r>
          </w:p>
          <w:p w14:paraId="6EAB5A77">
            <w:pPr>
              <w:tabs>
                <w:tab w:val="left" w:pos="420"/>
              </w:tabs>
              <w:ind w:left="0" w:leftChars="0" w:firstLine="480" w:firstLineChars="200"/>
              <w:rPr>
                <w:color w:val="auto"/>
                <w:highlight w:val="none"/>
                <w:lang w:eastAsia="zh-CN"/>
              </w:rPr>
            </w:pPr>
            <w:r>
              <w:rPr>
                <w:color w:val="auto"/>
                <w:highlight w:val="none"/>
                <w:lang w:eastAsia="zh-CN"/>
              </w:rPr>
              <w:t>投标截止时间、开标流程是否符合法定要求；投标保证金金额及退还条款是否合法。</w:t>
            </w:r>
          </w:p>
          <w:p w14:paraId="684D33C8">
            <w:pPr>
              <w:tabs>
                <w:tab w:val="left" w:pos="420"/>
              </w:tabs>
              <w:ind w:left="0" w:leftChars="0" w:firstLine="480" w:firstLineChars="200"/>
              <w:rPr>
                <w:color w:val="auto"/>
                <w:highlight w:val="none"/>
                <w:lang w:eastAsia="zh-CN"/>
              </w:rPr>
            </w:pPr>
            <w:r>
              <w:rPr>
                <w:color w:val="auto"/>
                <w:highlight w:val="none"/>
                <w:lang w:eastAsia="zh-CN"/>
              </w:rPr>
              <w:t>4. 语言表述</w:t>
            </w:r>
          </w:p>
          <w:p w14:paraId="3B93D1A9">
            <w:pPr>
              <w:tabs>
                <w:tab w:val="left" w:pos="420"/>
              </w:tabs>
              <w:ind w:left="0" w:leftChars="0" w:firstLine="480" w:firstLineChars="200"/>
              <w:rPr>
                <w:color w:val="auto"/>
                <w:highlight w:val="none"/>
                <w:lang w:eastAsia="zh-CN"/>
              </w:rPr>
            </w:pPr>
            <w:r>
              <w:rPr>
                <w:color w:val="auto"/>
                <w:highlight w:val="none"/>
                <w:lang w:eastAsia="zh-CN"/>
              </w:rPr>
              <w:t>条款是否无歧义，技术参数避免指定品牌；关键术语定义清晰（如“竣工”“验收”）。</w:t>
            </w:r>
          </w:p>
          <w:p w14:paraId="63D9A7D3">
            <w:pPr>
              <w:widowControl w:val="0"/>
              <w:ind w:left="0" w:leftChars="0" w:firstLine="480" w:firstLineChars="200"/>
              <w:jc w:val="both"/>
              <w:rPr>
                <w:color w:val="auto"/>
                <w:highlight w:val="none"/>
                <w:lang w:eastAsia="zh-CN"/>
              </w:rPr>
            </w:pPr>
          </w:p>
          <w:p w14:paraId="0821AD13">
            <w:pPr>
              <w:widowControl w:val="0"/>
              <w:numPr>
                <w:ilvl w:val="0"/>
                <w:numId w:val="39"/>
              </w:numPr>
              <w:ind w:firstLine="480" w:firstLineChars="200"/>
              <w:jc w:val="both"/>
              <w:rPr>
                <w:color w:val="auto"/>
                <w:highlight w:val="none"/>
                <w:lang w:eastAsia="zh-CN"/>
              </w:rPr>
            </w:pPr>
            <w:r>
              <w:rPr>
                <w:color w:val="auto"/>
                <w:highlight w:val="none"/>
                <w:lang w:eastAsia="zh-CN"/>
              </w:rPr>
              <w:t>审核范围</w:t>
            </w:r>
          </w:p>
          <w:p w14:paraId="574AFDAF">
            <w:pPr>
              <w:widowControl w:val="0"/>
              <w:numPr>
                <w:ilvl w:val="0"/>
                <w:numId w:val="41"/>
              </w:numPr>
              <w:ind w:firstLine="480" w:firstLineChars="200"/>
              <w:jc w:val="both"/>
              <w:rPr>
                <w:color w:val="auto"/>
                <w:highlight w:val="none"/>
                <w:lang w:eastAsia="zh-CN"/>
              </w:rPr>
            </w:pPr>
            <w:r>
              <w:rPr>
                <w:color w:val="auto"/>
                <w:highlight w:val="none"/>
                <w:lang w:eastAsia="zh-CN"/>
              </w:rPr>
              <w:t>施工总承包</w:t>
            </w:r>
          </w:p>
          <w:p w14:paraId="66F8A08E">
            <w:pPr>
              <w:tabs>
                <w:tab w:val="left" w:pos="420"/>
              </w:tabs>
              <w:ind w:left="0" w:leftChars="0" w:firstLine="480" w:firstLineChars="200"/>
              <w:rPr>
                <w:color w:val="auto"/>
                <w:highlight w:val="none"/>
                <w:lang w:eastAsia="zh-CN"/>
              </w:rPr>
            </w:pPr>
            <w:r>
              <w:rPr>
                <w:color w:val="auto"/>
                <w:highlight w:val="none"/>
                <w:lang w:eastAsia="zh-CN"/>
              </w:rPr>
              <w:t>1.合规性与法律要求。是否存在限制或排斥潜在投标人的条款；</w:t>
            </w:r>
          </w:p>
          <w:p w14:paraId="0B87B719">
            <w:pPr>
              <w:tabs>
                <w:tab w:val="left" w:pos="420"/>
              </w:tabs>
              <w:ind w:left="0" w:leftChars="0" w:firstLine="480" w:firstLineChars="200"/>
              <w:rPr>
                <w:color w:val="auto"/>
                <w:highlight w:val="none"/>
                <w:lang w:eastAsia="zh-CN"/>
              </w:rPr>
            </w:pPr>
            <w:r>
              <w:rPr>
                <w:color w:val="auto"/>
                <w:highlight w:val="none"/>
                <w:lang w:eastAsia="zh-CN"/>
              </w:rPr>
              <w:t>2.工程范围与技术要求。</w:t>
            </w:r>
          </w:p>
          <w:p w14:paraId="3AD86E76">
            <w:pPr>
              <w:widowControl w:val="0"/>
              <w:numPr>
                <w:ilvl w:val="1"/>
                <w:numId w:val="42"/>
              </w:numPr>
              <w:autoSpaceDE/>
              <w:autoSpaceDN/>
              <w:ind w:left="312" w:firstLine="480"/>
              <w:jc w:val="both"/>
              <w:rPr>
                <w:color w:val="auto"/>
                <w:highlight w:val="none"/>
                <w:lang w:eastAsia="zh-CN"/>
              </w:rPr>
            </w:pPr>
            <w:r>
              <w:rPr>
                <w:color w:val="auto"/>
                <w:highlight w:val="none"/>
                <w:lang w:eastAsia="zh-CN"/>
              </w:rPr>
              <w:t>工程范围描述是否清晰（如工程量清单、图纸完整性）；</w:t>
            </w:r>
          </w:p>
          <w:p w14:paraId="7B4CB34A">
            <w:pPr>
              <w:widowControl w:val="0"/>
              <w:numPr>
                <w:ilvl w:val="1"/>
                <w:numId w:val="42"/>
              </w:numPr>
              <w:autoSpaceDE/>
              <w:autoSpaceDN/>
              <w:ind w:left="312" w:firstLine="480"/>
              <w:jc w:val="both"/>
              <w:rPr>
                <w:color w:val="auto"/>
                <w:highlight w:val="none"/>
                <w:lang w:eastAsia="zh-CN"/>
              </w:rPr>
            </w:pPr>
            <w:r>
              <w:rPr>
                <w:color w:val="auto"/>
                <w:highlight w:val="none"/>
                <w:lang w:eastAsia="zh-CN"/>
              </w:rPr>
              <w:t>技术标准是否明确（材料规格、施工工艺、验收规范）；</w:t>
            </w:r>
          </w:p>
          <w:p w14:paraId="04D52AF8">
            <w:pPr>
              <w:widowControl w:val="0"/>
              <w:numPr>
                <w:ilvl w:val="1"/>
                <w:numId w:val="42"/>
              </w:numPr>
              <w:autoSpaceDE/>
              <w:autoSpaceDN/>
              <w:ind w:left="312" w:firstLine="480"/>
              <w:jc w:val="both"/>
              <w:rPr>
                <w:color w:val="auto"/>
                <w:highlight w:val="none"/>
                <w:lang w:eastAsia="zh-CN"/>
              </w:rPr>
            </w:pPr>
            <w:r>
              <w:rPr>
                <w:color w:val="auto"/>
                <w:highlight w:val="none"/>
                <w:lang w:eastAsia="zh-CN"/>
              </w:rPr>
              <w:t>是否包含特殊要求（如BIM应用、绿色施工、抗震等级）；</w:t>
            </w:r>
          </w:p>
          <w:p w14:paraId="2AD33988">
            <w:pPr>
              <w:widowControl w:val="0"/>
              <w:numPr>
                <w:ilvl w:val="1"/>
                <w:numId w:val="42"/>
              </w:numPr>
              <w:autoSpaceDE/>
              <w:autoSpaceDN/>
              <w:ind w:left="312" w:firstLine="480"/>
              <w:jc w:val="both"/>
              <w:rPr>
                <w:color w:val="auto"/>
                <w:highlight w:val="none"/>
                <w:lang w:eastAsia="zh-CN"/>
              </w:rPr>
            </w:pPr>
            <w:r>
              <w:rPr>
                <w:color w:val="auto"/>
                <w:highlight w:val="none"/>
                <w:lang w:eastAsia="zh-CN"/>
              </w:rPr>
              <w:t>招标人控制价是否编制安全文明施工方案，需随招标文件同步上传。</w:t>
            </w:r>
          </w:p>
          <w:p w14:paraId="3DD04106">
            <w:pPr>
              <w:widowControl w:val="0"/>
              <w:ind w:left="0" w:leftChars="0" w:firstLine="480" w:firstLineChars="200"/>
              <w:jc w:val="both"/>
              <w:rPr>
                <w:color w:val="auto"/>
                <w:highlight w:val="none"/>
                <w:lang w:eastAsia="zh-CN"/>
              </w:rPr>
            </w:pPr>
            <w:r>
              <w:rPr>
                <w:rFonts w:hint="eastAsia"/>
                <w:color w:val="auto"/>
                <w:highlight w:val="none"/>
                <w:lang w:eastAsia="zh-CN"/>
              </w:rPr>
              <w:t>3.</w:t>
            </w:r>
            <w:r>
              <w:rPr>
                <w:color w:val="auto"/>
                <w:highlight w:val="none"/>
                <w:lang w:eastAsia="zh-CN"/>
              </w:rPr>
              <w:t>合同条款：</w:t>
            </w:r>
          </w:p>
          <w:p w14:paraId="58E21CCC">
            <w:pPr>
              <w:widowControl w:val="0"/>
              <w:numPr>
                <w:ilvl w:val="1"/>
                <w:numId w:val="43"/>
              </w:numPr>
              <w:autoSpaceDE/>
              <w:autoSpaceDN/>
              <w:ind w:left="312" w:firstLine="480"/>
              <w:jc w:val="both"/>
              <w:rPr>
                <w:color w:val="auto"/>
                <w:highlight w:val="none"/>
                <w:lang w:eastAsia="zh-CN"/>
              </w:rPr>
            </w:pPr>
            <w:r>
              <w:rPr>
                <w:color w:val="auto"/>
                <w:highlight w:val="none"/>
                <w:lang w:eastAsia="zh-CN"/>
              </w:rPr>
              <w:t>计价方式及调整机制（物价波动、变更）；</w:t>
            </w:r>
          </w:p>
          <w:p w14:paraId="14DD033E">
            <w:pPr>
              <w:widowControl w:val="0"/>
              <w:numPr>
                <w:ilvl w:val="1"/>
                <w:numId w:val="43"/>
              </w:numPr>
              <w:autoSpaceDE/>
              <w:autoSpaceDN/>
              <w:ind w:left="312" w:firstLine="480"/>
              <w:jc w:val="both"/>
              <w:rPr>
                <w:color w:val="auto"/>
                <w:highlight w:val="none"/>
                <w:lang w:eastAsia="zh-CN"/>
              </w:rPr>
            </w:pPr>
            <w:r>
              <w:rPr>
                <w:color w:val="auto"/>
                <w:highlight w:val="none"/>
                <w:lang w:eastAsia="zh-CN"/>
              </w:rPr>
              <w:t>工期要求、奖惩条款及延期责任；</w:t>
            </w:r>
          </w:p>
          <w:p w14:paraId="6B52EEDD">
            <w:pPr>
              <w:widowControl w:val="0"/>
              <w:numPr>
                <w:ilvl w:val="1"/>
                <w:numId w:val="43"/>
              </w:numPr>
              <w:autoSpaceDE/>
              <w:autoSpaceDN/>
              <w:ind w:left="312" w:firstLine="480"/>
              <w:jc w:val="both"/>
              <w:rPr>
                <w:color w:val="auto"/>
                <w:highlight w:val="none"/>
                <w:lang w:eastAsia="zh-CN"/>
              </w:rPr>
            </w:pPr>
            <w:r>
              <w:rPr>
                <w:color w:val="auto"/>
                <w:highlight w:val="none"/>
                <w:lang w:eastAsia="zh-CN"/>
              </w:rPr>
              <w:t>付款方式、预付款比例及支付节点；</w:t>
            </w:r>
          </w:p>
          <w:p w14:paraId="54561A42">
            <w:pPr>
              <w:widowControl w:val="0"/>
              <w:numPr>
                <w:ilvl w:val="1"/>
                <w:numId w:val="43"/>
              </w:numPr>
              <w:autoSpaceDE/>
              <w:autoSpaceDN/>
              <w:ind w:left="312" w:firstLine="480"/>
              <w:jc w:val="both"/>
              <w:rPr>
                <w:color w:val="auto"/>
                <w:highlight w:val="none"/>
                <w:lang w:eastAsia="zh-CN"/>
              </w:rPr>
            </w:pPr>
            <w:r>
              <w:rPr>
                <w:color w:val="auto"/>
                <w:highlight w:val="none"/>
                <w:lang w:eastAsia="zh-CN"/>
              </w:rPr>
              <w:t>质量与安全责任划分（保修期、保险要求）；</w:t>
            </w:r>
          </w:p>
          <w:p w14:paraId="538687B1">
            <w:pPr>
              <w:widowControl w:val="0"/>
              <w:numPr>
                <w:ilvl w:val="1"/>
                <w:numId w:val="43"/>
              </w:numPr>
              <w:autoSpaceDE/>
              <w:autoSpaceDN/>
              <w:ind w:left="312" w:firstLine="480"/>
              <w:jc w:val="both"/>
              <w:rPr>
                <w:color w:val="auto"/>
                <w:highlight w:val="none"/>
                <w:lang w:eastAsia="zh-CN"/>
              </w:rPr>
            </w:pPr>
            <w:r>
              <w:rPr>
                <w:color w:val="auto"/>
                <w:highlight w:val="none"/>
                <w:lang w:eastAsia="zh-CN"/>
              </w:rPr>
              <w:t>违约责任（如工程延期、质量缺陷的赔偿标准）。</w:t>
            </w:r>
          </w:p>
          <w:p w14:paraId="386E97BB">
            <w:pPr>
              <w:widowControl w:val="0"/>
              <w:ind w:left="0" w:leftChars="0" w:firstLine="480" w:firstLineChars="200"/>
              <w:jc w:val="both"/>
              <w:rPr>
                <w:color w:val="auto"/>
                <w:highlight w:val="none"/>
                <w:lang w:eastAsia="zh-CN"/>
              </w:rPr>
            </w:pPr>
            <w:r>
              <w:rPr>
                <w:rFonts w:hint="eastAsia"/>
                <w:color w:val="auto"/>
                <w:highlight w:val="none"/>
                <w:lang w:eastAsia="zh-CN"/>
              </w:rPr>
              <w:t>4.</w:t>
            </w:r>
            <w:r>
              <w:rPr>
                <w:color w:val="auto"/>
                <w:highlight w:val="none"/>
                <w:lang w:eastAsia="zh-CN"/>
              </w:rPr>
              <w:t>评标办法：</w:t>
            </w:r>
          </w:p>
          <w:p w14:paraId="4D00A875">
            <w:pPr>
              <w:widowControl w:val="0"/>
              <w:numPr>
                <w:ilvl w:val="1"/>
                <w:numId w:val="44"/>
              </w:numPr>
              <w:autoSpaceDE/>
              <w:autoSpaceDN/>
              <w:ind w:left="312" w:firstLine="480"/>
              <w:jc w:val="both"/>
              <w:rPr>
                <w:color w:val="auto"/>
                <w:highlight w:val="none"/>
                <w:lang w:eastAsia="zh-CN"/>
              </w:rPr>
            </w:pPr>
            <w:r>
              <w:rPr>
                <w:color w:val="auto"/>
                <w:highlight w:val="none"/>
                <w:lang w:eastAsia="zh-CN"/>
              </w:rPr>
              <w:t>评分标准是否合理（技术标与商务标权重</w:t>
            </w:r>
            <w:r>
              <w:rPr>
                <w:rFonts w:hint="eastAsia"/>
                <w:color w:val="auto"/>
                <w:highlight w:val="none"/>
                <w:lang w:eastAsia="zh-CN"/>
              </w:rPr>
              <w:t>、</w:t>
            </w:r>
            <w:r>
              <w:rPr>
                <w:rFonts w:hint="eastAsia"/>
                <w:color w:val="auto"/>
                <w:highlight w:val="none"/>
                <w:lang w:val="en-US" w:eastAsia="zh-CN"/>
              </w:rPr>
              <w:t>评分标准是否合理，包括分值设置（百分制）、打分赋值等</w:t>
            </w:r>
            <w:r>
              <w:rPr>
                <w:color w:val="auto"/>
                <w:highlight w:val="none"/>
                <w:lang w:eastAsia="zh-CN"/>
              </w:rPr>
              <w:t>）；</w:t>
            </w:r>
          </w:p>
          <w:p w14:paraId="52B07A6B">
            <w:pPr>
              <w:widowControl w:val="0"/>
              <w:numPr>
                <w:ilvl w:val="1"/>
                <w:numId w:val="44"/>
              </w:numPr>
              <w:autoSpaceDE/>
              <w:autoSpaceDN/>
              <w:ind w:left="312" w:firstLine="480"/>
              <w:jc w:val="both"/>
              <w:rPr>
                <w:color w:val="auto"/>
                <w:highlight w:val="none"/>
                <w:lang w:eastAsia="zh-CN"/>
              </w:rPr>
            </w:pPr>
            <w:r>
              <w:rPr>
                <w:color w:val="auto"/>
                <w:highlight w:val="none"/>
                <w:lang w:eastAsia="zh-CN"/>
              </w:rPr>
              <w:t>是否存在倾向性条款（如特定品牌要求）；</w:t>
            </w:r>
          </w:p>
          <w:p w14:paraId="59A3F8AC">
            <w:pPr>
              <w:widowControl w:val="0"/>
              <w:numPr>
                <w:ilvl w:val="1"/>
                <w:numId w:val="44"/>
              </w:numPr>
              <w:autoSpaceDE/>
              <w:autoSpaceDN/>
              <w:ind w:left="312" w:firstLine="480"/>
              <w:jc w:val="both"/>
              <w:rPr>
                <w:color w:val="auto"/>
                <w:highlight w:val="none"/>
                <w:lang w:eastAsia="zh-CN"/>
              </w:rPr>
            </w:pPr>
            <w:r>
              <w:rPr>
                <w:color w:val="auto"/>
                <w:highlight w:val="none"/>
                <w:lang w:eastAsia="zh-CN"/>
              </w:rPr>
              <w:t>是否明确废标条件及澄清程序。</w:t>
            </w:r>
          </w:p>
          <w:p w14:paraId="6AF15C1A">
            <w:pPr>
              <w:widowControl w:val="0"/>
              <w:ind w:left="0" w:leftChars="0" w:firstLine="480" w:firstLineChars="200"/>
              <w:jc w:val="both"/>
              <w:rPr>
                <w:color w:val="auto"/>
                <w:highlight w:val="none"/>
                <w:lang w:eastAsia="zh-CN"/>
              </w:rPr>
            </w:pPr>
            <w:r>
              <w:rPr>
                <w:rFonts w:hint="eastAsia"/>
                <w:color w:val="auto"/>
                <w:highlight w:val="none"/>
                <w:lang w:eastAsia="zh-CN"/>
              </w:rPr>
              <w:t>5.</w:t>
            </w:r>
            <w:r>
              <w:rPr>
                <w:color w:val="auto"/>
                <w:highlight w:val="none"/>
                <w:lang w:eastAsia="zh-CN"/>
              </w:rPr>
              <w:t>风险控制：是否存在歧义条款、合同履约风险。</w:t>
            </w:r>
          </w:p>
          <w:p w14:paraId="4F76F0A7">
            <w:pPr>
              <w:widowControl w:val="0"/>
              <w:ind w:left="0" w:leftChars="0" w:firstLine="480" w:firstLineChars="200"/>
              <w:jc w:val="both"/>
              <w:rPr>
                <w:color w:val="auto"/>
                <w:highlight w:val="none"/>
                <w:lang w:eastAsia="zh-CN"/>
              </w:rPr>
            </w:pPr>
            <w:r>
              <w:rPr>
                <w:rFonts w:hint="eastAsia"/>
                <w:color w:val="auto"/>
                <w:highlight w:val="none"/>
                <w:lang w:eastAsia="zh-CN"/>
              </w:rPr>
              <w:t>6.</w:t>
            </w:r>
            <w:r>
              <w:rPr>
                <w:color w:val="auto"/>
                <w:highlight w:val="none"/>
                <w:lang w:eastAsia="zh-CN"/>
              </w:rPr>
              <w:t>投标人资质。</w:t>
            </w:r>
          </w:p>
          <w:p w14:paraId="37183CFF">
            <w:pPr>
              <w:widowControl w:val="0"/>
              <w:numPr>
                <w:ilvl w:val="1"/>
                <w:numId w:val="45"/>
              </w:numPr>
              <w:autoSpaceDE/>
              <w:autoSpaceDN/>
              <w:ind w:left="312" w:firstLine="480"/>
              <w:jc w:val="both"/>
              <w:rPr>
                <w:color w:val="auto"/>
                <w:highlight w:val="none"/>
                <w:lang w:eastAsia="zh-CN"/>
              </w:rPr>
            </w:pPr>
            <w:r>
              <w:rPr>
                <w:color w:val="auto"/>
                <w:highlight w:val="none"/>
                <w:lang w:eastAsia="zh-CN"/>
              </w:rPr>
              <w:t>资质等级（施工总承包资质、安全生产许可证）；</w:t>
            </w:r>
          </w:p>
          <w:p w14:paraId="533142BD">
            <w:pPr>
              <w:widowControl w:val="0"/>
              <w:numPr>
                <w:ilvl w:val="1"/>
                <w:numId w:val="45"/>
              </w:numPr>
              <w:autoSpaceDE/>
              <w:autoSpaceDN/>
              <w:ind w:left="312" w:firstLine="480"/>
              <w:jc w:val="both"/>
              <w:rPr>
                <w:color w:val="auto"/>
                <w:highlight w:val="none"/>
                <w:lang w:eastAsia="zh-CN"/>
              </w:rPr>
            </w:pPr>
            <w:r>
              <w:rPr>
                <w:color w:val="auto"/>
                <w:highlight w:val="none"/>
                <w:lang w:eastAsia="zh-CN"/>
              </w:rPr>
              <w:t>类似项目业绩要求（规模、数量、时间）；</w:t>
            </w:r>
          </w:p>
          <w:p w14:paraId="4F60B9B2">
            <w:pPr>
              <w:widowControl w:val="0"/>
              <w:numPr>
                <w:ilvl w:val="1"/>
                <w:numId w:val="45"/>
              </w:numPr>
              <w:autoSpaceDE/>
              <w:autoSpaceDN/>
              <w:ind w:left="312" w:firstLine="480"/>
              <w:jc w:val="both"/>
              <w:rPr>
                <w:color w:val="auto"/>
                <w:highlight w:val="none"/>
                <w:lang w:eastAsia="zh-CN"/>
              </w:rPr>
            </w:pPr>
            <w:r>
              <w:rPr>
                <w:color w:val="auto"/>
                <w:highlight w:val="none"/>
                <w:lang w:eastAsia="zh-CN"/>
              </w:rPr>
              <w:t>项目经理资格（注册建造师证书、经验年限）。</w:t>
            </w:r>
          </w:p>
          <w:p w14:paraId="213995E0">
            <w:pPr>
              <w:widowControl w:val="0"/>
              <w:ind w:left="0" w:leftChars="0" w:firstLine="480" w:firstLineChars="200"/>
              <w:jc w:val="both"/>
              <w:rPr>
                <w:color w:val="auto"/>
                <w:highlight w:val="none"/>
                <w:lang w:eastAsia="zh-CN"/>
              </w:rPr>
            </w:pPr>
            <w:r>
              <w:rPr>
                <w:rFonts w:hint="eastAsia"/>
                <w:color w:val="auto"/>
                <w:highlight w:val="none"/>
                <w:lang w:eastAsia="zh-CN"/>
              </w:rPr>
              <w:t>7.</w:t>
            </w:r>
            <w:r>
              <w:rPr>
                <w:color w:val="auto"/>
                <w:highlight w:val="none"/>
                <w:lang w:eastAsia="zh-CN"/>
              </w:rPr>
              <w:t>清单控制价。是否有控制价，采用信息价、控制价金额是否与计价清单一致。</w:t>
            </w:r>
          </w:p>
          <w:p w14:paraId="3BAE75E1">
            <w:pPr>
              <w:widowControl w:val="0"/>
              <w:numPr>
                <w:ilvl w:val="0"/>
                <w:numId w:val="41"/>
              </w:numPr>
              <w:ind w:firstLine="482" w:firstLineChars="200"/>
              <w:jc w:val="both"/>
              <w:rPr>
                <w:b/>
                <w:bCs/>
                <w:color w:val="auto"/>
                <w:highlight w:val="none"/>
                <w:lang w:eastAsia="zh-CN"/>
              </w:rPr>
            </w:pPr>
            <w:r>
              <w:rPr>
                <w:b/>
                <w:bCs/>
                <w:color w:val="auto"/>
                <w:highlight w:val="none"/>
                <w:lang w:eastAsia="zh-CN"/>
              </w:rPr>
              <w:t>监理</w:t>
            </w:r>
          </w:p>
          <w:p w14:paraId="514E7F90">
            <w:pPr>
              <w:widowControl w:val="0"/>
              <w:numPr>
                <w:ilvl w:val="0"/>
                <w:numId w:val="46"/>
              </w:numPr>
              <w:ind w:left="0" w:firstLine="480" w:firstLineChars="200"/>
              <w:jc w:val="both"/>
              <w:rPr>
                <w:color w:val="auto"/>
                <w:highlight w:val="none"/>
                <w:lang w:eastAsia="zh-CN"/>
              </w:rPr>
            </w:pPr>
            <w:r>
              <w:rPr>
                <w:color w:val="auto"/>
                <w:highlight w:val="none"/>
                <w:lang w:eastAsia="zh-CN"/>
              </w:rPr>
              <w:t>监理投标人资格。包括资质等级；类似项目业绩要求；项目经理资格</w:t>
            </w:r>
            <w:r>
              <w:rPr>
                <w:rFonts w:hint="eastAsia"/>
                <w:color w:val="auto"/>
                <w:highlight w:val="none"/>
                <w:lang w:eastAsia="zh-CN"/>
              </w:rPr>
              <w:t>；</w:t>
            </w:r>
          </w:p>
          <w:p w14:paraId="61A59F62">
            <w:pPr>
              <w:widowControl w:val="0"/>
              <w:numPr>
                <w:ilvl w:val="0"/>
                <w:numId w:val="46"/>
              </w:numPr>
              <w:ind w:left="0" w:firstLine="480" w:firstLineChars="200"/>
              <w:jc w:val="both"/>
              <w:rPr>
                <w:color w:val="auto"/>
                <w:highlight w:val="none"/>
                <w:lang w:eastAsia="zh-CN"/>
              </w:rPr>
            </w:pPr>
            <w:r>
              <w:rPr>
                <w:color w:val="auto"/>
                <w:highlight w:val="none"/>
                <w:lang w:eastAsia="zh-CN"/>
              </w:rPr>
              <w:t>人员与资源配置。包括总监理工程师资格；监理团队配置要求（专业、人数、到岗时间）；是否要求驻场办公及设备配备。</w:t>
            </w:r>
          </w:p>
          <w:p w14:paraId="34A69459">
            <w:pPr>
              <w:widowControl w:val="0"/>
              <w:numPr>
                <w:ilvl w:val="0"/>
                <w:numId w:val="46"/>
              </w:numPr>
              <w:ind w:left="0" w:firstLine="480" w:firstLineChars="200"/>
              <w:jc w:val="both"/>
              <w:rPr>
                <w:color w:val="auto"/>
                <w:highlight w:val="none"/>
                <w:lang w:eastAsia="zh-CN"/>
              </w:rPr>
            </w:pPr>
            <w:r>
              <w:rPr>
                <w:color w:val="auto"/>
                <w:highlight w:val="none"/>
                <w:lang w:eastAsia="zh-CN"/>
              </w:rPr>
              <w:t>监理服务范围与内容：</w:t>
            </w:r>
          </w:p>
          <w:p w14:paraId="5E3591D0">
            <w:pPr>
              <w:widowControl w:val="0"/>
              <w:numPr>
                <w:ilvl w:val="1"/>
                <w:numId w:val="47"/>
              </w:numPr>
              <w:autoSpaceDE/>
              <w:autoSpaceDN/>
              <w:ind w:left="312" w:firstLine="480"/>
              <w:jc w:val="both"/>
              <w:rPr>
                <w:color w:val="auto"/>
                <w:highlight w:val="none"/>
                <w:lang w:eastAsia="zh-CN"/>
              </w:rPr>
            </w:pPr>
            <w:r>
              <w:rPr>
                <w:color w:val="auto"/>
                <w:highlight w:val="none"/>
                <w:lang w:eastAsia="zh-CN"/>
              </w:rPr>
              <w:t>包括工程范围、监理服务内容是否与总承包内容一致；</w:t>
            </w:r>
          </w:p>
          <w:p w14:paraId="2292DCC3">
            <w:pPr>
              <w:widowControl w:val="0"/>
              <w:numPr>
                <w:ilvl w:val="1"/>
                <w:numId w:val="47"/>
              </w:numPr>
              <w:autoSpaceDE/>
              <w:autoSpaceDN/>
              <w:ind w:left="312" w:firstLine="480"/>
              <w:jc w:val="both"/>
              <w:rPr>
                <w:color w:val="auto"/>
                <w:highlight w:val="none"/>
                <w:lang w:eastAsia="zh-CN"/>
              </w:rPr>
            </w:pPr>
            <w:r>
              <w:rPr>
                <w:color w:val="auto"/>
                <w:highlight w:val="none"/>
                <w:lang w:eastAsia="zh-CN"/>
              </w:rPr>
              <w:t>监理规划与实施细则的提交要求；</w:t>
            </w:r>
          </w:p>
          <w:p w14:paraId="2B5B4776">
            <w:pPr>
              <w:widowControl w:val="0"/>
              <w:numPr>
                <w:ilvl w:val="1"/>
                <w:numId w:val="47"/>
              </w:numPr>
              <w:autoSpaceDE/>
              <w:autoSpaceDN/>
              <w:ind w:left="312" w:firstLine="480"/>
              <w:jc w:val="both"/>
              <w:rPr>
                <w:color w:val="auto"/>
                <w:highlight w:val="none"/>
                <w:lang w:eastAsia="zh-CN"/>
              </w:rPr>
            </w:pPr>
            <w:r>
              <w:rPr>
                <w:color w:val="auto"/>
                <w:highlight w:val="none"/>
                <w:lang w:eastAsia="zh-CN"/>
              </w:rPr>
              <w:t>旁站、巡视、验收等具体工作流程；</w:t>
            </w:r>
          </w:p>
          <w:p w14:paraId="06AE3263">
            <w:pPr>
              <w:widowControl w:val="0"/>
              <w:numPr>
                <w:ilvl w:val="1"/>
                <w:numId w:val="47"/>
              </w:numPr>
              <w:autoSpaceDE/>
              <w:autoSpaceDN/>
              <w:ind w:left="312" w:firstLine="480"/>
              <w:jc w:val="both"/>
              <w:rPr>
                <w:color w:val="auto"/>
                <w:highlight w:val="none"/>
                <w:lang w:eastAsia="zh-CN"/>
              </w:rPr>
            </w:pPr>
            <w:r>
              <w:rPr>
                <w:color w:val="auto"/>
                <w:highlight w:val="none"/>
                <w:lang w:eastAsia="zh-CN"/>
              </w:rPr>
              <w:t>监理报告频率及内容（周报、月报、专题报告）。</w:t>
            </w:r>
          </w:p>
          <w:p w14:paraId="60BDDAC6">
            <w:pPr>
              <w:widowControl w:val="0"/>
              <w:ind w:left="0" w:leftChars="0" w:firstLine="480" w:firstLineChars="200"/>
              <w:jc w:val="both"/>
              <w:rPr>
                <w:color w:val="auto"/>
                <w:highlight w:val="none"/>
                <w:lang w:eastAsia="zh-CN"/>
              </w:rPr>
            </w:pPr>
            <w:r>
              <w:rPr>
                <w:rFonts w:hint="eastAsia"/>
                <w:color w:val="auto"/>
                <w:highlight w:val="none"/>
                <w:lang w:eastAsia="zh-CN"/>
              </w:rPr>
              <w:t>4.</w:t>
            </w:r>
            <w:r>
              <w:rPr>
                <w:color w:val="auto"/>
                <w:highlight w:val="none"/>
                <w:lang w:eastAsia="zh-CN"/>
              </w:rPr>
              <w:t>合同与费用条款：</w:t>
            </w:r>
          </w:p>
          <w:p w14:paraId="2DD30CED">
            <w:pPr>
              <w:widowControl w:val="0"/>
              <w:numPr>
                <w:ilvl w:val="1"/>
                <w:numId w:val="48"/>
              </w:numPr>
              <w:autoSpaceDE/>
              <w:autoSpaceDN/>
              <w:ind w:left="312" w:firstLine="480"/>
              <w:jc w:val="both"/>
              <w:rPr>
                <w:color w:val="auto"/>
                <w:highlight w:val="none"/>
                <w:lang w:eastAsia="zh-CN"/>
              </w:rPr>
            </w:pPr>
            <w:r>
              <w:rPr>
                <w:color w:val="auto"/>
                <w:highlight w:val="none"/>
                <w:lang w:eastAsia="zh-CN"/>
              </w:rPr>
              <w:t>监理费用计价方式（费率或固定总价）；</w:t>
            </w:r>
          </w:p>
          <w:p w14:paraId="3705B409">
            <w:pPr>
              <w:widowControl w:val="0"/>
              <w:numPr>
                <w:ilvl w:val="1"/>
                <w:numId w:val="48"/>
              </w:numPr>
              <w:autoSpaceDE/>
              <w:autoSpaceDN/>
              <w:ind w:left="312" w:firstLine="480"/>
              <w:jc w:val="both"/>
              <w:rPr>
                <w:color w:val="auto"/>
                <w:highlight w:val="none"/>
                <w:lang w:eastAsia="zh-CN"/>
              </w:rPr>
            </w:pPr>
            <w:r>
              <w:rPr>
                <w:color w:val="auto"/>
                <w:highlight w:val="none"/>
                <w:lang w:eastAsia="zh-CN"/>
              </w:rPr>
              <w:t>付款节点与违约处理；</w:t>
            </w:r>
          </w:p>
          <w:p w14:paraId="49CD82B9">
            <w:pPr>
              <w:widowControl w:val="0"/>
              <w:numPr>
                <w:ilvl w:val="1"/>
                <w:numId w:val="48"/>
              </w:numPr>
              <w:autoSpaceDE/>
              <w:autoSpaceDN/>
              <w:ind w:left="312" w:firstLine="480"/>
              <w:jc w:val="both"/>
              <w:rPr>
                <w:color w:val="auto"/>
                <w:highlight w:val="none"/>
                <w:lang w:eastAsia="zh-CN"/>
              </w:rPr>
            </w:pPr>
            <w:r>
              <w:rPr>
                <w:color w:val="auto"/>
                <w:highlight w:val="none"/>
                <w:lang w:eastAsia="zh-CN"/>
              </w:rPr>
              <w:t>考核机制</w:t>
            </w:r>
          </w:p>
          <w:p w14:paraId="6D156084">
            <w:pPr>
              <w:widowControl w:val="0"/>
              <w:ind w:left="0" w:leftChars="0" w:firstLine="480" w:firstLineChars="200"/>
              <w:jc w:val="both"/>
              <w:rPr>
                <w:color w:val="auto"/>
                <w:highlight w:val="none"/>
                <w:lang w:eastAsia="zh-CN"/>
              </w:rPr>
            </w:pPr>
            <w:r>
              <w:rPr>
                <w:rFonts w:hint="eastAsia"/>
                <w:color w:val="auto"/>
                <w:highlight w:val="none"/>
                <w:lang w:eastAsia="zh-CN"/>
              </w:rPr>
              <w:t>5.</w:t>
            </w:r>
            <w:r>
              <w:rPr>
                <w:color w:val="auto"/>
                <w:highlight w:val="none"/>
                <w:lang w:eastAsia="zh-CN"/>
              </w:rPr>
              <w:t>评标标准。评分标准是否合理（技术标与商务标权重）；</w:t>
            </w:r>
          </w:p>
          <w:p w14:paraId="2C174750">
            <w:pPr>
              <w:widowControl w:val="0"/>
              <w:ind w:left="0" w:leftChars="0" w:firstLine="480" w:firstLineChars="200"/>
              <w:jc w:val="both"/>
              <w:rPr>
                <w:color w:val="auto"/>
                <w:highlight w:val="none"/>
                <w:lang w:eastAsia="zh-CN"/>
              </w:rPr>
            </w:pPr>
            <w:r>
              <w:rPr>
                <w:rFonts w:hint="eastAsia"/>
                <w:color w:val="auto"/>
                <w:highlight w:val="none"/>
                <w:lang w:eastAsia="zh-CN"/>
              </w:rPr>
              <w:t>6.</w:t>
            </w:r>
            <w:r>
              <w:rPr>
                <w:color w:val="auto"/>
                <w:highlight w:val="none"/>
                <w:lang w:eastAsia="zh-CN"/>
              </w:rPr>
              <w:t>风险控制点：是否存在歧义条款、排斥潜在投标人内容或合同履约风险。</w:t>
            </w:r>
          </w:p>
          <w:p w14:paraId="262C67ED">
            <w:pPr>
              <w:widowControl w:val="0"/>
              <w:numPr>
                <w:ilvl w:val="0"/>
                <w:numId w:val="39"/>
              </w:numPr>
              <w:ind w:firstLine="480" w:firstLineChars="200"/>
              <w:jc w:val="both"/>
              <w:rPr>
                <w:color w:val="auto"/>
                <w:highlight w:val="none"/>
                <w:lang w:eastAsia="zh-CN"/>
              </w:rPr>
            </w:pPr>
            <w:r>
              <w:rPr>
                <w:color w:val="auto"/>
                <w:highlight w:val="none"/>
                <w:lang w:eastAsia="zh-CN"/>
              </w:rPr>
              <w:t>审核依据</w:t>
            </w:r>
          </w:p>
          <w:p w14:paraId="71E7B440">
            <w:pPr>
              <w:widowControl w:val="0"/>
              <w:ind w:left="0" w:leftChars="0" w:firstLine="480" w:firstLineChars="200"/>
              <w:jc w:val="both"/>
              <w:rPr>
                <w:color w:val="auto"/>
                <w:highlight w:val="none"/>
                <w:lang w:eastAsia="zh-CN"/>
              </w:rPr>
            </w:pPr>
            <w:r>
              <w:rPr>
                <w:rFonts w:hint="eastAsia"/>
                <w:color w:val="auto"/>
                <w:highlight w:val="none"/>
                <w:lang w:eastAsia="zh-CN"/>
              </w:rPr>
              <w:t>1.</w:t>
            </w:r>
            <w:r>
              <w:rPr>
                <w:color w:val="auto"/>
                <w:highlight w:val="none"/>
                <w:lang w:eastAsia="zh-CN"/>
              </w:rPr>
              <w:t>合规性审核。是否符合《中华人民共和国招标投标法》《北京市建设工程监理管理办法》等法律法规及行业规范。</w:t>
            </w:r>
          </w:p>
          <w:p w14:paraId="08C9505F">
            <w:pPr>
              <w:ind w:left="0" w:leftChars="0" w:firstLine="480" w:firstLineChars="200"/>
              <w:rPr>
                <w:color w:val="auto"/>
                <w:highlight w:val="none"/>
                <w:lang w:eastAsia="zh-CN"/>
              </w:rPr>
            </w:pPr>
            <w:r>
              <w:rPr>
                <w:rFonts w:hint="eastAsia"/>
                <w:color w:val="auto"/>
                <w:highlight w:val="none"/>
                <w:lang w:eastAsia="zh-CN"/>
              </w:rPr>
              <w:t>2.</w:t>
            </w:r>
            <w:r>
              <w:rPr>
                <w:color w:val="auto"/>
                <w:highlight w:val="none"/>
                <w:lang w:eastAsia="zh-CN"/>
              </w:rPr>
              <w:t>行业标准：</w:t>
            </w:r>
          </w:p>
          <w:p w14:paraId="2673CBB1">
            <w:pPr>
              <w:widowControl w:val="0"/>
              <w:numPr>
                <w:ilvl w:val="1"/>
                <w:numId w:val="49"/>
              </w:numPr>
              <w:autoSpaceDE/>
              <w:autoSpaceDN/>
              <w:ind w:left="312" w:firstLine="480"/>
              <w:jc w:val="both"/>
              <w:rPr>
                <w:color w:val="auto"/>
                <w:highlight w:val="none"/>
                <w:lang w:eastAsia="zh-CN"/>
              </w:rPr>
            </w:pPr>
            <w:r>
              <w:rPr>
                <w:color w:val="auto"/>
                <w:highlight w:val="none"/>
                <w:lang w:eastAsia="zh-CN"/>
              </w:rPr>
              <w:t>北京市建设工程监理、施工招标文件示范文本；</w:t>
            </w:r>
          </w:p>
          <w:p w14:paraId="3F4EA3C8">
            <w:pPr>
              <w:widowControl w:val="0"/>
              <w:numPr>
                <w:ilvl w:val="1"/>
                <w:numId w:val="49"/>
              </w:numPr>
              <w:autoSpaceDE/>
              <w:autoSpaceDN/>
              <w:ind w:left="312" w:firstLine="480"/>
              <w:jc w:val="both"/>
              <w:rPr>
                <w:color w:val="auto"/>
                <w:highlight w:val="none"/>
                <w:lang w:eastAsia="zh-CN"/>
              </w:rPr>
            </w:pPr>
            <w:r>
              <w:rPr>
                <w:color w:val="auto"/>
                <w:highlight w:val="none"/>
                <w:lang w:eastAsia="zh-CN"/>
              </w:rPr>
              <w:t>工程监理服务费用计算标准、工程量清单计价规范及依据。</w:t>
            </w:r>
          </w:p>
          <w:p w14:paraId="0CAA467D">
            <w:pPr>
              <w:widowControl w:val="0"/>
              <w:numPr>
                <w:ilvl w:val="0"/>
                <w:numId w:val="39"/>
              </w:numPr>
              <w:ind w:firstLine="480" w:firstLineChars="200"/>
              <w:jc w:val="both"/>
              <w:rPr>
                <w:color w:val="auto"/>
                <w:highlight w:val="none"/>
                <w:lang w:eastAsia="zh-CN"/>
              </w:rPr>
            </w:pPr>
            <w:r>
              <w:rPr>
                <w:color w:val="auto"/>
                <w:highlight w:val="none"/>
                <w:lang w:eastAsia="zh-CN"/>
              </w:rPr>
              <w:t>审核说明</w:t>
            </w:r>
          </w:p>
          <w:p w14:paraId="49A8D4AD">
            <w:pPr>
              <w:widowControl w:val="0"/>
              <w:ind w:left="0" w:leftChars="0" w:firstLine="480" w:firstLineChars="200"/>
              <w:jc w:val="both"/>
              <w:rPr>
                <w:color w:val="auto"/>
                <w:highlight w:val="none"/>
                <w:lang w:eastAsia="zh-CN"/>
              </w:rPr>
            </w:pPr>
            <w:r>
              <w:rPr>
                <w:rFonts w:hint="eastAsia"/>
                <w:color w:val="auto"/>
                <w:highlight w:val="none"/>
                <w:lang w:eastAsia="zh-CN"/>
              </w:rPr>
              <w:t>1.</w:t>
            </w:r>
            <w:r>
              <w:rPr>
                <w:color w:val="auto"/>
                <w:highlight w:val="none"/>
                <w:lang w:eastAsia="zh-CN"/>
              </w:rPr>
              <w:t>具体要求（</w:t>
            </w:r>
            <w:r>
              <w:rPr>
                <w:rStyle w:val="27"/>
                <w:b w:val="0"/>
                <w:bCs/>
                <w:color w:val="auto"/>
                <w:highlight w:val="none"/>
                <w:lang w:eastAsia="zh-CN"/>
              </w:rPr>
              <w:t>问题分类说明</w:t>
            </w:r>
            <w:r>
              <w:rPr>
                <w:color w:val="auto"/>
                <w:highlight w:val="none"/>
                <w:lang w:eastAsia="zh-CN"/>
              </w:rPr>
              <w:t>）：</w:t>
            </w:r>
          </w:p>
          <w:p w14:paraId="540EE721">
            <w:pPr>
              <w:widowControl w:val="0"/>
              <w:numPr>
                <w:ilvl w:val="1"/>
                <w:numId w:val="50"/>
              </w:numPr>
              <w:autoSpaceDE/>
              <w:autoSpaceDN/>
              <w:ind w:left="312" w:firstLine="480"/>
              <w:jc w:val="both"/>
              <w:rPr>
                <w:color w:val="auto"/>
                <w:highlight w:val="none"/>
                <w:lang w:eastAsia="zh-CN"/>
              </w:rPr>
            </w:pPr>
            <w:r>
              <w:rPr>
                <w:color w:val="auto"/>
                <w:highlight w:val="none"/>
                <w:lang w:eastAsia="zh-CN"/>
              </w:rPr>
              <w:t>合规性问题：如资质要求超出法规范围、评标标准未量化等；</w:t>
            </w:r>
          </w:p>
          <w:p w14:paraId="384A50F8">
            <w:pPr>
              <w:widowControl w:val="0"/>
              <w:numPr>
                <w:ilvl w:val="1"/>
                <w:numId w:val="50"/>
              </w:numPr>
              <w:autoSpaceDE/>
              <w:autoSpaceDN/>
              <w:ind w:left="312" w:firstLine="480"/>
              <w:jc w:val="both"/>
              <w:rPr>
                <w:color w:val="auto"/>
                <w:highlight w:val="none"/>
                <w:lang w:eastAsia="zh-CN"/>
              </w:rPr>
            </w:pPr>
            <w:r>
              <w:rPr>
                <w:color w:val="auto"/>
                <w:highlight w:val="none"/>
                <w:lang w:eastAsia="zh-CN"/>
              </w:rPr>
              <w:t>完整性问题：如缺失监理工作内容描述、验收标准不明确等；</w:t>
            </w:r>
          </w:p>
          <w:p w14:paraId="241A0B11">
            <w:pPr>
              <w:widowControl w:val="0"/>
              <w:numPr>
                <w:ilvl w:val="1"/>
                <w:numId w:val="50"/>
              </w:numPr>
              <w:autoSpaceDE/>
              <w:autoSpaceDN/>
              <w:ind w:left="312" w:firstLine="480"/>
              <w:jc w:val="both"/>
              <w:rPr>
                <w:color w:val="auto"/>
                <w:highlight w:val="none"/>
                <w:lang w:eastAsia="zh-CN"/>
              </w:rPr>
            </w:pPr>
            <w:r>
              <w:rPr>
                <w:color w:val="auto"/>
                <w:highlight w:val="none"/>
                <w:lang w:eastAsia="zh-CN"/>
              </w:rPr>
              <w:t>合理性问题：如付款节点与监理进度不匹配、违约金比例过高等。</w:t>
            </w:r>
          </w:p>
          <w:p w14:paraId="2A2FB22E">
            <w:pPr>
              <w:widowControl w:val="0"/>
              <w:ind w:left="0" w:leftChars="0" w:firstLine="480" w:firstLineChars="200"/>
              <w:rPr>
                <w:rStyle w:val="27"/>
                <w:b w:val="0"/>
                <w:bCs/>
                <w:color w:val="auto"/>
                <w:highlight w:val="none"/>
                <w:lang w:eastAsia="zh-CN"/>
              </w:rPr>
            </w:pPr>
            <w:r>
              <w:rPr>
                <w:rFonts w:hint="eastAsia"/>
                <w:color w:val="auto"/>
                <w:highlight w:val="none"/>
                <w:lang w:eastAsia="zh-CN"/>
              </w:rPr>
              <w:t>2.</w:t>
            </w:r>
            <w:r>
              <w:rPr>
                <w:color w:val="auto"/>
                <w:highlight w:val="none"/>
                <w:lang w:eastAsia="zh-CN"/>
              </w:rPr>
              <w:t>修改</w:t>
            </w:r>
            <w:r>
              <w:rPr>
                <w:rStyle w:val="27"/>
                <w:b w:val="0"/>
                <w:bCs/>
                <w:color w:val="auto"/>
                <w:highlight w:val="none"/>
                <w:lang w:eastAsia="zh-CN"/>
              </w:rPr>
              <w:t>建议</w:t>
            </w:r>
          </w:p>
          <w:p w14:paraId="117EEDE8">
            <w:pPr>
              <w:ind w:left="0" w:leftChars="0" w:firstLine="480"/>
              <w:rPr>
                <w:color w:val="auto"/>
                <w:highlight w:val="none"/>
                <w:lang w:eastAsia="zh-CN"/>
              </w:rPr>
            </w:pPr>
            <w:r>
              <w:rPr>
                <w:color w:val="auto"/>
                <w:highlight w:val="none"/>
                <w:lang w:eastAsia="zh-CN"/>
              </w:rPr>
              <w:t>逐条列出问题条款，提出具体</w:t>
            </w:r>
            <w:r>
              <w:rPr>
                <w:rFonts w:hint="eastAsia"/>
                <w:color w:val="auto"/>
                <w:highlight w:val="none"/>
                <w:lang w:eastAsia="zh-CN"/>
              </w:rPr>
              <w:t>修改</w:t>
            </w:r>
            <w:r>
              <w:rPr>
                <w:color w:val="auto"/>
                <w:highlight w:val="none"/>
                <w:lang w:eastAsia="zh-CN"/>
              </w:rPr>
              <w:t>建议。</w:t>
            </w:r>
          </w:p>
          <w:p w14:paraId="6F96EC13">
            <w:pPr>
              <w:widowControl w:val="0"/>
              <w:ind w:left="0" w:firstLine="480" w:firstLineChars="200"/>
              <w:rPr>
                <w:rStyle w:val="27"/>
                <w:b w:val="0"/>
                <w:bCs/>
                <w:color w:val="auto"/>
                <w:highlight w:val="none"/>
                <w:lang w:eastAsia="zh-CN"/>
              </w:rPr>
            </w:pPr>
            <w:r>
              <w:rPr>
                <w:rStyle w:val="27"/>
                <w:rFonts w:hint="eastAsia"/>
                <w:b w:val="0"/>
                <w:bCs/>
                <w:color w:val="auto"/>
                <w:highlight w:val="none"/>
                <w:lang w:eastAsia="zh-CN"/>
              </w:rPr>
              <w:t>3.</w:t>
            </w:r>
            <w:r>
              <w:rPr>
                <w:rStyle w:val="27"/>
                <w:b w:val="0"/>
                <w:bCs/>
                <w:color w:val="auto"/>
                <w:highlight w:val="none"/>
                <w:lang w:eastAsia="zh-CN"/>
              </w:rPr>
              <w:t>风</w:t>
            </w:r>
            <w:r>
              <w:rPr>
                <w:color w:val="auto"/>
                <w:highlight w:val="none"/>
                <w:lang w:eastAsia="zh-CN"/>
              </w:rPr>
              <w:t>险</w:t>
            </w:r>
            <w:r>
              <w:rPr>
                <w:rStyle w:val="27"/>
                <w:b w:val="0"/>
                <w:bCs/>
                <w:color w:val="auto"/>
                <w:highlight w:val="none"/>
                <w:lang w:eastAsia="zh-CN"/>
              </w:rPr>
              <w:t>提示</w:t>
            </w:r>
          </w:p>
          <w:p w14:paraId="4F9DCA57">
            <w:pPr>
              <w:widowControl w:val="0"/>
              <w:ind w:left="0" w:firstLine="480"/>
              <w:rPr>
                <w:color w:val="auto"/>
                <w:highlight w:val="none"/>
                <w:lang w:eastAsia="zh-CN"/>
              </w:rPr>
            </w:pPr>
            <w:r>
              <w:rPr>
                <w:color w:val="auto"/>
                <w:highlight w:val="none"/>
                <w:lang w:eastAsia="zh-CN"/>
              </w:rPr>
              <w:t>对可能导致流标、投诉或合同争议的条款进行</w:t>
            </w:r>
            <w:r>
              <w:rPr>
                <w:rFonts w:hint="eastAsia"/>
                <w:color w:val="auto"/>
                <w:highlight w:val="none"/>
                <w:lang w:eastAsia="zh-CN"/>
              </w:rPr>
              <w:t>提示</w:t>
            </w:r>
            <w:r>
              <w:rPr>
                <w:color w:val="auto"/>
                <w:highlight w:val="none"/>
                <w:lang w:eastAsia="zh-CN"/>
              </w:rPr>
              <w:t>。</w:t>
            </w:r>
          </w:p>
          <w:p w14:paraId="6880FF79">
            <w:pPr>
              <w:widowControl w:val="0"/>
              <w:ind w:left="0" w:firstLine="480"/>
              <w:rPr>
                <w:color w:val="auto"/>
                <w:highlight w:val="none"/>
                <w:lang w:eastAsia="zh-CN"/>
              </w:rPr>
            </w:pPr>
          </w:p>
          <w:p w14:paraId="510BE72C">
            <w:pPr>
              <w:widowControl w:val="0"/>
              <w:ind w:left="0" w:firstLine="480"/>
              <w:rPr>
                <w:color w:val="auto"/>
                <w:highlight w:val="none"/>
                <w:lang w:eastAsia="zh-CN"/>
              </w:rPr>
            </w:pPr>
          </w:p>
          <w:p w14:paraId="0E5890B0">
            <w:pPr>
              <w:widowControl w:val="0"/>
              <w:ind w:left="0" w:firstLine="480"/>
              <w:rPr>
                <w:color w:val="auto"/>
                <w:highlight w:val="none"/>
                <w:lang w:eastAsia="zh-CN"/>
              </w:rPr>
            </w:pPr>
          </w:p>
          <w:p w14:paraId="54D4578C">
            <w:pPr>
              <w:widowControl w:val="0"/>
              <w:ind w:left="0" w:firstLine="480"/>
              <w:rPr>
                <w:color w:val="auto"/>
                <w:highlight w:val="none"/>
                <w:lang w:eastAsia="zh-CN"/>
              </w:rPr>
            </w:pPr>
          </w:p>
          <w:p w14:paraId="1AFC00C8">
            <w:pPr>
              <w:widowControl w:val="0"/>
              <w:ind w:left="0" w:firstLine="480"/>
              <w:rPr>
                <w:color w:val="auto"/>
                <w:highlight w:val="none"/>
                <w:lang w:eastAsia="zh-CN"/>
              </w:rPr>
            </w:pPr>
          </w:p>
          <w:p w14:paraId="69A143FE">
            <w:pPr>
              <w:widowControl w:val="0"/>
              <w:ind w:left="0" w:firstLine="480"/>
              <w:rPr>
                <w:color w:val="auto"/>
                <w:highlight w:val="none"/>
                <w:lang w:eastAsia="zh-CN"/>
              </w:rPr>
            </w:pPr>
          </w:p>
          <w:p w14:paraId="648C8152">
            <w:pPr>
              <w:widowControl w:val="0"/>
              <w:ind w:left="0" w:firstLine="480"/>
              <w:rPr>
                <w:color w:val="auto"/>
                <w:highlight w:val="none"/>
                <w:lang w:eastAsia="zh-CN"/>
              </w:rPr>
            </w:pPr>
          </w:p>
          <w:p w14:paraId="0159CAB8">
            <w:pPr>
              <w:widowControl w:val="0"/>
              <w:ind w:left="0" w:firstLine="480"/>
              <w:rPr>
                <w:color w:val="auto"/>
                <w:highlight w:val="none"/>
                <w:lang w:eastAsia="zh-CN"/>
              </w:rPr>
            </w:pPr>
          </w:p>
          <w:p w14:paraId="6F94E747">
            <w:pPr>
              <w:widowControl w:val="0"/>
              <w:ind w:left="0" w:firstLine="480"/>
              <w:rPr>
                <w:color w:val="auto"/>
                <w:highlight w:val="none"/>
                <w:lang w:eastAsia="zh-CN"/>
              </w:rPr>
            </w:pPr>
          </w:p>
          <w:p w14:paraId="38CC1506">
            <w:pPr>
              <w:widowControl w:val="0"/>
              <w:ind w:left="0" w:firstLine="480"/>
              <w:rPr>
                <w:color w:val="auto"/>
                <w:highlight w:val="none"/>
                <w:lang w:eastAsia="zh-CN"/>
              </w:rPr>
            </w:pPr>
          </w:p>
          <w:p w14:paraId="7B043AE5">
            <w:pPr>
              <w:widowControl w:val="0"/>
              <w:ind w:left="0" w:firstLine="480"/>
              <w:rPr>
                <w:color w:val="auto"/>
                <w:highlight w:val="none"/>
                <w:lang w:eastAsia="zh-CN"/>
              </w:rPr>
            </w:pPr>
          </w:p>
          <w:p w14:paraId="57026286">
            <w:pPr>
              <w:widowControl w:val="0"/>
              <w:kinsoku/>
              <w:autoSpaceDE/>
              <w:autoSpaceDN/>
              <w:adjustRightInd/>
              <w:snapToGrid/>
              <w:ind w:firstLine="480"/>
              <w:jc w:val="both"/>
              <w:textAlignment w:val="auto"/>
              <w:rPr>
                <w:color w:val="auto"/>
                <w:highlight w:val="none"/>
                <w:lang w:eastAsia="zh-CN"/>
              </w:rPr>
            </w:pPr>
          </w:p>
          <w:p w14:paraId="52D431D8">
            <w:pPr>
              <w:widowControl w:val="0"/>
              <w:kinsoku/>
              <w:wordWrap w:val="0"/>
              <w:autoSpaceDE/>
              <w:autoSpaceDN/>
              <w:adjustRightInd/>
              <w:snapToGrid/>
              <w:ind w:right="720" w:firstLine="480"/>
              <w:jc w:val="right"/>
              <w:textAlignment w:val="auto"/>
              <w:rPr>
                <w:color w:val="auto"/>
                <w:highlight w:val="none"/>
                <w:lang w:eastAsia="zh-CN"/>
              </w:rPr>
            </w:pPr>
            <w:r>
              <w:rPr>
                <w:color w:val="auto"/>
                <w:highlight w:val="none"/>
                <w:lang w:eastAsia="zh-CN"/>
              </w:rPr>
              <w:t>审核人</w:t>
            </w:r>
            <w:r>
              <w:rPr>
                <w:rFonts w:hint="eastAsia"/>
                <w:color w:val="auto"/>
                <w:highlight w:val="none"/>
                <w:lang w:eastAsia="zh-CN"/>
              </w:rPr>
              <w:t>（签字）</w:t>
            </w:r>
            <w:r>
              <w:rPr>
                <w:color w:val="auto"/>
                <w:highlight w:val="none"/>
                <w:lang w:eastAsia="zh-CN"/>
              </w:rPr>
              <w:t xml:space="preserve">：          </w:t>
            </w:r>
          </w:p>
          <w:p w14:paraId="0AC93EDB">
            <w:pPr>
              <w:widowControl w:val="0"/>
              <w:kinsoku/>
              <w:wordWrap w:val="0"/>
              <w:autoSpaceDE/>
              <w:autoSpaceDN/>
              <w:adjustRightInd/>
              <w:snapToGrid/>
              <w:ind w:firstLine="480"/>
              <w:jc w:val="right"/>
              <w:textAlignment w:val="auto"/>
              <w:rPr>
                <w:color w:val="auto"/>
                <w:highlight w:val="none"/>
                <w:lang w:eastAsia="zh-CN"/>
              </w:rPr>
            </w:pPr>
            <w:r>
              <w:rPr>
                <w:color w:val="auto"/>
                <w:highlight w:val="none"/>
                <w:lang w:eastAsia="zh-CN"/>
              </w:rPr>
              <w:t xml:space="preserve">          </w:t>
            </w:r>
          </w:p>
          <w:p w14:paraId="6E683980">
            <w:pPr>
              <w:widowControl w:val="0"/>
              <w:kinsoku/>
              <w:autoSpaceDE/>
              <w:autoSpaceDN/>
              <w:adjustRightInd/>
              <w:snapToGrid/>
              <w:spacing w:line="440" w:lineRule="exact"/>
              <w:ind w:firstLine="0" w:firstLineChars="0"/>
              <w:jc w:val="both"/>
              <w:textAlignment w:val="auto"/>
              <w:rPr>
                <w:color w:val="auto"/>
                <w:highlight w:val="none"/>
                <w:lang w:eastAsia="zh-CN"/>
              </w:rPr>
            </w:pPr>
            <w:r>
              <w:rPr>
                <w:rFonts w:hint="eastAsia"/>
                <w:color w:val="auto"/>
                <w:highlight w:val="none"/>
                <w:lang w:eastAsia="zh-CN"/>
              </w:rPr>
              <w:t xml:space="preserve">                                                 </w:t>
            </w:r>
            <w:r>
              <w:rPr>
                <w:color w:val="auto"/>
                <w:highlight w:val="none"/>
                <w:lang w:eastAsia="zh-CN"/>
              </w:rPr>
              <w:t>日</w:t>
            </w:r>
            <w:r>
              <w:rPr>
                <w:rFonts w:hint="eastAsia"/>
                <w:color w:val="auto"/>
                <w:highlight w:val="none"/>
                <w:lang w:eastAsia="zh-CN"/>
              </w:rPr>
              <w:t xml:space="preserve">      </w:t>
            </w:r>
            <w:r>
              <w:rPr>
                <w:color w:val="auto"/>
                <w:highlight w:val="none"/>
                <w:lang w:eastAsia="zh-CN"/>
              </w:rPr>
              <w:t xml:space="preserve">期：          </w:t>
            </w:r>
          </w:p>
        </w:tc>
      </w:tr>
    </w:tbl>
    <w:p w14:paraId="20EA90A3">
      <w:pPr>
        <w:pStyle w:val="4"/>
        <w:ind w:firstLine="241"/>
        <w:rPr>
          <w:color w:val="auto"/>
          <w:highlight w:val="none"/>
          <w:lang w:eastAsia="zh-CN"/>
        </w:rPr>
      </w:pPr>
      <w:bookmarkStart w:id="1200" w:name="_Toc5143"/>
      <w:bookmarkStart w:id="1201" w:name="_Toc827"/>
      <w:bookmarkStart w:id="1202" w:name="_Toc31316"/>
      <w:bookmarkStart w:id="1203" w:name="_Toc17836"/>
      <w:bookmarkStart w:id="1204" w:name="_Toc6675"/>
      <w:bookmarkStart w:id="1205" w:name="_Toc19102"/>
      <w:bookmarkStart w:id="1206" w:name="_Toc192580221"/>
      <w:bookmarkStart w:id="1207" w:name="_Toc25303"/>
      <w:bookmarkStart w:id="1208" w:name="_Toc28885"/>
      <w:bookmarkStart w:id="1209" w:name="_Toc4612"/>
      <w:bookmarkStart w:id="1210" w:name="_Toc12687"/>
      <w:bookmarkStart w:id="1211" w:name="_Toc19042"/>
      <w:bookmarkStart w:id="1212" w:name="_Toc10619"/>
      <w:bookmarkStart w:id="1213" w:name="_Toc30228"/>
      <w:bookmarkStart w:id="1214" w:name="_Toc2516"/>
      <w:bookmarkStart w:id="1215" w:name="_Toc20493"/>
      <w:bookmarkStart w:id="1216" w:name="_Toc4985"/>
      <w:bookmarkStart w:id="1217" w:name="_Toc10730"/>
      <w:bookmarkStart w:id="1218" w:name="_Toc5535"/>
      <w:r>
        <w:rPr>
          <w:rFonts w:hint="eastAsia"/>
          <w:color w:val="auto"/>
          <w:highlight w:val="none"/>
          <w:lang w:eastAsia="zh-CN"/>
        </w:rPr>
        <w:t>表2.3-</w:t>
      </w:r>
      <w:r>
        <w:rPr>
          <w:rFonts w:hint="eastAsia"/>
          <w:color w:val="auto"/>
          <w:highlight w:val="none"/>
          <w:lang w:val="en-US" w:eastAsia="zh-CN"/>
        </w:rPr>
        <w:t>3</w:t>
      </w:r>
      <w:r>
        <w:rPr>
          <w:rFonts w:hint="eastAsia"/>
          <w:color w:val="auto"/>
          <w:highlight w:val="none"/>
          <w:lang w:eastAsia="zh-CN"/>
        </w:rPr>
        <w:t xml:space="preserve"> 工程量清单及控制价审核报告</w:t>
      </w:r>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p>
    <w:p w14:paraId="0B9B9C1B">
      <w:pPr>
        <w:numPr>
          <w:ilvl w:val="255"/>
          <w:numId w:val="0"/>
        </w:numPr>
        <w:snapToGrid/>
        <w:ind w:left="488"/>
        <w:jc w:val="both"/>
        <w:rPr>
          <w:rFonts w:ascii="宋体" w:hAnsi="宋体" w:cs="宋体"/>
          <w:color w:val="auto"/>
          <w:spacing w:val="9"/>
          <w:highlight w:val="none"/>
          <w:lang w:eastAsia="zh-CN"/>
        </w:rPr>
      </w:pPr>
    </w:p>
    <w:p w14:paraId="1D2C6678">
      <w:pPr>
        <w:pStyle w:val="37"/>
        <w:jc w:val="center"/>
        <w:rPr>
          <w:rFonts w:cs="方正小标宋简体" w:asciiTheme="minorEastAsia" w:hAnsiTheme="minorEastAsia" w:eastAsiaTheme="minorEastAsia"/>
          <w:b/>
          <w:bCs/>
          <w:color w:val="auto"/>
          <w:sz w:val="36"/>
          <w:szCs w:val="36"/>
          <w:highlight w:val="none"/>
          <w:lang w:eastAsia="zh-CN"/>
        </w:rPr>
      </w:pPr>
      <w:r>
        <w:rPr>
          <w:rFonts w:cs="方正小标宋简体" w:asciiTheme="minorEastAsia" w:hAnsiTheme="minorEastAsia" w:eastAsiaTheme="minorEastAsia"/>
          <w:b/>
          <w:bCs/>
          <w:color w:val="auto"/>
          <w:sz w:val="36"/>
          <w:szCs w:val="36"/>
          <w:highlight w:val="none"/>
          <w:lang w:eastAsia="zh-CN"/>
        </w:rPr>
        <w:t>****工程</w:t>
      </w:r>
      <w:r>
        <w:rPr>
          <w:rFonts w:hint="eastAsia" w:cs="方正小标宋简体" w:asciiTheme="minorEastAsia" w:hAnsiTheme="minorEastAsia" w:eastAsiaTheme="minorEastAsia"/>
          <w:b/>
          <w:bCs/>
          <w:color w:val="auto"/>
          <w:sz w:val="36"/>
          <w:szCs w:val="36"/>
          <w:highlight w:val="none"/>
          <w:lang w:eastAsia="zh-CN"/>
        </w:rPr>
        <w:t>工程量清单及控制价审核报告</w:t>
      </w:r>
    </w:p>
    <w:p w14:paraId="19E75573">
      <w:pPr>
        <w:widowControl w:val="0"/>
        <w:numPr>
          <w:ilvl w:val="255"/>
          <w:numId w:val="0"/>
        </w:numPr>
        <w:snapToGrid/>
        <w:spacing w:line="240" w:lineRule="auto"/>
        <w:jc w:val="both"/>
        <w:rPr>
          <w:rFonts w:ascii="仿宋_GB2312" w:hAnsi="仿宋_GB2312" w:eastAsia="仿宋_GB2312" w:cs="仿宋_GB2312"/>
          <w:color w:val="auto"/>
          <w:sz w:val="30"/>
          <w:szCs w:val="30"/>
          <w:highlight w:val="none"/>
          <w:lang w:eastAsia="zh-CN"/>
        </w:rPr>
      </w:pPr>
    </w:p>
    <w:p w14:paraId="6A798FD4">
      <w:pPr>
        <w:numPr>
          <w:ilvl w:val="0"/>
          <w:numId w:val="51"/>
        </w:numPr>
        <w:ind w:firstLine="480"/>
        <w:rPr>
          <w:color w:val="auto"/>
          <w:highlight w:val="none"/>
          <w:lang w:eastAsia="zh-CN"/>
        </w:rPr>
      </w:pPr>
      <w:r>
        <w:rPr>
          <w:rFonts w:hint="eastAsia"/>
          <w:color w:val="auto"/>
          <w:highlight w:val="none"/>
          <w:lang w:eastAsia="zh-CN"/>
        </w:rPr>
        <w:t>工程量清单审核要点</w:t>
      </w:r>
    </w:p>
    <w:p w14:paraId="3EF0D4DE">
      <w:pPr>
        <w:numPr>
          <w:ilvl w:val="1"/>
          <w:numId w:val="51"/>
        </w:numPr>
        <w:ind w:firstLine="480"/>
        <w:rPr>
          <w:color w:val="auto"/>
          <w:highlight w:val="none"/>
          <w:lang w:eastAsia="zh-CN"/>
        </w:rPr>
      </w:pPr>
      <w:r>
        <w:rPr>
          <w:rFonts w:hint="eastAsia"/>
          <w:color w:val="auto"/>
          <w:highlight w:val="none"/>
          <w:lang w:eastAsia="zh-CN"/>
        </w:rPr>
        <w:t>完整性核查</w:t>
      </w:r>
    </w:p>
    <w:p w14:paraId="10EAE8D3">
      <w:pPr>
        <w:numPr>
          <w:ilvl w:val="2"/>
          <w:numId w:val="51"/>
        </w:numPr>
        <w:ind w:firstLine="480"/>
        <w:rPr>
          <w:color w:val="auto"/>
          <w:highlight w:val="none"/>
          <w:lang w:eastAsia="zh-CN"/>
        </w:rPr>
      </w:pPr>
      <w:r>
        <w:rPr>
          <w:rFonts w:hint="eastAsia"/>
          <w:color w:val="auto"/>
          <w:highlight w:val="none"/>
          <w:lang w:eastAsia="zh-CN"/>
        </w:rPr>
        <w:t>招标文件、设计图纸、技术规范、地勘报告等编制依据文件的完整性与合规性，确保基础资料满足清单编制要求；</w:t>
      </w:r>
    </w:p>
    <w:p w14:paraId="32268EBE">
      <w:pPr>
        <w:numPr>
          <w:ilvl w:val="2"/>
          <w:numId w:val="51"/>
        </w:numPr>
        <w:ind w:firstLine="480"/>
        <w:rPr>
          <w:color w:val="auto"/>
          <w:highlight w:val="none"/>
          <w:lang w:eastAsia="zh-CN"/>
        </w:rPr>
      </w:pPr>
      <w:r>
        <w:rPr>
          <w:rFonts w:hint="eastAsia"/>
          <w:color w:val="auto"/>
          <w:highlight w:val="none"/>
          <w:lang w:eastAsia="zh-CN"/>
        </w:rPr>
        <w:t>重点审核编制范围、界面划分、工程量、项目清单描述及对造价有重大影响的子目是否与招标文件及设计图纸一致，是否存在漏项、措施项目是否完整；</w:t>
      </w:r>
    </w:p>
    <w:p w14:paraId="260D9A95">
      <w:pPr>
        <w:numPr>
          <w:ilvl w:val="2"/>
          <w:numId w:val="51"/>
        </w:numPr>
        <w:ind w:firstLine="480"/>
        <w:rPr>
          <w:color w:val="auto"/>
          <w:highlight w:val="none"/>
          <w:lang w:eastAsia="zh-CN"/>
        </w:rPr>
      </w:pPr>
      <w:r>
        <w:rPr>
          <w:rFonts w:hint="eastAsia"/>
          <w:color w:val="auto"/>
          <w:highlight w:val="none"/>
          <w:lang w:eastAsia="zh-CN"/>
        </w:rPr>
        <w:t>作为编制依据的设计单位回复工程量清单控制价答疑是否是书面的，完整的。</w:t>
      </w:r>
    </w:p>
    <w:p w14:paraId="3BA9982F">
      <w:pPr>
        <w:numPr>
          <w:ilvl w:val="1"/>
          <w:numId w:val="51"/>
        </w:numPr>
        <w:ind w:firstLine="480"/>
        <w:rPr>
          <w:color w:val="auto"/>
          <w:highlight w:val="none"/>
          <w:lang w:eastAsia="zh-CN"/>
        </w:rPr>
      </w:pPr>
      <w:r>
        <w:rPr>
          <w:rFonts w:hint="eastAsia"/>
          <w:color w:val="auto"/>
          <w:highlight w:val="none"/>
          <w:lang w:eastAsia="zh-CN"/>
        </w:rPr>
        <w:t>项目特征描述</w:t>
      </w:r>
    </w:p>
    <w:p w14:paraId="00001AB9">
      <w:pPr>
        <w:numPr>
          <w:ilvl w:val="2"/>
          <w:numId w:val="51"/>
        </w:numPr>
        <w:ind w:firstLine="480"/>
        <w:rPr>
          <w:color w:val="auto"/>
          <w:highlight w:val="none"/>
          <w:lang w:eastAsia="zh-CN"/>
        </w:rPr>
      </w:pPr>
      <w:r>
        <w:rPr>
          <w:rFonts w:hint="eastAsia"/>
          <w:color w:val="auto"/>
          <w:highlight w:val="none"/>
          <w:lang w:eastAsia="zh-CN"/>
        </w:rPr>
        <w:t>审核清单描述的准确性，是否存在漏项；</w:t>
      </w:r>
    </w:p>
    <w:p w14:paraId="37A231FA">
      <w:pPr>
        <w:numPr>
          <w:ilvl w:val="2"/>
          <w:numId w:val="51"/>
        </w:numPr>
        <w:ind w:firstLine="480"/>
        <w:rPr>
          <w:color w:val="auto"/>
          <w:highlight w:val="none"/>
          <w:lang w:eastAsia="zh-CN"/>
        </w:rPr>
      </w:pPr>
      <w:r>
        <w:rPr>
          <w:rFonts w:hint="eastAsia"/>
          <w:color w:val="auto"/>
          <w:highlight w:val="none"/>
          <w:lang w:eastAsia="zh-CN"/>
        </w:rPr>
        <w:t>比对清单项目与招标文件技术条款的符合性；复核材料设备技术参数（品牌、规格、型号）与招标要求的对应关系；检查项目特征描述的完整性与界面划分的清晰度。</w:t>
      </w:r>
    </w:p>
    <w:p w14:paraId="39BDE876">
      <w:pPr>
        <w:numPr>
          <w:ilvl w:val="1"/>
          <w:numId w:val="51"/>
        </w:numPr>
        <w:ind w:firstLine="480"/>
        <w:rPr>
          <w:color w:val="auto"/>
          <w:highlight w:val="none"/>
          <w:lang w:eastAsia="zh-CN"/>
        </w:rPr>
      </w:pPr>
      <w:r>
        <w:rPr>
          <w:rFonts w:hint="eastAsia"/>
          <w:color w:val="auto"/>
          <w:highlight w:val="none"/>
          <w:lang w:eastAsia="zh-CN"/>
        </w:rPr>
        <w:t>工程量准确性</w:t>
      </w:r>
    </w:p>
    <w:p w14:paraId="706C6287">
      <w:pPr>
        <w:numPr>
          <w:ilvl w:val="2"/>
          <w:numId w:val="51"/>
        </w:numPr>
        <w:ind w:firstLine="480"/>
        <w:rPr>
          <w:color w:val="auto"/>
          <w:highlight w:val="none"/>
          <w:lang w:eastAsia="zh-CN"/>
        </w:rPr>
      </w:pPr>
      <w:r>
        <w:rPr>
          <w:rFonts w:hint="eastAsia"/>
          <w:color w:val="auto"/>
          <w:highlight w:val="none"/>
          <w:lang w:eastAsia="zh-CN"/>
        </w:rPr>
        <w:t>对工程量清单进行逐一复核，确保计算的准确性和完整性；</w:t>
      </w:r>
    </w:p>
    <w:p w14:paraId="7F4C5F0E">
      <w:pPr>
        <w:numPr>
          <w:ilvl w:val="2"/>
          <w:numId w:val="51"/>
        </w:numPr>
        <w:ind w:firstLine="480"/>
        <w:rPr>
          <w:color w:val="auto"/>
          <w:highlight w:val="none"/>
          <w:lang w:eastAsia="zh-CN"/>
        </w:rPr>
      </w:pPr>
      <w:r>
        <w:rPr>
          <w:rFonts w:hint="eastAsia"/>
          <w:color w:val="auto"/>
          <w:highlight w:val="none"/>
          <w:lang w:eastAsia="zh-CN"/>
        </w:rPr>
        <w:t>检查算量软件三维建模核验土建工程量；抽查安装工程管线综合排布与设备布置的合理性；针对深基坑支护、高大模板等危大工程进行专项验算。</w:t>
      </w:r>
    </w:p>
    <w:p w14:paraId="487469FC">
      <w:pPr>
        <w:numPr>
          <w:ilvl w:val="1"/>
          <w:numId w:val="51"/>
        </w:numPr>
        <w:ind w:firstLine="480"/>
        <w:rPr>
          <w:color w:val="auto"/>
          <w:highlight w:val="none"/>
          <w:lang w:eastAsia="zh-CN"/>
        </w:rPr>
      </w:pPr>
      <w:r>
        <w:rPr>
          <w:rFonts w:hint="eastAsia"/>
          <w:color w:val="auto"/>
          <w:highlight w:val="none"/>
          <w:lang w:eastAsia="zh-CN"/>
        </w:rPr>
        <w:t>清单规范性</w:t>
      </w:r>
    </w:p>
    <w:p w14:paraId="556E8D12">
      <w:pPr>
        <w:numPr>
          <w:ilvl w:val="2"/>
          <w:numId w:val="51"/>
        </w:numPr>
        <w:ind w:firstLine="480"/>
        <w:rPr>
          <w:color w:val="auto"/>
          <w:highlight w:val="none"/>
          <w:lang w:eastAsia="zh-CN"/>
        </w:rPr>
      </w:pPr>
      <w:r>
        <w:rPr>
          <w:rFonts w:hint="eastAsia"/>
          <w:color w:val="auto"/>
          <w:highlight w:val="none"/>
          <w:lang w:eastAsia="zh-CN"/>
        </w:rPr>
        <w:t>材料、主要设备的型号、规格、档次等是否与招标文件一致；</w:t>
      </w:r>
    </w:p>
    <w:p w14:paraId="7194FAF8">
      <w:pPr>
        <w:numPr>
          <w:ilvl w:val="2"/>
          <w:numId w:val="51"/>
        </w:numPr>
        <w:ind w:firstLine="480"/>
        <w:rPr>
          <w:color w:val="auto"/>
          <w:highlight w:val="none"/>
          <w:lang w:eastAsia="zh-CN"/>
        </w:rPr>
      </w:pPr>
      <w:r>
        <w:rPr>
          <w:rFonts w:hint="eastAsia"/>
          <w:color w:val="auto"/>
          <w:highlight w:val="none"/>
          <w:lang w:eastAsia="zh-CN"/>
        </w:rPr>
        <w:t>清单专业划分、项目特征、工作内容是否清晰、完整，界面是否清晰。</w:t>
      </w:r>
    </w:p>
    <w:p w14:paraId="09C4FAFC">
      <w:pPr>
        <w:numPr>
          <w:ilvl w:val="0"/>
          <w:numId w:val="51"/>
        </w:numPr>
        <w:ind w:firstLine="480"/>
        <w:rPr>
          <w:color w:val="auto"/>
          <w:highlight w:val="none"/>
          <w:lang w:eastAsia="zh-CN"/>
        </w:rPr>
      </w:pPr>
      <w:r>
        <w:rPr>
          <w:rFonts w:hint="eastAsia"/>
          <w:color w:val="auto"/>
          <w:highlight w:val="none"/>
          <w:lang w:eastAsia="zh-CN"/>
        </w:rPr>
        <w:t>招标控制价审核要点</w:t>
      </w:r>
    </w:p>
    <w:p w14:paraId="10D22B1F">
      <w:pPr>
        <w:numPr>
          <w:ilvl w:val="1"/>
          <w:numId w:val="51"/>
        </w:numPr>
        <w:ind w:firstLine="480"/>
        <w:rPr>
          <w:color w:val="auto"/>
          <w:highlight w:val="none"/>
          <w:lang w:eastAsia="zh-CN"/>
        </w:rPr>
      </w:pPr>
      <w:r>
        <w:rPr>
          <w:rFonts w:hint="eastAsia"/>
          <w:color w:val="auto"/>
          <w:highlight w:val="none"/>
          <w:lang w:eastAsia="zh-CN"/>
        </w:rPr>
        <w:t>合规性审查</w:t>
      </w:r>
    </w:p>
    <w:p w14:paraId="60081A49">
      <w:pPr>
        <w:numPr>
          <w:ilvl w:val="0"/>
          <w:numId w:val="0"/>
        </w:numPr>
        <w:ind w:left="0" w:firstLine="480" w:firstLineChars="200"/>
        <w:rPr>
          <w:color w:val="auto"/>
          <w:highlight w:val="none"/>
          <w:lang w:eastAsia="zh-CN"/>
        </w:rPr>
      </w:pPr>
      <w:r>
        <w:rPr>
          <w:rFonts w:hint="eastAsia"/>
          <w:color w:val="auto"/>
          <w:highlight w:val="none"/>
          <w:lang w:eastAsia="zh-CN"/>
        </w:rPr>
        <w:t>包括计价规范依据、政策文件符合性、费用构成是否合规。</w:t>
      </w:r>
    </w:p>
    <w:p w14:paraId="4CF7599A">
      <w:pPr>
        <w:numPr>
          <w:ilvl w:val="1"/>
          <w:numId w:val="51"/>
        </w:numPr>
        <w:ind w:firstLine="480"/>
        <w:rPr>
          <w:color w:val="auto"/>
          <w:highlight w:val="none"/>
          <w:lang w:eastAsia="zh-CN"/>
        </w:rPr>
      </w:pPr>
      <w:r>
        <w:rPr>
          <w:rFonts w:hint="eastAsia"/>
          <w:color w:val="auto"/>
          <w:highlight w:val="none"/>
          <w:lang w:eastAsia="zh-CN"/>
        </w:rPr>
        <w:t>价格合理性</w:t>
      </w:r>
    </w:p>
    <w:p w14:paraId="56E3E5F9">
      <w:pPr>
        <w:numPr>
          <w:ilvl w:val="2"/>
          <w:numId w:val="52"/>
        </w:numPr>
        <w:ind w:firstLine="480"/>
        <w:rPr>
          <w:color w:val="auto"/>
          <w:highlight w:val="none"/>
          <w:lang w:eastAsia="zh-CN"/>
        </w:rPr>
      </w:pPr>
      <w:r>
        <w:rPr>
          <w:rFonts w:hint="eastAsia"/>
          <w:color w:val="auto"/>
          <w:highlight w:val="none"/>
          <w:lang w:eastAsia="zh-CN"/>
        </w:rPr>
        <w:t>采用的信息价、市场价是否与招标文件一致，符合市场行情；</w:t>
      </w:r>
    </w:p>
    <w:p w14:paraId="0BABA832">
      <w:pPr>
        <w:numPr>
          <w:ilvl w:val="2"/>
          <w:numId w:val="52"/>
        </w:numPr>
        <w:ind w:firstLine="480"/>
        <w:rPr>
          <w:color w:val="auto"/>
          <w:highlight w:val="none"/>
          <w:lang w:eastAsia="zh-CN"/>
        </w:rPr>
      </w:pPr>
      <w:r>
        <w:rPr>
          <w:rFonts w:hint="eastAsia"/>
          <w:color w:val="auto"/>
          <w:highlight w:val="none"/>
          <w:lang w:eastAsia="zh-CN"/>
        </w:rPr>
        <w:t>选取的材料、设备价格是否与设计文件规格一致；</w:t>
      </w:r>
    </w:p>
    <w:p w14:paraId="74E08103">
      <w:pPr>
        <w:numPr>
          <w:ilvl w:val="2"/>
          <w:numId w:val="52"/>
        </w:numPr>
        <w:ind w:firstLine="480"/>
        <w:rPr>
          <w:color w:val="auto"/>
          <w:highlight w:val="none"/>
          <w:lang w:eastAsia="zh-CN"/>
        </w:rPr>
      </w:pPr>
      <w:r>
        <w:rPr>
          <w:rFonts w:hint="eastAsia"/>
          <w:color w:val="auto"/>
          <w:highlight w:val="none"/>
          <w:lang w:eastAsia="zh-CN"/>
        </w:rPr>
        <w:t>审查材料、人工等含量的合理性；</w:t>
      </w:r>
    </w:p>
    <w:p w14:paraId="63BDF8DA">
      <w:pPr>
        <w:numPr>
          <w:ilvl w:val="2"/>
          <w:numId w:val="52"/>
        </w:numPr>
        <w:ind w:firstLine="480"/>
        <w:rPr>
          <w:color w:val="auto"/>
          <w:highlight w:val="none"/>
          <w:lang w:eastAsia="zh-CN"/>
        </w:rPr>
      </w:pPr>
      <w:r>
        <w:rPr>
          <w:rFonts w:hint="eastAsia"/>
          <w:color w:val="auto"/>
          <w:highlight w:val="none"/>
          <w:lang w:eastAsia="zh-CN"/>
        </w:rPr>
        <w:t>措施项目。审查施工组织方案与措施项目的逻辑关联；验证垂直运输、降水排水等专项措施的经济合理性；</w:t>
      </w:r>
    </w:p>
    <w:p w14:paraId="399624AA">
      <w:pPr>
        <w:numPr>
          <w:ilvl w:val="2"/>
          <w:numId w:val="52"/>
        </w:numPr>
        <w:ind w:firstLine="480"/>
        <w:rPr>
          <w:color w:val="auto"/>
          <w:highlight w:val="none"/>
          <w:lang w:eastAsia="zh-CN"/>
        </w:rPr>
      </w:pPr>
      <w:r>
        <w:rPr>
          <w:rFonts w:hint="eastAsia"/>
          <w:color w:val="auto"/>
          <w:highlight w:val="none"/>
          <w:lang w:eastAsia="zh-CN"/>
        </w:rPr>
        <w:t>暂列项目。审核暂列金额设置比例是否符合行业标准；验证专业工程暂估价与设计深度的匹配性；检查材料暂估价的品牌档次与招标要求的对应关系。</w:t>
      </w:r>
    </w:p>
    <w:p w14:paraId="5A30F6B6">
      <w:pPr>
        <w:numPr>
          <w:ilvl w:val="1"/>
          <w:numId w:val="53"/>
        </w:numPr>
        <w:ind w:firstLine="420" w:firstLineChars="0"/>
        <w:rPr>
          <w:color w:val="auto"/>
          <w:highlight w:val="none"/>
          <w:lang w:eastAsia="zh-CN"/>
        </w:rPr>
      </w:pPr>
      <w:r>
        <w:rPr>
          <w:rFonts w:hint="eastAsia"/>
          <w:color w:val="auto"/>
          <w:highlight w:val="none"/>
          <w:lang w:eastAsia="zh-CN"/>
        </w:rPr>
        <w:t>风险控制</w:t>
      </w:r>
    </w:p>
    <w:p w14:paraId="4022CDD2">
      <w:pPr>
        <w:numPr>
          <w:ilvl w:val="0"/>
          <w:numId w:val="0"/>
        </w:numPr>
        <w:ind w:left="480" w:firstLine="0" w:firstLineChars="0"/>
        <w:rPr>
          <w:color w:val="auto"/>
          <w:highlight w:val="none"/>
          <w:lang w:eastAsia="zh-CN"/>
        </w:rPr>
      </w:pPr>
      <w:r>
        <w:rPr>
          <w:rFonts w:hint="eastAsia"/>
          <w:color w:val="auto"/>
          <w:highlight w:val="none"/>
          <w:lang w:eastAsia="zh-CN"/>
        </w:rPr>
        <w:t>与概算对比分析，评估项目是否存在高估或低估，可能存在的风险点。</w:t>
      </w:r>
    </w:p>
    <w:p w14:paraId="5DD16508">
      <w:pPr>
        <w:numPr>
          <w:ilvl w:val="1"/>
          <w:numId w:val="53"/>
        </w:numPr>
        <w:ind w:firstLine="480"/>
        <w:rPr>
          <w:color w:val="auto"/>
          <w:highlight w:val="none"/>
          <w:lang w:eastAsia="zh-CN"/>
        </w:rPr>
      </w:pPr>
      <w:r>
        <w:rPr>
          <w:rFonts w:hint="eastAsia"/>
          <w:color w:val="auto"/>
          <w:highlight w:val="none"/>
          <w:lang w:eastAsia="zh-CN"/>
        </w:rPr>
        <w:t>指标对比</w:t>
      </w:r>
    </w:p>
    <w:p w14:paraId="260E8A9C">
      <w:pPr>
        <w:numPr>
          <w:ilvl w:val="0"/>
          <w:numId w:val="0"/>
        </w:numPr>
        <w:ind w:left="0" w:firstLine="480" w:firstLineChars="200"/>
        <w:rPr>
          <w:color w:val="auto"/>
          <w:highlight w:val="none"/>
          <w:lang w:eastAsia="zh-CN"/>
        </w:rPr>
      </w:pPr>
      <w:r>
        <w:rPr>
          <w:rFonts w:hint="eastAsia"/>
          <w:color w:val="auto"/>
          <w:highlight w:val="none"/>
          <w:lang w:eastAsia="zh-CN"/>
        </w:rPr>
        <w:t>核查控制价各专业、费用指标是否合理，与批复的设计概算指标进行对比、分析，是否合理控制在批复概算范围内。</w:t>
      </w:r>
    </w:p>
    <w:p w14:paraId="6AB0DDAC">
      <w:pPr>
        <w:numPr>
          <w:ilvl w:val="0"/>
          <w:numId w:val="51"/>
        </w:numPr>
        <w:ind w:firstLine="480"/>
        <w:rPr>
          <w:color w:val="auto"/>
          <w:highlight w:val="none"/>
          <w:lang w:eastAsia="zh-CN"/>
        </w:rPr>
      </w:pPr>
      <w:r>
        <w:rPr>
          <w:rFonts w:hint="eastAsia"/>
          <w:color w:val="auto"/>
          <w:highlight w:val="none"/>
          <w:lang w:eastAsia="zh-CN"/>
        </w:rPr>
        <w:t>结论及建议</w:t>
      </w:r>
    </w:p>
    <w:p w14:paraId="2387FE71">
      <w:pPr>
        <w:numPr>
          <w:ilvl w:val="2"/>
          <w:numId w:val="53"/>
        </w:numPr>
        <w:ind w:firstLine="480"/>
        <w:rPr>
          <w:color w:val="auto"/>
          <w:highlight w:val="none"/>
          <w:lang w:eastAsia="zh-CN"/>
        </w:rPr>
      </w:pPr>
      <w:r>
        <w:rPr>
          <w:rFonts w:hint="eastAsia"/>
          <w:color w:val="auto"/>
          <w:highlight w:val="none"/>
          <w:lang w:eastAsia="zh-CN"/>
        </w:rPr>
        <w:t>根据审核意见列出清单及控制价审核前后对比及差异原因；</w:t>
      </w:r>
    </w:p>
    <w:p w14:paraId="79FD854A">
      <w:pPr>
        <w:numPr>
          <w:ilvl w:val="2"/>
          <w:numId w:val="53"/>
        </w:numPr>
        <w:ind w:firstLine="480"/>
        <w:rPr>
          <w:color w:val="auto"/>
          <w:highlight w:val="none"/>
          <w:lang w:eastAsia="zh-CN"/>
        </w:rPr>
      </w:pPr>
      <w:r>
        <w:rPr>
          <w:rFonts w:hint="eastAsia"/>
          <w:color w:val="auto"/>
          <w:highlight w:val="none"/>
          <w:lang w:eastAsia="zh-CN"/>
        </w:rPr>
        <w:t>提出针对性的改进建议或调整方案，如修正工程量、调整价格等；</w:t>
      </w:r>
    </w:p>
    <w:p w14:paraId="47A54BA9">
      <w:pPr>
        <w:numPr>
          <w:ilvl w:val="2"/>
          <w:numId w:val="53"/>
        </w:numPr>
        <w:ind w:firstLine="480"/>
        <w:rPr>
          <w:color w:val="auto"/>
          <w:highlight w:val="none"/>
          <w:lang w:eastAsia="zh-CN"/>
        </w:rPr>
      </w:pPr>
      <w:r>
        <w:rPr>
          <w:rFonts w:hint="eastAsia"/>
          <w:color w:val="auto"/>
          <w:highlight w:val="none"/>
          <w:lang w:eastAsia="zh-CN"/>
        </w:rPr>
        <w:t>工程量清单控制价指标是否合理控制在概算批复限额内，是否有相关的调整意见。</w:t>
      </w:r>
    </w:p>
    <w:p w14:paraId="6E66C8E3">
      <w:pPr>
        <w:pStyle w:val="40"/>
        <w:widowControl w:val="0"/>
        <w:tabs>
          <w:tab w:val="left" w:pos="1159"/>
        </w:tabs>
        <w:kinsoku/>
        <w:autoSpaceDE/>
        <w:autoSpaceDN/>
        <w:spacing w:before="0" w:line="240" w:lineRule="auto"/>
        <w:ind w:left="0" w:firstLine="532"/>
        <w:textAlignment w:val="auto"/>
        <w:rPr>
          <w:rFonts w:ascii="方正仿宋_GB2312" w:hAnsi="方正仿宋_GB2312" w:eastAsia="方正仿宋_GB2312" w:cs="方正仿宋_GB2312"/>
          <w:color w:val="auto"/>
          <w:w w:val="95"/>
          <w:sz w:val="28"/>
          <w:szCs w:val="28"/>
          <w:highlight w:val="none"/>
          <w:lang w:eastAsia="zh-CN"/>
        </w:rPr>
      </w:pPr>
    </w:p>
    <w:p w14:paraId="76722FEE">
      <w:pPr>
        <w:pStyle w:val="40"/>
        <w:widowControl w:val="0"/>
        <w:tabs>
          <w:tab w:val="left" w:pos="1159"/>
        </w:tabs>
        <w:kinsoku/>
        <w:autoSpaceDE/>
        <w:autoSpaceDN/>
        <w:spacing w:before="0" w:line="240" w:lineRule="auto"/>
        <w:ind w:left="0" w:firstLine="532"/>
        <w:textAlignment w:val="auto"/>
        <w:rPr>
          <w:rFonts w:ascii="方正仿宋_GB2312" w:hAnsi="方正仿宋_GB2312" w:eastAsia="方正仿宋_GB2312" w:cs="方正仿宋_GB2312"/>
          <w:color w:val="auto"/>
          <w:w w:val="95"/>
          <w:sz w:val="28"/>
          <w:szCs w:val="28"/>
          <w:highlight w:val="none"/>
          <w:lang w:eastAsia="zh-CN"/>
        </w:rPr>
      </w:pPr>
    </w:p>
    <w:p w14:paraId="2DFDBD49">
      <w:pPr>
        <w:pStyle w:val="5"/>
        <w:autoSpaceDE/>
        <w:autoSpaceDN/>
        <w:ind w:firstLine="0" w:firstLineChars="0"/>
        <w:rPr>
          <w:color w:val="auto"/>
          <w:sz w:val="24"/>
          <w:szCs w:val="24"/>
          <w:highlight w:val="none"/>
          <w:lang w:eastAsia="zh-CN"/>
        </w:rPr>
      </w:pPr>
    </w:p>
    <w:p w14:paraId="2D0F5F04">
      <w:pPr>
        <w:ind w:firstLine="480"/>
        <w:rPr>
          <w:color w:val="auto"/>
          <w:highlight w:val="none"/>
          <w:lang w:eastAsia="zh-CN"/>
        </w:rPr>
      </w:pPr>
      <w:r>
        <w:rPr>
          <w:rFonts w:hint="eastAsia"/>
          <w:color w:val="auto"/>
          <w:highlight w:val="none"/>
          <w:lang w:eastAsia="zh-CN"/>
        </w:rPr>
        <w:t>附件</w:t>
      </w:r>
    </w:p>
    <w:p w14:paraId="2623B261">
      <w:pPr>
        <w:ind w:firstLine="480"/>
        <w:rPr>
          <w:color w:val="auto"/>
          <w:highlight w:val="none"/>
          <w:lang w:eastAsia="zh-CN"/>
        </w:rPr>
      </w:pPr>
      <w:r>
        <w:rPr>
          <w:rFonts w:hint="eastAsia"/>
          <w:color w:val="auto"/>
          <w:highlight w:val="none"/>
          <w:lang w:eastAsia="zh-CN"/>
        </w:rPr>
        <w:t>1.工程量清单复核表：附上工程量清单复核的详细表格；</w:t>
      </w:r>
    </w:p>
    <w:p w14:paraId="4B003670">
      <w:pPr>
        <w:ind w:firstLine="480"/>
        <w:rPr>
          <w:color w:val="auto"/>
          <w:highlight w:val="none"/>
          <w:lang w:eastAsia="zh-CN"/>
        </w:rPr>
      </w:pPr>
      <w:r>
        <w:rPr>
          <w:rFonts w:hint="eastAsia"/>
          <w:color w:val="auto"/>
          <w:highlight w:val="none"/>
          <w:lang w:eastAsia="zh-CN"/>
        </w:rPr>
        <w:t>2.价格审查对比表：附上价格审查的对比表格，包括市场价、报审价、审核价等；</w:t>
      </w:r>
    </w:p>
    <w:p w14:paraId="69ECCD42">
      <w:pPr>
        <w:ind w:firstLine="480"/>
        <w:rPr>
          <w:color w:val="auto"/>
          <w:highlight w:val="none"/>
          <w:lang w:eastAsia="zh-CN"/>
        </w:rPr>
      </w:pPr>
      <w:r>
        <w:rPr>
          <w:rFonts w:hint="eastAsia"/>
          <w:color w:val="auto"/>
          <w:highlight w:val="none"/>
          <w:lang w:eastAsia="zh-CN"/>
        </w:rPr>
        <w:t>3.其他相关文件：如有其他需要附上的文件，如会议纪要、沟通记录等。</w:t>
      </w:r>
    </w:p>
    <w:p w14:paraId="5D077E78">
      <w:pPr>
        <w:pStyle w:val="40"/>
        <w:widowControl w:val="0"/>
        <w:tabs>
          <w:tab w:val="left" w:pos="1159"/>
        </w:tabs>
        <w:kinsoku/>
        <w:autoSpaceDE/>
        <w:autoSpaceDN/>
        <w:spacing w:before="0"/>
        <w:ind w:left="0" w:firstLine="4197" w:firstLineChars="1578"/>
        <w:textAlignment w:val="auto"/>
        <w:rPr>
          <w:rFonts w:ascii="方正仿宋_GB2312" w:hAnsi="方正仿宋_GB2312" w:eastAsia="方正仿宋_GB2312" w:cs="方正仿宋_GB2312"/>
          <w:color w:val="auto"/>
          <w:w w:val="95"/>
          <w:sz w:val="28"/>
          <w:szCs w:val="28"/>
          <w:highlight w:val="none"/>
          <w:lang w:eastAsia="zh-CN"/>
        </w:rPr>
      </w:pPr>
    </w:p>
    <w:p w14:paraId="11A61FCD">
      <w:pPr>
        <w:pStyle w:val="40"/>
        <w:widowControl w:val="0"/>
        <w:tabs>
          <w:tab w:val="left" w:pos="1159"/>
        </w:tabs>
        <w:kinsoku/>
        <w:autoSpaceDE/>
        <w:autoSpaceDN/>
        <w:spacing w:before="0"/>
        <w:ind w:left="0" w:firstLine="4197" w:firstLineChars="1578"/>
        <w:textAlignment w:val="auto"/>
        <w:rPr>
          <w:rFonts w:ascii="方正仿宋_GB2312" w:hAnsi="方正仿宋_GB2312" w:eastAsia="方正仿宋_GB2312" w:cs="方正仿宋_GB2312"/>
          <w:color w:val="auto"/>
          <w:w w:val="95"/>
          <w:sz w:val="28"/>
          <w:szCs w:val="28"/>
          <w:highlight w:val="none"/>
          <w:lang w:eastAsia="zh-CN"/>
        </w:rPr>
      </w:pPr>
    </w:p>
    <w:p w14:paraId="5C9C2FA1">
      <w:pPr>
        <w:ind w:firstLine="480"/>
        <w:jc w:val="right"/>
        <w:rPr>
          <w:color w:val="auto"/>
          <w:highlight w:val="none"/>
          <w:lang w:eastAsia="zh-CN"/>
        </w:rPr>
      </w:pPr>
      <w:r>
        <w:rPr>
          <w:rFonts w:hint="eastAsia"/>
          <w:color w:val="auto"/>
          <w:highlight w:val="none"/>
          <w:lang w:eastAsia="zh-CN"/>
        </w:rPr>
        <w:t>审核单位：加盖公章</w:t>
      </w:r>
    </w:p>
    <w:p w14:paraId="00EBD34E">
      <w:pPr>
        <w:ind w:firstLine="480"/>
        <w:jc w:val="right"/>
        <w:rPr>
          <w:color w:val="auto"/>
          <w:highlight w:val="none"/>
          <w:lang w:eastAsia="zh-CN"/>
        </w:rPr>
      </w:pPr>
      <w:r>
        <w:rPr>
          <w:rFonts w:hint="eastAsia"/>
          <w:color w:val="auto"/>
          <w:highlight w:val="none"/>
          <w:lang w:eastAsia="zh-CN"/>
        </w:rPr>
        <w:t>审核人员：审核人员姓名及资质信息</w:t>
      </w:r>
    </w:p>
    <w:p w14:paraId="7D12AC58">
      <w:pPr>
        <w:ind w:firstLine="480"/>
        <w:jc w:val="right"/>
        <w:rPr>
          <w:color w:val="auto"/>
          <w:highlight w:val="none"/>
          <w:lang w:eastAsia="zh-CN"/>
        </w:rPr>
      </w:pPr>
      <w:r>
        <w:rPr>
          <w:rFonts w:hint="eastAsia"/>
          <w:color w:val="auto"/>
          <w:highlight w:val="none"/>
          <w:lang w:eastAsia="zh-CN"/>
        </w:rPr>
        <w:t>联系方式：电话</w:t>
      </w:r>
    </w:p>
    <w:p w14:paraId="356C14DC">
      <w:pPr>
        <w:pStyle w:val="5"/>
        <w:tabs>
          <w:tab w:val="left" w:pos="1204"/>
          <w:tab w:val="left" w:pos="6254"/>
        </w:tabs>
        <w:spacing w:before="140" w:line="266" w:lineRule="auto"/>
        <w:ind w:left="338" w:right="193" w:firstLine="416"/>
        <w:rPr>
          <w:rFonts w:ascii="宋体" w:hAnsi="宋体" w:eastAsia="宋体" w:cs="宋体"/>
          <w:color w:val="auto"/>
          <w:w w:val="95"/>
          <w:sz w:val="22"/>
          <w:szCs w:val="22"/>
          <w:highlight w:val="none"/>
          <w:lang w:eastAsia="zh-CN"/>
        </w:rPr>
      </w:pPr>
    </w:p>
    <w:p w14:paraId="7CE59A18">
      <w:pPr>
        <w:numPr>
          <w:ilvl w:val="-1"/>
          <w:numId w:val="0"/>
        </w:numPr>
        <w:snapToGrid/>
        <w:ind w:left="0" w:firstLine="480"/>
        <w:jc w:val="left"/>
        <w:rPr>
          <w:rFonts w:ascii="宋体" w:hAnsi="宋体" w:cs="宋体"/>
          <w:color w:val="auto"/>
          <w:spacing w:val="9"/>
          <w:highlight w:val="none"/>
          <w:lang w:eastAsia="zh-CN"/>
        </w:rPr>
        <w:sectPr>
          <w:pgSz w:w="11906" w:h="16838"/>
          <w:pgMar w:top="1440" w:right="1080" w:bottom="1440" w:left="1080" w:header="0" w:footer="1010" w:gutter="0"/>
          <w:pgBorders>
            <w:top w:val="none" w:sz="0" w:space="0"/>
            <w:left w:val="none" w:sz="0" w:space="0"/>
            <w:bottom w:val="none" w:sz="0" w:space="0"/>
            <w:right w:val="none" w:sz="0" w:space="0"/>
          </w:pgBorders>
          <w:pgNumType w:fmt="decimal"/>
          <w:cols w:space="720" w:num="1"/>
        </w:sectPr>
      </w:pPr>
      <w:r>
        <w:rPr>
          <w:rFonts w:hint="eastAsia"/>
          <w:color w:val="auto"/>
          <w:highlight w:val="none"/>
          <w:lang w:eastAsia="zh-CN"/>
        </w:rPr>
        <w:t>请注意，此目录为招标控制价审核报告的基本框架，具体内容需根据实际项目情况进行补充。在编写报告时，应确保数据的准确性和完整性，并遵循相关法律法规和行业规范。</w:t>
      </w:r>
    </w:p>
    <w:p w14:paraId="27E7763A">
      <w:pPr>
        <w:pStyle w:val="4"/>
        <w:ind w:firstLine="0" w:firstLineChars="0"/>
        <w:rPr>
          <w:color w:val="auto"/>
          <w:highlight w:val="none"/>
          <w:lang w:eastAsia="zh-CN"/>
        </w:rPr>
      </w:pPr>
      <w:bookmarkStart w:id="1219" w:name="_Toc25858"/>
      <w:bookmarkStart w:id="1220" w:name="_Toc8150"/>
      <w:bookmarkStart w:id="1221" w:name="_Toc4609"/>
      <w:bookmarkStart w:id="1222" w:name="_Toc13607"/>
      <w:bookmarkStart w:id="1223" w:name="_Toc6841"/>
      <w:bookmarkStart w:id="1224" w:name="_Toc12851"/>
      <w:bookmarkStart w:id="1225" w:name="_Toc13988"/>
      <w:bookmarkStart w:id="1226" w:name="_Toc26085"/>
      <w:bookmarkStart w:id="1227" w:name="_Toc28479"/>
      <w:bookmarkStart w:id="1228" w:name="_Toc14803"/>
      <w:bookmarkStart w:id="1229" w:name="_Toc6559"/>
      <w:bookmarkStart w:id="1230" w:name="_Toc5586"/>
      <w:bookmarkStart w:id="1231" w:name="_Toc18544"/>
      <w:bookmarkStart w:id="1232" w:name="_Toc25212"/>
      <w:bookmarkStart w:id="1233" w:name="_Toc14608"/>
      <w:bookmarkStart w:id="1234" w:name="_Toc192580222"/>
      <w:bookmarkStart w:id="1235" w:name="_Toc3219"/>
      <w:bookmarkStart w:id="1236" w:name="_Toc24866"/>
      <w:bookmarkStart w:id="1237" w:name="_Toc8317"/>
      <w:r>
        <w:rPr>
          <w:rFonts w:hint="eastAsia"/>
          <w:color w:val="auto"/>
          <w:highlight w:val="none"/>
          <w:lang w:eastAsia="zh-CN"/>
        </w:rPr>
        <w:t>表2.3-</w:t>
      </w:r>
      <w:r>
        <w:rPr>
          <w:rFonts w:hint="eastAsia"/>
          <w:color w:val="auto"/>
          <w:highlight w:val="none"/>
          <w:lang w:val="en-US" w:eastAsia="zh-CN"/>
        </w:rPr>
        <w:t>4</w:t>
      </w:r>
      <w:r>
        <w:rPr>
          <w:rFonts w:hint="eastAsia"/>
          <w:color w:val="auto"/>
          <w:highlight w:val="none"/>
          <w:lang w:eastAsia="zh-CN"/>
        </w:rPr>
        <w:t xml:space="preserve"> 合同审核意见</w:t>
      </w:r>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p>
    <w:p w14:paraId="53836184">
      <w:pPr>
        <w:widowControl w:val="0"/>
        <w:kinsoku/>
        <w:autoSpaceDE/>
        <w:autoSpaceDN/>
        <w:adjustRightInd/>
        <w:snapToGrid/>
        <w:ind w:firstLine="883"/>
        <w:jc w:val="center"/>
        <w:textAlignment w:val="auto"/>
        <w:rPr>
          <w:rFonts w:cs="仿宋_GB2312" w:asciiTheme="minorEastAsia" w:hAnsiTheme="minorEastAsia" w:eastAsiaTheme="minorEastAsia"/>
          <w:b/>
          <w:bCs/>
          <w:color w:val="auto"/>
          <w:sz w:val="44"/>
          <w:szCs w:val="44"/>
          <w:highlight w:val="none"/>
          <w:lang w:eastAsia="zh-CN"/>
        </w:rPr>
      </w:pPr>
      <w:r>
        <w:rPr>
          <w:rFonts w:hint="eastAsia" w:cs="方正小标宋简体" w:asciiTheme="minorEastAsia" w:hAnsiTheme="minorEastAsia" w:eastAsiaTheme="minorEastAsia"/>
          <w:b/>
          <w:bCs/>
          <w:color w:val="auto"/>
          <w:sz w:val="44"/>
          <w:szCs w:val="44"/>
          <w:highlight w:val="none"/>
          <w:lang w:eastAsia="zh-CN"/>
        </w:rPr>
        <w:t>XXX项目合同审核意见单</w:t>
      </w:r>
    </w:p>
    <w:tbl>
      <w:tblPr>
        <w:tblStyle w:val="24"/>
        <w:tblpPr w:leftFromText="180" w:rightFromText="180" w:vertAnchor="text" w:horzAnchor="page" w:tblpX="1101" w:tblpY="360"/>
        <w:tblOverlap w:val="neve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5"/>
        <w:gridCol w:w="3720"/>
        <w:gridCol w:w="1402"/>
        <w:gridCol w:w="3201"/>
      </w:tblGrid>
      <w:tr w14:paraId="4F5BA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21" w:type="pct"/>
            <w:vAlign w:val="center"/>
          </w:tcPr>
          <w:p w14:paraId="5120DAFD">
            <w:pPr>
              <w:spacing w:line="0" w:lineRule="atLeast"/>
              <w:ind w:firstLine="0" w:firstLineChars="0"/>
              <w:rPr>
                <w:color w:val="auto"/>
                <w:highlight w:val="none"/>
                <w:lang w:eastAsia="zh-CN"/>
              </w:rPr>
            </w:pPr>
          </w:p>
        </w:tc>
        <w:tc>
          <w:tcPr>
            <w:tcW w:w="4179" w:type="pct"/>
            <w:gridSpan w:val="3"/>
            <w:vAlign w:val="center"/>
          </w:tcPr>
          <w:p w14:paraId="7B953441">
            <w:pPr>
              <w:spacing w:line="0" w:lineRule="atLeast"/>
              <w:ind w:right="280" w:firstLine="0" w:firstLineChars="0"/>
              <w:jc w:val="right"/>
              <w:rPr>
                <w:color w:val="auto"/>
                <w:highlight w:val="none"/>
                <w:lang w:eastAsia="zh-CN"/>
              </w:rPr>
            </w:pPr>
            <w:r>
              <w:rPr>
                <w:rFonts w:hint="eastAsia" w:ascii="仿宋" w:hAnsi="仿宋" w:eastAsia="仿宋" w:cs="仿宋_GB2312"/>
                <w:color w:val="auto"/>
                <w:sz w:val="28"/>
                <w:szCs w:val="28"/>
                <w:highlight w:val="none"/>
                <w:lang w:eastAsia="zh-CN"/>
              </w:rPr>
              <w:t xml:space="preserve">         编号：【20XX】XX号-XX</w:t>
            </w:r>
          </w:p>
        </w:tc>
      </w:tr>
      <w:tr w14:paraId="7DE3E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21" w:type="pct"/>
            <w:vAlign w:val="center"/>
          </w:tcPr>
          <w:p w14:paraId="677C4B96">
            <w:pPr>
              <w:spacing w:line="0" w:lineRule="atLeast"/>
              <w:ind w:firstLine="0" w:firstLineChars="0"/>
              <w:jc w:val="center"/>
              <w:rPr>
                <w:b/>
                <w:bCs/>
                <w:color w:val="auto"/>
                <w:highlight w:val="none"/>
                <w:lang w:eastAsia="zh-CN"/>
              </w:rPr>
            </w:pPr>
            <w:r>
              <w:rPr>
                <w:rFonts w:hint="eastAsia"/>
                <w:b/>
                <w:bCs/>
                <w:color w:val="auto"/>
                <w:highlight w:val="none"/>
                <w:lang w:eastAsia="zh-CN"/>
              </w:rPr>
              <w:t>合同名称</w:t>
            </w:r>
          </w:p>
        </w:tc>
        <w:tc>
          <w:tcPr>
            <w:tcW w:w="1867" w:type="pct"/>
            <w:vAlign w:val="center"/>
          </w:tcPr>
          <w:p w14:paraId="5BD30BBF">
            <w:pPr>
              <w:spacing w:line="0" w:lineRule="atLeast"/>
              <w:ind w:firstLine="0" w:firstLineChars="0"/>
              <w:rPr>
                <w:color w:val="auto"/>
                <w:highlight w:val="none"/>
                <w:lang w:eastAsia="zh-CN"/>
              </w:rPr>
            </w:pPr>
          </w:p>
        </w:tc>
        <w:tc>
          <w:tcPr>
            <w:tcW w:w="704" w:type="pct"/>
            <w:vAlign w:val="center"/>
          </w:tcPr>
          <w:p w14:paraId="4952D6B5">
            <w:pPr>
              <w:spacing w:line="0" w:lineRule="atLeast"/>
              <w:ind w:firstLine="0" w:firstLineChars="0"/>
              <w:jc w:val="center"/>
              <w:rPr>
                <w:b/>
                <w:bCs/>
                <w:color w:val="auto"/>
                <w:highlight w:val="none"/>
                <w:lang w:eastAsia="zh-CN"/>
              </w:rPr>
            </w:pPr>
            <w:r>
              <w:rPr>
                <w:rFonts w:hint="eastAsia"/>
                <w:b/>
                <w:bCs/>
                <w:color w:val="auto"/>
                <w:highlight w:val="none"/>
                <w:lang w:eastAsia="zh-CN"/>
              </w:rPr>
              <w:t>合同类型</w:t>
            </w:r>
          </w:p>
        </w:tc>
        <w:tc>
          <w:tcPr>
            <w:tcW w:w="1608" w:type="pct"/>
            <w:vAlign w:val="center"/>
          </w:tcPr>
          <w:p w14:paraId="7C523D3F">
            <w:pPr>
              <w:spacing w:line="0" w:lineRule="atLeast"/>
              <w:ind w:right="240" w:firstLine="0" w:firstLineChars="0"/>
              <w:jc w:val="right"/>
              <w:rPr>
                <w:color w:val="auto"/>
                <w:highlight w:val="none"/>
                <w:lang w:eastAsia="zh-CN"/>
              </w:rPr>
            </w:pPr>
            <w:r>
              <w:rPr>
                <w:color w:val="auto"/>
                <w:highlight w:val="none"/>
                <w:lang w:eastAsia="zh-CN"/>
              </w:rPr>
              <w:t>咨询□；勘察□；设计□；</w:t>
            </w:r>
          </w:p>
          <w:p w14:paraId="20537EF0">
            <w:pPr>
              <w:spacing w:line="0" w:lineRule="atLeast"/>
              <w:ind w:right="480" w:firstLine="0" w:firstLineChars="0"/>
              <w:jc w:val="right"/>
              <w:rPr>
                <w:color w:val="auto"/>
                <w:highlight w:val="none"/>
                <w:lang w:eastAsia="zh-CN"/>
              </w:rPr>
            </w:pPr>
            <w:r>
              <w:rPr>
                <w:color w:val="auto"/>
                <w:highlight w:val="none"/>
                <w:lang w:eastAsia="zh-CN"/>
              </w:rPr>
              <w:t>施工□；监理□；其他□</w:t>
            </w:r>
          </w:p>
        </w:tc>
      </w:tr>
      <w:tr w14:paraId="3974D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21" w:type="pct"/>
            <w:vAlign w:val="center"/>
          </w:tcPr>
          <w:p w14:paraId="55B99F57">
            <w:pPr>
              <w:spacing w:line="0" w:lineRule="atLeast"/>
              <w:ind w:firstLine="0" w:firstLineChars="0"/>
              <w:jc w:val="center"/>
              <w:rPr>
                <w:b/>
                <w:bCs/>
                <w:color w:val="auto"/>
                <w:highlight w:val="none"/>
                <w:lang w:eastAsia="zh-CN"/>
              </w:rPr>
            </w:pPr>
            <w:r>
              <w:rPr>
                <w:rFonts w:hint="eastAsia"/>
                <w:b/>
                <w:bCs/>
                <w:color w:val="auto"/>
                <w:highlight w:val="none"/>
                <w:lang w:eastAsia="zh-CN"/>
              </w:rPr>
              <w:t>受 托 人</w:t>
            </w:r>
          </w:p>
        </w:tc>
        <w:tc>
          <w:tcPr>
            <w:tcW w:w="1868" w:type="pct"/>
            <w:vAlign w:val="center"/>
          </w:tcPr>
          <w:p w14:paraId="5A7687C7">
            <w:pPr>
              <w:spacing w:line="0" w:lineRule="atLeast"/>
              <w:ind w:firstLine="0" w:firstLineChars="0"/>
              <w:rPr>
                <w:color w:val="auto"/>
                <w:highlight w:val="none"/>
                <w:lang w:eastAsia="zh-CN"/>
              </w:rPr>
            </w:pPr>
          </w:p>
        </w:tc>
        <w:tc>
          <w:tcPr>
            <w:tcW w:w="702" w:type="pct"/>
            <w:vAlign w:val="center"/>
          </w:tcPr>
          <w:p w14:paraId="6AADECAB">
            <w:pPr>
              <w:spacing w:line="0" w:lineRule="atLeast"/>
              <w:ind w:firstLine="0" w:firstLineChars="0"/>
              <w:jc w:val="center"/>
              <w:rPr>
                <w:b/>
                <w:bCs/>
                <w:color w:val="auto"/>
                <w:highlight w:val="none"/>
                <w:lang w:eastAsia="zh-CN"/>
              </w:rPr>
            </w:pPr>
            <w:r>
              <w:rPr>
                <w:rFonts w:hint="eastAsia"/>
                <w:b/>
                <w:bCs/>
                <w:color w:val="auto"/>
                <w:highlight w:val="none"/>
                <w:lang w:eastAsia="zh-CN"/>
              </w:rPr>
              <w:t>报审时间</w:t>
            </w:r>
          </w:p>
        </w:tc>
        <w:tc>
          <w:tcPr>
            <w:tcW w:w="1608" w:type="pct"/>
            <w:vAlign w:val="center"/>
          </w:tcPr>
          <w:p w14:paraId="0C69D3AD">
            <w:pPr>
              <w:spacing w:line="0" w:lineRule="atLeast"/>
              <w:ind w:firstLine="0" w:firstLineChars="0"/>
              <w:rPr>
                <w:color w:val="auto"/>
                <w:highlight w:val="none"/>
                <w:lang w:eastAsia="zh-CN"/>
              </w:rPr>
            </w:pPr>
          </w:p>
        </w:tc>
      </w:tr>
      <w:tr w14:paraId="179C3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21" w:type="pct"/>
            <w:vAlign w:val="center"/>
          </w:tcPr>
          <w:p w14:paraId="4A4F1E34">
            <w:pPr>
              <w:spacing w:line="0" w:lineRule="atLeast"/>
              <w:ind w:firstLine="0" w:firstLineChars="0"/>
              <w:jc w:val="center"/>
              <w:rPr>
                <w:b/>
                <w:bCs/>
                <w:color w:val="auto"/>
                <w:highlight w:val="none"/>
                <w:lang w:eastAsia="zh-CN"/>
              </w:rPr>
            </w:pPr>
            <w:r>
              <w:rPr>
                <w:rFonts w:hint="eastAsia"/>
                <w:b/>
                <w:bCs/>
                <w:color w:val="auto"/>
                <w:highlight w:val="none"/>
                <w:lang w:eastAsia="zh-CN"/>
              </w:rPr>
              <w:t>合同金额</w:t>
            </w:r>
          </w:p>
        </w:tc>
        <w:tc>
          <w:tcPr>
            <w:tcW w:w="1867" w:type="pct"/>
            <w:vAlign w:val="center"/>
          </w:tcPr>
          <w:p w14:paraId="29EEB3DA">
            <w:pPr>
              <w:spacing w:line="0" w:lineRule="atLeast"/>
              <w:ind w:firstLine="0" w:firstLineChars="0"/>
              <w:rPr>
                <w:color w:val="auto"/>
                <w:highlight w:val="none"/>
                <w:lang w:eastAsia="zh-CN"/>
              </w:rPr>
            </w:pPr>
          </w:p>
        </w:tc>
        <w:tc>
          <w:tcPr>
            <w:tcW w:w="704" w:type="pct"/>
            <w:vAlign w:val="center"/>
          </w:tcPr>
          <w:p w14:paraId="0D974650">
            <w:pPr>
              <w:spacing w:line="0" w:lineRule="atLeast"/>
              <w:ind w:firstLine="0" w:firstLineChars="0"/>
              <w:jc w:val="center"/>
              <w:rPr>
                <w:color w:val="auto"/>
                <w:highlight w:val="none"/>
                <w:lang w:eastAsia="zh-CN"/>
              </w:rPr>
            </w:pPr>
            <w:r>
              <w:rPr>
                <w:rFonts w:hint="eastAsia"/>
                <w:b/>
                <w:bCs/>
                <w:color w:val="auto"/>
                <w:highlight w:val="none"/>
                <w:lang w:eastAsia="zh-CN"/>
              </w:rPr>
              <w:t>采购方式</w:t>
            </w:r>
          </w:p>
        </w:tc>
        <w:tc>
          <w:tcPr>
            <w:tcW w:w="1608" w:type="pct"/>
            <w:vAlign w:val="center"/>
          </w:tcPr>
          <w:p w14:paraId="7A3E79F4">
            <w:pPr>
              <w:spacing w:line="0" w:lineRule="atLeast"/>
              <w:ind w:firstLine="0" w:firstLineChars="0"/>
              <w:jc w:val="center"/>
              <w:rPr>
                <w:color w:val="auto"/>
                <w:highlight w:val="none"/>
                <w:lang w:eastAsia="zh-CN"/>
              </w:rPr>
            </w:pPr>
            <w:r>
              <w:rPr>
                <w:color w:val="auto"/>
                <w:highlight w:val="none"/>
                <w:lang w:eastAsia="zh-CN"/>
              </w:rPr>
              <w:t>招标□；比选□；其他□</w:t>
            </w:r>
          </w:p>
        </w:tc>
      </w:tr>
      <w:tr w14:paraId="4A91F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21" w:type="pct"/>
            <w:vAlign w:val="center"/>
          </w:tcPr>
          <w:p w14:paraId="7E41BB70">
            <w:pPr>
              <w:spacing w:line="0" w:lineRule="atLeast"/>
              <w:ind w:firstLine="0" w:firstLineChars="0"/>
              <w:jc w:val="center"/>
              <w:rPr>
                <w:b/>
                <w:bCs/>
                <w:color w:val="auto"/>
                <w:highlight w:val="none"/>
                <w:lang w:eastAsia="zh-CN"/>
              </w:rPr>
            </w:pPr>
            <w:r>
              <w:rPr>
                <w:rFonts w:hint="eastAsia"/>
                <w:b/>
                <w:bCs/>
                <w:color w:val="auto"/>
                <w:highlight w:val="none"/>
                <w:lang w:eastAsia="zh-CN"/>
              </w:rPr>
              <w:t>审核单位</w:t>
            </w:r>
          </w:p>
        </w:tc>
        <w:tc>
          <w:tcPr>
            <w:tcW w:w="1867" w:type="pct"/>
            <w:vAlign w:val="center"/>
          </w:tcPr>
          <w:p w14:paraId="37E938B2">
            <w:pPr>
              <w:spacing w:line="0" w:lineRule="atLeast"/>
              <w:ind w:firstLine="0" w:firstLineChars="0"/>
              <w:rPr>
                <w:color w:val="auto"/>
                <w:highlight w:val="none"/>
                <w:lang w:eastAsia="zh-CN"/>
              </w:rPr>
            </w:pPr>
          </w:p>
        </w:tc>
        <w:tc>
          <w:tcPr>
            <w:tcW w:w="704" w:type="pct"/>
            <w:vAlign w:val="center"/>
          </w:tcPr>
          <w:p w14:paraId="08ED6718">
            <w:pPr>
              <w:spacing w:line="0" w:lineRule="atLeast"/>
              <w:ind w:firstLine="0" w:firstLineChars="0"/>
              <w:jc w:val="center"/>
              <w:rPr>
                <w:b/>
                <w:bCs/>
                <w:color w:val="auto"/>
                <w:highlight w:val="none"/>
                <w:lang w:eastAsia="zh-CN"/>
              </w:rPr>
            </w:pPr>
            <w:r>
              <w:rPr>
                <w:rFonts w:hint="eastAsia"/>
                <w:b/>
                <w:bCs/>
                <w:color w:val="auto"/>
                <w:highlight w:val="none"/>
                <w:lang w:eastAsia="zh-CN"/>
              </w:rPr>
              <w:t>审 核 人</w:t>
            </w:r>
          </w:p>
        </w:tc>
        <w:tc>
          <w:tcPr>
            <w:tcW w:w="1608" w:type="pct"/>
            <w:vAlign w:val="center"/>
          </w:tcPr>
          <w:p w14:paraId="6C7978C0">
            <w:pPr>
              <w:spacing w:line="0" w:lineRule="atLeast"/>
              <w:ind w:firstLine="0" w:firstLineChars="0"/>
              <w:jc w:val="center"/>
              <w:rPr>
                <w:color w:val="auto"/>
                <w:highlight w:val="none"/>
                <w:lang w:eastAsia="zh-CN"/>
              </w:rPr>
            </w:pPr>
          </w:p>
        </w:tc>
      </w:tr>
      <w:tr w14:paraId="0E493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3" w:hRule="exact"/>
        </w:trPr>
        <w:tc>
          <w:tcPr>
            <w:tcW w:w="821" w:type="pct"/>
            <w:vAlign w:val="center"/>
          </w:tcPr>
          <w:p w14:paraId="4A68CD69">
            <w:pPr>
              <w:spacing w:line="0" w:lineRule="atLeast"/>
              <w:ind w:firstLine="0" w:firstLineChars="0"/>
              <w:jc w:val="center"/>
              <w:rPr>
                <w:b/>
                <w:bCs/>
                <w:color w:val="auto"/>
                <w:highlight w:val="none"/>
                <w:lang w:eastAsia="zh-CN"/>
              </w:rPr>
            </w:pPr>
            <w:r>
              <w:rPr>
                <w:rFonts w:hint="eastAsia"/>
                <w:b/>
                <w:bCs/>
                <w:color w:val="auto"/>
                <w:highlight w:val="none"/>
                <w:lang w:eastAsia="zh-CN"/>
              </w:rPr>
              <w:t>合同内容</w:t>
            </w:r>
          </w:p>
        </w:tc>
        <w:tc>
          <w:tcPr>
            <w:tcW w:w="4179" w:type="pct"/>
            <w:gridSpan w:val="3"/>
            <w:vAlign w:val="center"/>
          </w:tcPr>
          <w:p w14:paraId="4FA780FA">
            <w:pPr>
              <w:spacing w:line="0" w:lineRule="atLeast"/>
              <w:ind w:firstLine="0" w:firstLineChars="0"/>
              <w:rPr>
                <w:color w:val="auto"/>
                <w:highlight w:val="none"/>
                <w:lang w:eastAsia="zh-CN"/>
              </w:rPr>
            </w:pPr>
            <w:r>
              <w:rPr>
                <w:color w:val="auto"/>
                <w:highlight w:val="none"/>
                <w:lang w:eastAsia="zh-CN"/>
              </w:rPr>
              <w:t>对本次审核的合同范围、内容做简要、准确地描述</w:t>
            </w:r>
          </w:p>
        </w:tc>
      </w:tr>
      <w:tr w14:paraId="26512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4"/>
          </w:tcPr>
          <w:p w14:paraId="24A74FDA">
            <w:pPr>
              <w:spacing w:line="240" w:lineRule="auto"/>
              <w:ind w:firstLine="0" w:firstLineChars="0"/>
              <w:rPr>
                <w:color w:val="auto"/>
                <w:highlight w:val="none"/>
                <w:lang w:eastAsia="zh-CN"/>
              </w:rPr>
            </w:pPr>
            <w:r>
              <w:rPr>
                <w:color w:val="auto"/>
                <w:highlight w:val="none"/>
                <w:lang w:eastAsia="zh-CN"/>
              </w:rPr>
              <w:t>审核要点：</w:t>
            </w:r>
          </w:p>
          <w:p w14:paraId="74E5D57A">
            <w:pPr>
              <w:spacing w:line="240" w:lineRule="auto"/>
              <w:ind w:firstLine="0" w:firstLineChars="0"/>
              <w:rPr>
                <w:color w:val="auto"/>
                <w:highlight w:val="none"/>
                <w:lang w:eastAsia="zh-CN"/>
              </w:rPr>
            </w:pPr>
            <w:r>
              <w:rPr>
                <w:color w:val="auto"/>
                <w:highlight w:val="none"/>
                <w:lang w:eastAsia="zh-CN"/>
              </w:rPr>
              <w:t>一、</w:t>
            </w:r>
            <w:r>
              <w:rPr>
                <w:rFonts w:hint="eastAsia"/>
                <w:color w:val="auto"/>
                <w:highlight w:val="none"/>
                <w:lang w:eastAsia="zh-CN"/>
              </w:rPr>
              <w:t>合同</w:t>
            </w:r>
            <w:r>
              <w:rPr>
                <w:color w:val="auto"/>
                <w:highlight w:val="none"/>
                <w:lang w:eastAsia="zh-CN"/>
              </w:rPr>
              <w:t>范围</w:t>
            </w:r>
          </w:p>
          <w:p w14:paraId="2EAA2CDB">
            <w:pPr>
              <w:spacing w:line="240" w:lineRule="auto"/>
              <w:ind w:firstLine="0" w:firstLineChars="0"/>
              <w:rPr>
                <w:rFonts w:hint="default"/>
                <w:color w:val="auto"/>
                <w:highlight w:val="none"/>
                <w:lang w:val="en-US" w:eastAsia="zh-CN"/>
              </w:rPr>
            </w:pPr>
            <w:r>
              <w:rPr>
                <w:color w:val="auto"/>
                <w:highlight w:val="none"/>
                <w:lang w:eastAsia="zh-CN"/>
              </w:rPr>
              <w:fldChar w:fldCharType="begin"/>
            </w:r>
            <w:r>
              <w:rPr>
                <w:color w:val="auto"/>
                <w:highlight w:val="none"/>
                <w:lang w:eastAsia="zh-CN"/>
              </w:rPr>
              <w:instrText xml:space="preserve"> </w:instrText>
            </w:r>
            <w:r>
              <w:rPr>
                <w:rFonts w:hint="eastAsia"/>
                <w:color w:val="auto"/>
                <w:highlight w:val="none"/>
                <w:lang w:eastAsia="zh-CN"/>
              </w:rPr>
              <w:instrText xml:space="preserve">= 1 \* Arabic</w:instrText>
            </w:r>
            <w:r>
              <w:rPr>
                <w:color w:val="auto"/>
                <w:highlight w:val="none"/>
                <w:lang w:eastAsia="zh-CN"/>
              </w:rPr>
              <w:instrText xml:space="preserve"> </w:instrText>
            </w:r>
            <w:r>
              <w:rPr>
                <w:color w:val="auto"/>
                <w:highlight w:val="none"/>
                <w:lang w:eastAsia="zh-CN"/>
              </w:rPr>
              <w:fldChar w:fldCharType="separate"/>
            </w:r>
            <w:r>
              <w:rPr>
                <w:color w:val="auto"/>
                <w:highlight w:val="none"/>
                <w:lang w:eastAsia="zh-CN"/>
              </w:rPr>
              <w:t>1</w:t>
            </w:r>
            <w:r>
              <w:rPr>
                <w:color w:val="auto"/>
                <w:highlight w:val="none"/>
                <w:lang w:eastAsia="zh-CN"/>
              </w:rPr>
              <w:fldChar w:fldCharType="end"/>
            </w:r>
            <w:r>
              <w:rPr>
                <w:rFonts w:hint="eastAsia"/>
                <w:color w:val="auto"/>
                <w:highlight w:val="none"/>
                <w:lang w:eastAsia="zh-CN"/>
              </w:rPr>
              <w:t>、</w:t>
            </w:r>
            <w:r>
              <w:rPr>
                <w:color w:val="auto"/>
                <w:highlight w:val="none"/>
                <w:lang w:eastAsia="zh-CN"/>
              </w:rPr>
              <w:t>合同内容</w:t>
            </w:r>
            <w:r>
              <w:rPr>
                <w:rFonts w:hint="eastAsia"/>
                <w:color w:val="auto"/>
                <w:highlight w:val="none"/>
                <w:lang w:eastAsia="zh-CN"/>
              </w:rPr>
              <w:t>：对合同签署的必要性和采购方式的合规性进行判断，</w:t>
            </w:r>
            <w:r>
              <w:rPr>
                <w:color w:val="auto"/>
                <w:highlight w:val="none"/>
                <w:lang w:eastAsia="zh-CN"/>
              </w:rPr>
              <w:t>是否全面覆盖工作内容的各个方面，包括工作范围、法律标准、服务周期、成果</w:t>
            </w:r>
            <w:r>
              <w:rPr>
                <w:rFonts w:hint="eastAsia"/>
                <w:color w:val="auto"/>
                <w:highlight w:val="none"/>
                <w:lang w:eastAsia="zh-CN"/>
              </w:rPr>
              <w:t>类型</w:t>
            </w:r>
            <w:r>
              <w:rPr>
                <w:color w:val="auto"/>
                <w:highlight w:val="none"/>
                <w:lang w:eastAsia="zh-CN"/>
              </w:rPr>
              <w:t>、交付时间、</w:t>
            </w:r>
            <w:r>
              <w:rPr>
                <w:rFonts w:hint="eastAsia"/>
                <w:color w:val="auto"/>
                <w:highlight w:val="none"/>
                <w:lang w:eastAsia="zh-CN"/>
              </w:rPr>
              <w:t>验收标准、</w:t>
            </w:r>
            <w:r>
              <w:rPr>
                <w:color w:val="auto"/>
                <w:highlight w:val="none"/>
                <w:lang w:eastAsia="zh-CN"/>
              </w:rPr>
              <w:t>支付</w:t>
            </w:r>
            <w:r>
              <w:rPr>
                <w:rFonts w:hint="eastAsia"/>
                <w:color w:val="auto"/>
                <w:highlight w:val="none"/>
                <w:lang w:eastAsia="zh-CN"/>
              </w:rPr>
              <w:t>方式及节点</w:t>
            </w:r>
            <w:r>
              <w:rPr>
                <w:color w:val="auto"/>
                <w:highlight w:val="none"/>
                <w:lang w:eastAsia="zh-CN"/>
              </w:rPr>
              <w:t>、违约责任</w:t>
            </w:r>
            <w:r>
              <w:rPr>
                <w:rFonts w:hint="eastAsia"/>
                <w:color w:val="auto"/>
                <w:highlight w:val="none"/>
                <w:lang w:eastAsia="zh-CN"/>
              </w:rPr>
              <w:t>、</w:t>
            </w:r>
            <w:r>
              <w:rPr>
                <w:rFonts w:hint="eastAsia"/>
                <w:color w:val="auto"/>
                <w:highlight w:val="none"/>
                <w:lang w:val="en-US" w:eastAsia="zh-CN"/>
              </w:rPr>
              <w:t>联系人信息及变更情形的告知的违约条款。</w:t>
            </w:r>
          </w:p>
          <w:p w14:paraId="5F6AE2E4">
            <w:pPr>
              <w:spacing w:line="240" w:lineRule="auto"/>
              <w:ind w:firstLine="0" w:firstLineChars="0"/>
              <w:rPr>
                <w:color w:val="auto"/>
                <w:highlight w:val="none"/>
                <w:lang w:eastAsia="zh-CN"/>
              </w:rPr>
            </w:pPr>
            <w:r>
              <w:rPr>
                <w:rFonts w:hint="eastAsia"/>
                <w:color w:val="auto"/>
                <w:highlight w:val="none"/>
                <w:lang w:eastAsia="zh-CN"/>
              </w:rPr>
              <w:t>2、合同</w:t>
            </w:r>
            <w:r>
              <w:rPr>
                <w:color w:val="auto"/>
                <w:highlight w:val="none"/>
                <w:lang w:eastAsia="zh-CN"/>
              </w:rPr>
              <w:t>条款</w:t>
            </w:r>
            <w:r>
              <w:rPr>
                <w:rFonts w:hint="eastAsia"/>
                <w:color w:val="auto"/>
                <w:highlight w:val="none"/>
                <w:lang w:eastAsia="zh-CN"/>
              </w:rPr>
              <w:t>：</w:t>
            </w:r>
            <w:r>
              <w:rPr>
                <w:color w:val="auto"/>
                <w:highlight w:val="none"/>
                <w:lang w:eastAsia="zh-CN"/>
              </w:rPr>
              <w:t>是否明确、具体，是否存在模糊不清的表述，以及是否有利于双方权益的保护和项目的顺利实施。</w:t>
            </w:r>
          </w:p>
          <w:p w14:paraId="26D71AC0">
            <w:pPr>
              <w:spacing w:line="240" w:lineRule="auto"/>
              <w:ind w:firstLine="0" w:firstLineChars="0"/>
              <w:rPr>
                <w:color w:val="auto"/>
                <w:highlight w:val="none"/>
                <w:lang w:eastAsia="zh-CN"/>
              </w:rPr>
            </w:pPr>
            <w:r>
              <w:rPr>
                <w:rFonts w:hint="eastAsia"/>
                <w:color w:val="auto"/>
                <w:highlight w:val="none"/>
                <w:lang w:eastAsia="zh-CN"/>
              </w:rPr>
              <w:t>3、</w:t>
            </w:r>
            <w:r>
              <w:rPr>
                <w:color w:val="auto"/>
                <w:highlight w:val="none"/>
                <w:lang w:eastAsia="zh-CN"/>
              </w:rPr>
              <w:t>质量与技术标准</w:t>
            </w:r>
            <w:r>
              <w:rPr>
                <w:rFonts w:hint="eastAsia"/>
                <w:color w:val="auto"/>
                <w:highlight w:val="none"/>
                <w:lang w:eastAsia="zh-CN"/>
              </w:rPr>
              <w:t>：</w:t>
            </w:r>
            <w:r>
              <w:rPr>
                <w:color w:val="auto"/>
                <w:highlight w:val="none"/>
                <w:lang w:eastAsia="zh-CN"/>
              </w:rPr>
              <w:t>是否按照国家和行业的相关标准开展工作</w:t>
            </w:r>
            <w:r>
              <w:rPr>
                <w:rFonts w:hint="eastAsia"/>
                <w:color w:val="auto"/>
                <w:highlight w:val="none"/>
                <w:lang w:eastAsia="zh-CN"/>
              </w:rPr>
              <w:t>，</w:t>
            </w:r>
            <w:r>
              <w:rPr>
                <w:color w:val="auto"/>
                <w:highlight w:val="none"/>
                <w:lang w:eastAsia="zh-CN"/>
              </w:rPr>
              <w:t>是否有明确的质量保证措施，以及是否有相应的技术力量和设备支持。</w:t>
            </w:r>
          </w:p>
          <w:p w14:paraId="28477192">
            <w:pPr>
              <w:spacing w:line="240" w:lineRule="auto"/>
              <w:ind w:firstLine="0" w:firstLineChars="0"/>
              <w:rPr>
                <w:color w:val="auto"/>
                <w:highlight w:val="none"/>
                <w:lang w:eastAsia="zh-CN"/>
              </w:rPr>
            </w:pPr>
            <w:r>
              <w:rPr>
                <w:rFonts w:hint="eastAsia"/>
                <w:color w:val="auto"/>
                <w:highlight w:val="none"/>
                <w:lang w:eastAsia="zh-CN"/>
              </w:rPr>
              <w:t>4</w:t>
            </w:r>
            <w:r>
              <w:rPr>
                <w:color w:val="auto"/>
                <w:highlight w:val="none"/>
                <w:lang w:eastAsia="zh-CN"/>
              </w:rPr>
              <w:t>、风险分配与争议解决：合同中应明确各种潜在风险的分配方式，包括由于工作失误导致的损失、不可抗力情况下的责任划分</w:t>
            </w:r>
            <w:r>
              <w:rPr>
                <w:rFonts w:hint="eastAsia"/>
                <w:color w:val="auto"/>
                <w:highlight w:val="none"/>
                <w:lang w:eastAsia="zh-CN"/>
              </w:rPr>
              <w:t>及违约条款</w:t>
            </w:r>
            <w:r>
              <w:rPr>
                <w:color w:val="auto"/>
                <w:highlight w:val="none"/>
                <w:lang w:eastAsia="zh-CN"/>
              </w:rPr>
              <w:t>等</w:t>
            </w:r>
            <w:r>
              <w:rPr>
                <w:rFonts w:hint="eastAsia"/>
                <w:color w:val="auto"/>
                <w:highlight w:val="none"/>
                <w:lang w:eastAsia="zh-CN"/>
              </w:rPr>
              <w:t>，明确</w:t>
            </w:r>
            <w:r>
              <w:rPr>
                <w:color w:val="auto"/>
                <w:highlight w:val="none"/>
                <w:lang w:eastAsia="zh-CN"/>
              </w:rPr>
              <w:t>争议解决机制</w:t>
            </w:r>
            <w:r>
              <w:rPr>
                <w:rFonts w:hint="eastAsia"/>
                <w:color w:val="auto"/>
                <w:highlight w:val="none"/>
                <w:lang w:eastAsia="zh-CN"/>
              </w:rPr>
              <w:t>为诉讼方式</w:t>
            </w:r>
            <w:r>
              <w:rPr>
                <w:color w:val="auto"/>
                <w:highlight w:val="none"/>
                <w:lang w:eastAsia="zh-CN"/>
              </w:rPr>
              <w:t>。</w:t>
            </w:r>
          </w:p>
          <w:p w14:paraId="70347874">
            <w:pPr>
              <w:spacing w:line="240" w:lineRule="auto"/>
              <w:ind w:firstLine="0" w:firstLineChars="0"/>
              <w:rPr>
                <w:rFonts w:hint="eastAsia"/>
                <w:color w:val="auto"/>
                <w:highlight w:val="none"/>
                <w:lang w:val="en-US" w:eastAsia="zh-CN"/>
              </w:rPr>
            </w:pPr>
            <w:r>
              <w:rPr>
                <w:rFonts w:hint="eastAsia"/>
                <w:color w:val="auto"/>
                <w:highlight w:val="none"/>
                <w:lang w:eastAsia="zh-CN"/>
              </w:rPr>
              <w:t>5</w:t>
            </w:r>
            <w:r>
              <w:rPr>
                <w:color w:val="auto"/>
                <w:highlight w:val="none"/>
                <w:lang w:eastAsia="zh-CN"/>
              </w:rPr>
              <w:t>、价格与支付：合同价格是否与中标价格一致</w:t>
            </w:r>
            <w:r>
              <w:rPr>
                <w:rFonts w:hint="eastAsia"/>
                <w:color w:val="auto"/>
                <w:highlight w:val="none"/>
                <w:lang w:eastAsia="zh-CN"/>
              </w:rPr>
              <w:t>，</w:t>
            </w:r>
            <w:r>
              <w:rPr>
                <w:color w:val="auto"/>
                <w:highlight w:val="none"/>
                <w:lang w:eastAsia="zh-CN"/>
              </w:rPr>
              <w:t>支付条件是否全面，</w:t>
            </w:r>
            <w:r>
              <w:rPr>
                <w:rFonts w:hint="eastAsia"/>
                <w:color w:val="auto"/>
                <w:highlight w:val="none"/>
                <w:lang w:eastAsia="zh-CN"/>
              </w:rPr>
              <w:t>是否对</w:t>
            </w:r>
            <w:r>
              <w:rPr>
                <w:color w:val="auto"/>
                <w:highlight w:val="none"/>
                <w:lang w:eastAsia="zh-CN"/>
              </w:rPr>
              <w:t>最终结算价款</w:t>
            </w:r>
            <w:r>
              <w:rPr>
                <w:rFonts w:hint="eastAsia"/>
                <w:color w:val="auto"/>
                <w:highlight w:val="none"/>
                <w:lang w:eastAsia="zh-CN"/>
              </w:rPr>
              <w:t>进行限定，支付条款是否明确，合同签订时间</w:t>
            </w:r>
            <w:r>
              <w:rPr>
                <w:color w:val="auto"/>
                <w:highlight w:val="none"/>
                <w:lang w:eastAsia="zh-CN"/>
              </w:rPr>
              <w:t>是否符合</w:t>
            </w:r>
            <w:r>
              <w:rPr>
                <w:rFonts w:hint="eastAsia"/>
                <w:color w:val="auto"/>
                <w:highlight w:val="none"/>
                <w:lang w:eastAsia="zh-CN"/>
              </w:rPr>
              <w:t>有关政策和</w:t>
            </w:r>
            <w:r>
              <w:rPr>
                <w:color w:val="auto"/>
                <w:highlight w:val="none"/>
                <w:lang w:eastAsia="zh-CN"/>
              </w:rPr>
              <w:t>审计</w:t>
            </w:r>
            <w:r>
              <w:rPr>
                <w:rFonts w:hint="eastAsia"/>
                <w:color w:val="auto"/>
                <w:highlight w:val="none"/>
                <w:lang w:eastAsia="zh-CN"/>
              </w:rPr>
              <w:t>相关要求，</w:t>
            </w:r>
            <w:r>
              <w:rPr>
                <w:rFonts w:hint="eastAsia"/>
                <w:color w:val="auto"/>
                <w:highlight w:val="none"/>
                <w:lang w:val="en-US" w:eastAsia="zh-CN"/>
              </w:rPr>
              <w:t>与实际进度是否相符，避免倒置。</w:t>
            </w:r>
          </w:p>
          <w:p w14:paraId="78EEB92C">
            <w:pPr>
              <w:spacing w:line="240" w:lineRule="auto"/>
              <w:ind w:firstLine="0" w:firstLineChars="0"/>
              <w:rPr>
                <w:rFonts w:hint="default"/>
                <w:color w:val="auto"/>
                <w:highlight w:val="none"/>
                <w:lang w:val="en-US" w:eastAsia="zh-CN"/>
              </w:rPr>
            </w:pPr>
            <w:r>
              <w:rPr>
                <w:rFonts w:hint="eastAsia"/>
                <w:color w:val="auto"/>
                <w:highlight w:val="none"/>
                <w:lang w:val="en-US" w:eastAsia="zh-CN"/>
              </w:rPr>
              <w:t>6、审核设计安全责任的条款是否完整，是否与本工程匹配、责任是否清晰明确可落地。</w:t>
            </w:r>
          </w:p>
          <w:p w14:paraId="300FAA2F">
            <w:pPr>
              <w:spacing w:line="240" w:lineRule="auto"/>
              <w:ind w:firstLine="0" w:firstLineChars="0"/>
              <w:rPr>
                <w:color w:val="auto"/>
                <w:highlight w:val="none"/>
                <w:lang w:eastAsia="zh-CN"/>
              </w:rPr>
            </w:pPr>
            <w:r>
              <w:rPr>
                <w:color w:val="auto"/>
                <w:highlight w:val="none"/>
                <w:lang w:eastAsia="zh-CN"/>
              </w:rPr>
              <w:t>5、保密与知识产权：合同中应有明确的保密条款和知识产权归属的规定，以保护双方的合法权益不受侵害。</w:t>
            </w:r>
          </w:p>
          <w:p w14:paraId="284169F1">
            <w:pPr>
              <w:spacing w:line="240" w:lineRule="auto"/>
              <w:ind w:firstLine="0" w:firstLineChars="0"/>
              <w:rPr>
                <w:color w:val="auto"/>
                <w:highlight w:val="none"/>
                <w:lang w:eastAsia="zh-CN"/>
              </w:rPr>
            </w:pPr>
            <w:r>
              <w:rPr>
                <w:color w:val="auto"/>
                <w:highlight w:val="none"/>
                <w:lang w:eastAsia="zh-CN"/>
              </w:rPr>
              <w:t>6、附加条款：审查合同中的任何附加条款，确保这些条款符合相关法律法规。</w:t>
            </w:r>
          </w:p>
          <w:p w14:paraId="69E6DCA3">
            <w:pPr>
              <w:spacing w:line="240" w:lineRule="auto"/>
              <w:ind w:firstLine="0" w:firstLineChars="0"/>
              <w:rPr>
                <w:color w:val="auto"/>
                <w:highlight w:val="none"/>
                <w:lang w:eastAsia="zh-CN"/>
              </w:rPr>
            </w:pPr>
            <w:r>
              <w:rPr>
                <w:color w:val="auto"/>
                <w:highlight w:val="none"/>
                <w:lang w:eastAsia="zh-CN"/>
              </w:rPr>
              <w:t>二、审核意见：</w:t>
            </w:r>
          </w:p>
          <w:p w14:paraId="1C3BE635">
            <w:pPr>
              <w:spacing w:line="240" w:lineRule="auto"/>
              <w:ind w:firstLine="0" w:firstLineChars="0"/>
              <w:rPr>
                <w:color w:val="auto"/>
                <w:highlight w:val="none"/>
                <w:lang w:eastAsia="zh-CN"/>
              </w:rPr>
            </w:pPr>
            <w:r>
              <w:rPr>
                <w:color w:val="auto"/>
                <w:highlight w:val="none"/>
                <w:lang w:eastAsia="zh-CN"/>
              </w:rPr>
              <w:t>1、对合同审核中存在的问题表述清晰、准确，逐条提出合理的审查意见。</w:t>
            </w:r>
          </w:p>
          <w:p w14:paraId="7AED5B21">
            <w:pPr>
              <w:spacing w:line="240" w:lineRule="auto"/>
              <w:ind w:firstLine="0" w:firstLineChars="0"/>
              <w:rPr>
                <w:color w:val="auto"/>
                <w:highlight w:val="none"/>
                <w:lang w:eastAsia="zh-CN"/>
              </w:rPr>
            </w:pPr>
            <w:r>
              <w:rPr>
                <w:color w:val="auto"/>
                <w:highlight w:val="none"/>
                <w:lang w:eastAsia="zh-CN"/>
              </w:rPr>
              <w:t>2、对修改后的合同逐条复核是否修改到位。</w:t>
            </w:r>
          </w:p>
          <w:p w14:paraId="69956614">
            <w:pPr>
              <w:spacing w:line="0" w:lineRule="atLeast"/>
              <w:ind w:firstLine="6480" w:firstLineChars="2700"/>
              <w:rPr>
                <w:color w:val="auto"/>
                <w:highlight w:val="none"/>
                <w:lang w:eastAsia="zh-CN"/>
              </w:rPr>
            </w:pPr>
            <w:r>
              <w:rPr>
                <w:color w:val="auto"/>
                <w:highlight w:val="none"/>
                <w:lang w:eastAsia="zh-CN"/>
              </w:rPr>
              <w:t>审核人</w:t>
            </w:r>
            <w:r>
              <w:rPr>
                <w:rFonts w:hint="eastAsia"/>
                <w:color w:val="auto"/>
                <w:highlight w:val="none"/>
                <w:lang w:eastAsia="zh-CN"/>
              </w:rPr>
              <w:t>（签字）</w:t>
            </w:r>
            <w:r>
              <w:rPr>
                <w:color w:val="auto"/>
                <w:highlight w:val="none"/>
                <w:lang w:eastAsia="zh-CN"/>
              </w:rPr>
              <w:t xml:space="preserve">：  </w:t>
            </w:r>
          </w:p>
          <w:p w14:paraId="6C08E101">
            <w:pPr>
              <w:spacing w:line="0" w:lineRule="atLeast"/>
              <w:ind w:firstLine="6480" w:firstLineChars="2700"/>
              <w:rPr>
                <w:color w:val="auto"/>
                <w:highlight w:val="none"/>
                <w:lang w:eastAsia="zh-CN"/>
              </w:rPr>
            </w:pPr>
            <w:r>
              <w:rPr>
                <w:color w:val="auto"/>
                <w:highlight w:val="none"/>
                <w:lang w:eastAsia="zh-CN"/>
              </w:rPr>
              <w:t xml:space="preserve">                 </w:t>
            </w:r>
          </w:p>
          <w:p w14:paraId="56C9E3A6">
            <w:pPr>
              <w:spacing w:line="0" w:lineRule="atLeast"/>
              <w:ind w:firstLine="6480" w:firstLineChars="2700"/>
              <w:rPr>
                <w:color w:val="auto"/>
                <w:highlight w:val="none"/>
                <w:lang w:eastAsia="zh-CN"/>
              </w:rPr>
            </w:pPr>
            <w:r>
              <w:rPr>
                <w:color w:val="auto"/>
                <w:highlight w:val="none"/>
                <w:lang w:eastAsia="zh-CN"/>
              </w:rPr>
              <w:t>日</w:t>
            </w:r>
            <w:r>
              <w:rPr>
                <w:rFonts w:hint="eastAsia"/>
                <w:color w:val="auto"/>
                <w:highlight w:val="none"/>
                <w:lang w:eastAsia="zh-CN"/>
              </w:rPr>
              <w:t xml:space="preserve">  </w:t>
            </w:r>
            <w:r>
              <w:rPr>
                <w:color w:val="auto"/>
                <w:highlight w:val="none"/>
                <w:lang w:eastAsia="zh-CN"/>
              </w:rPr>
              <w:t xml:space="preserve">期：          </w:t>
            </w:r>
          </w:p>
          <w:p w14:paraId="083F189A">
            <w:pPr>
              <w:spacing w:line="0" w:lineRule="atLeast"/>
              <w:ind w:firstLine="0" w:firstLineChars="0"/>
              <w:rPr>
                <w:color w:val="auto"/>
                <w:highlight w:val="none"/>
                <w:lang w:eastAsia="zh-CN"/>
              </w:rPr>
            </w:pPr>
            <w:r>
              <w:rPr>
                <w:color w:val="auto"/>
                <w:highlight w:val="none"/>
                <w:lang w:eastAsia="zh-CN"/>
              </w:rPr>
              <w:t xml:space="preserve"> </w:t>
            </w:r>
          </w:p>
        </w:tc>
      </w:tr>
    </w:tbl>
    <w:p w14:paraId="7C93C3F8">
      <w:pPr>
        <w:autoSpaceDE/>
        <w:autoSpaceDN/>
        <w:spacing w:after="240" w:afterLines="100"/>
        <w:ind w:firstLine="0" w:firstLineChars="0"/>
        <w:jc w:val="both"/>
        <w:rPr>
          <w:rFonts w:ascii="宋体" w:hAnsi="宋体" w:cs="宋体"/>
          <w:b/>
          <w:bCs/>
          <w:color w:val="auto"/>
          <w:highlight w:val="none"/>
          <w:lang w:eastAsia="zh-CN"/>
        </w:rPr>
        <w:sectPr>
          <w:pgSz w:w="11906" w:h="16838"/>
          <w:pgMar w:top="1440" w:right="1080" w:bottom="1440" w:left="1080" w:header="0" w:footer="1010" w:gutter="0"/>
          <w:pgBorders>
            <w:top w:val="none" w:sz="0" w:space="0"/>
            <w:left w:val="none" w:sz="0" w:space="0"/>
            <w:bottom w:val="none" w:sz="0" w:space="0"/>
            <w:right w:val="none" w:sz="0" w:space="0"/>
          </w:pgBorders>
          <w:pgNumType w:fmt="decimal"/>
          <w:cols w:space="720" w:num="1"/>
        </w:sectPr>
      </w:pPr>
    </w:p>
    <w:p w14:paraId="7BE2127A">
      <w:pPr>
        <w:pStyle w:val="4"/>
        <w:ind w:firstLine="241"/>
        <w:rPr>
          <w:color w:val="auto"/>
          <w:highlight w:val="none"/>
          <w:lang w:eastAsia="zh-CN"/>
        </w:rPr>
      </w:pPr>
      <w:bookmarkStart w:id="1238" w:name="_Toc22000"/>
      <w:bookmarkStart w:id="1239" w:name="_Toc7421"/>
      <w:bookmarkStart w:id="1240" w:name="_Toc10631"/>
      <w:bookmarkStart w:id="1241" w:name="_Toc30285"/>
      <w:bookmarkStart w:id="1242" w:name="_Toc774"/>
      <w:bookmarkStart w:id="1243" w:name="_Toc21691"/>
      <w:bookmarkStart w:id="1244" w:name="_Toc17707"/>
      <w:bookmarkStart w:id="1245" w:name="_Toc1808"/>
      <w:bookmarkStart w:id="1246" w:name="_Toc27571"/>
      <w:bookmarkStart w:id="1247" w:name="_Toc21085"/>
      <w:bookmarkStart w:id="1248" w:name="_Toc14804"/>
      <w:bookmarkStart w:id="1249" w:name="_Toc6335"/>
      <w:bookmarkStart w:id="1250" w:name="_Toc5169"/>
      <w:bookmarkStart w:id="1251" w:name="_Toc9310"/>
      <w:bookmarkStart w:id="1252" w:name="_Toc21513"/>
      <w:bookmarkStart w:id="1253" w:name="_Toc5869"/>
      <w:bookmarkStart w:id="1254" w:name="_Toc24019"/>
      <w:bookmarkStart w:id="1255" w:name="_Toc29463"/>
      <w:bookmarkStart w:id="1256" w:name="_Toc192580223"/>
      <w:r>
        <w:rPr>
          <w:rFonts w:hint="eastAsia"/>
          <w:color w:val="auto"/>
          <w:highlight w:val="none"/>
          <w:lang w:eastAsia="zh-CN"/>
        </w:rPr>
        <w:t>表3.3-1 设计图纸登记台账</w:t>
      </w:r>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p>
    <w:p w14:paraId="21261904">
      <w:pPr>
        <w:pStyle w:val="37"/>
        <w:autoSpaceDE/>
        <w:autoSpaceDN/>
        <w:spacing w:after="240" w:afterLines="100" w:line="360" w:lineRule="auto"/>
        <w:ind w:firstLine="880" w:firstLineChars="200"/>
        <w:jc w:val="center"/>
        <w:rPr>
          <w:rFonts w:ascii="方正小标宋简体" w:hAnsi="方正小标宋简体" w:eastAsia="方正小标宋简体" w:cs="方正小标宋简体"/>
          <w:color w:val="auto"/>
          <w:highlight w:val="none"/>
          <w:lang w:eastAsia="zh-CN"/>
        </w:rPr>
      </w:pPr>
      <w:r>
        <w:rPr>
          <w:rFonts w:hint="eastAsia" w:ascii="方正小标宋简体" w:hAnsi="方正小标宋简体" w:eastAsia="方正小标宋简体" w:cs="方正小标宋简体"/>
          <w:color w:val="auto"/>
          <w:highlight w:val="none"/>
          <w:lang w:eastAsia="zh-CN"/>
        </w:rPr>
        <w:t>设计图纸登记台账</w:t>
      </w:r>
    </w:p>
    <w:tbl>
      <w:tblPr>
        <w:tblStyle w:val="24"/>
        <w:tblW w:w="5333" w:type="pct"/>
        <w:tblInd w:w="-285" w:type="dxa"/>
        <w:tblLayout w:type="autofit"/>
        <w:tblCellMar>
          <w:top w:w="0" w:type="dxa"/>
          <w:left w:w="0" w:type="dxa"/>
          <w:bottom w:w="0" w:type="dxa"/>
          <w:right w:w="0" w:type="dxa"/>
        </w:tblCellMar>
      </w:tblPr>
      <w:tblGrid>
        <w:gridCol w:w="490"/>
        <w:gridCol w:w="817"/>
        <w:gridCol w:w="1537"/>
        <w:gridCol w:w="1269"/>
        <w:gridCol w:w="1635"/>
        <w:gridCol w:w="1335"/>
        <w:gridCol w:w="1911"/>
        <w:gridCol w:w="707"/>
        <w:gridCol w:w="705"/>
      </w:tblGrid>
      <w:tr w14:paraId="2D8C6B19">
        <w:tblPrEx>
          <w:tblCellMar>
            <w:top w:w="0" w:type="dxa"/>
            <w:left w:w="0" w:type="dxa"/>
            <w:bottom w:w="0" w:type="dxa"/>
            <w:right w:w="0" w:type="dxa"/>
          </w:tblCellMar>
        </w:tblPrEx>
        <w:trPr>
          <w:trHeight w:val="597" w:hRule="atLeast"/>
        </w:trPr>
        <w:tc>
          <w:tcPr>
            <w:tcW w:w="22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4AABEF5E">
            <w:pPr>
              <w:spacing w:line="0" w:lineRule="atLeast"/>
              <w:ind w:firstLine="0" w:firstLineChars="0"/>
              <w:jc w:val="center"/>
              <w:rPr>
                <w:color w:val="auto"/>
                <w:highlight w:val="none"/>
              </w:rPr>
            </w:pPr>
            <w:r>
              <w:rPr>
                <w:color w:val="auto"/>
                <w:highlight w:val="none"/>
                <w:lang w:eastAsia="zh-CN"/>
              </w:rPr>
              <w:t>序号</w:t>
            </w:r>
          </w:p>
        </w:tc>
        <w:tc>
          <w:tcPr>
            <w:tcW w:w="393"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9D12FD4">
            <w:pPr>
              <w:spacing w:line="0" w:lineRule="atLeast"/>
              <w:ind w:firstLine="0" w:firstLineChars="0"/>
              <w:jc w:val="center"/>
              <w:rPr>
                <w:color w:val="auto"/>
                <w:highlight w:val="none"/>
              </w:rPr>
            </w:pPr>
            <w:r>
              <w:rPr>
                <w:color w:val="auto"/>
                <w:highlight w:val="none"/>
                <w:lang w:eastAsia="zh-CN"/>
              </w:rPr>
              <w:t>图号</w:t>
            </w:r>
          </w:p>
        </w:tc>
        <w:tc>
          <w:tcPr>
            <w:tcW w:w="7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7C275FD0">
            <w:pPr>
              <w:spacing w:line="0" w:lineRule="atLeast"/>
              <w:ind w:firstLine="0" w:firstLineChars="0"/>
              <w:jc w:val="center"/>
              <w:rPr>
                <w:color w:val="auto"/>
                <w:highlight w:val="none"/>
              </w:rPr>
            </w:pPr>
            <w:r>
              <w:rPr>
                <w:color w:val="auto"/>
                <w:highlight w:val="none"/>
                <w:lang w:eastAsia="zh-CN"/>
              </w:rPr>
              <w:t>图名</w:t>
            </w:r>
          </w:p>
        </w:tc>
        <w:tc>
          <w:tcPr>
            <w:tcW w:w="61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946A360">
            <w:pPr>
              <w:spacing w:line="0" w:lineRule="atLeast"/>
              <w:ind w:firstLine="0" w:firstLineChars="0"/>
              <w:jc w:val="center"/>
              <w:rPr>
                <w:color w:val="auto"/>
                <w:highlight w:val="none"/>
              </w:rPr>
            </w:pPr>
            <w:r>
              <w:rPr>
                <w:color w:val="auto"/>
                <w:highlight w:val="none"/>
                <w:lang w:eastAsia="zh-CN"/>
              </w:rPr>
              <w:t>发图时间</w:t>
            </w:r>
          </w:p>
        </w:tc>
        <w:tc>
          <w:tcPr>
            <w:tcW w:w="78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E509226">
            <w:pPr>
              <w:spacing w:line="0" w:lineRule="atLeast"/>
              <w:ind w:firstLine="0" w:firstLineChars="0"/>
              <w:jc w:val="center"/>
              <w:rPr>
                <w:color w:val="auto"/>
                <w:highlight w:val="none"/>
              </w:rPr>
            </w:pPr>
            <w:r>
              <w:rPr>
                <w:color w:val="auto"/>
                <w:highlight w:val="none"/>
                <w:lang w:eastAsia="zh-CN"/>
              </w:rPr>
              <w:t>是否过审</w:t>
            </w:r>
          </w:p>
        </w:tc>
        <w:tc>
          <w:tcPr>
            <w:tcW w:w="642"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73B72F8">
            <w:pPr>
              <w:spacing w:line="0" w:lineRule="atLeast"/>
              <w:ind w:firstLine="0" w:firstLineChars="0"/>
              <w:jc w:val="center"/>
              <w:rPr>
                <w:color w:val="auto"/>
                <w:highlight w:val="none"/>
              </w:rPr>
            </w:pPr>
            <w:r>
              <w:rPr>
                <w:color w:val="auto"/>
                <w:highlight w:val="none"/>
                <w:lang w:eastAsia="zh-CN"/>
              </w:rPr>
              <w:t>下发形式</w:t>
            </w:r>
          </w:p>
        </w:tc>
        <w:tc>
          <w:tcPr>
            <w:tcW w:w="918" w:type="pct"/>
            <w:tcBorders>
              <w:top w:val="single" w:color="3D3D3D" w:sz="4" w:space="0"/>
              <w:left w:val="single" w:color="3D3D3D" w:sz="4" w:space="0"/>
              <w:bottom w:val="single" w:color="3D3D3D" w:sz="4" w:space="0"/>
              <w:right w:val="single" w:color="3D3D3D" w:sz="4" w:space="0"/>
            </w:tcBorders>
            <w:shd w:val="clear" w:color="auto" w:fill="auto"/>
            <w:vAlign w:val="center"/>
          </w:tcPr>
          <w:p w14:paraId="148E4F9C">
            <w:pPr>
              <w:spacing w:line="0" w:lineRule="atLeast"/>
              <w:ind w:firstLine="0" w:firstLineChars="0"/>
              <w:jc w:val="center"/>
              <w:rPr>
                <w:color w:val="auto"/>
                <w:highlight w:val="none"/>
              </w:rPr>
            </w:pPr>
            <w:r>
              <w:rPr>
                <w:color w:val="auto"/>
                <w:highlight w:val="none"/>
                <w:lang w:eastAsia="zh-CN"/>
              </w:rPr>
              <w:t>图纸变更/作废</w:t>
            </w:r>
          </w:p>
        </w:tc>
        <w:tc>
          <w:tcPr>
            <w:tcW w:w="340" w:type="pct"/>
            <w:tcBorders>
              <w:top w:val="single" w:color="3D3D3D" w:sz="4" w:space="0"/>
              <w:left w:val="single" w:color="3D3D3D" w:sz="4" w:space="0"/>
              <w:bottom w:val="single" w:color="3D3D3D" w:sz="4" w:space="0"/>
              <w:right w:val="single" w:color="3D3D3D" w:sz="4" w:space="0"/>
            </w:tcBorders>
            <w:shd w:val="clear" w:color="auto" w:fill="auto"/>
            <w:vAlign w:val="center"/>
          </w:tcPr>
          <w:p w14:paraId="452608C1">
            <w:pPr>
              <w:spacing w:line="0" w:lineRule="atLeast"/>
              <w:ind w:firstLine="0" w:firstLineChars="0"/>
              <w:jc w:val="center"/>
              <w:rPr>
                <w:color w:val="auto"/>
                <w:highlight w:val="none"/>
              </w:rPr>
            </w:pPr>
            <w:r>
              <w:rPr>
                <w:color w:val="auto"/>
                <w:highlight w:val="none"/>
                <w:lang w:eastAsia="zh-CN"/>
              </w:rPr>
              <w:t>版本</w:t>
            </w:r>
          </w:p>
        </w:tc>
        <w:tc>
          <w:tcPr>
            <w:tcW w:w="3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458B0639">
            <w:pPr>
              <w:spacing w:line="0" w:lineRule="atLeast"/>
              <w:ind w:firstLine="0" w:firstLineChars="0"/>
              <w:jc w:val="center"/>
              <w:rPr>
                <w:color w:val="auto"/>
                <w:highlight w:val="none"/>
              </w:rPr>
            </w:pPr>
            <w:r>
              <w:rPr>
                <w:color w:val="auto"/>
                <w:highlight w:val="none"/>
                <w:lang w:eastAsia="zh-CN"/>
              </w:rPr>
              <w:t>存档</w:t>
            </w:r>
          </w:p>
        </w:tc>
      </w:tr>
      <w:tr w14:paraId="249B428E">
        <w:tblPrEx>
          <w:tblCellMar>
            <w:top w:w="0" w:type="dxa"/>
            <w:left w:w="0" w:type="dxa"/>
            <w:bottom w:w="0" w:type="dxa"/>
            <w:right w:w="0" w:type="dxa"/>
          </w:tblCellMar>
        </w:tblPrEx>
        <w:trPr>
          <w:trHeight w:val="450" w:hRule="atLeast"/>
        </w:trPr>
        <w:tc>
          <w:tcPr>
            <w:tcW w:w="22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A33D496">
            <w:pPr>
              <w:spacing w:line="0" w:lineRule="atLeast"/>
              <w:ind w:firstLine="0" w:firstLineChars="0"/>
              <w:rPr>
                <w:color w:val="auto"/>
                <w:highlight w:val="none"/>
              </w:rPr>
            </w:pPr>
          </w:p>
        </w:tc>
        <w:tc>
          <w:tcPr>
            <w:tcW w:w="393"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0D5B2D3">
            <w:pPr>
              <w:spacing w:line="0" w:lineRule="atLeast"/>
              <w:ind w:firstLine="0" w:firstLineChars="0"/>
              <w:rPr>
                <w:color w:val="auto"/>
                <w:highlight w:val="none"/>
              </w:rPr>
            </w:pPr>
          </w:p>
        </w:tc>
        <w:tc>
          <w:tcPr>
            <w:tcW w:w="7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76E91D2">
            <w:pPr>
              <w:spacing w:line="0" w:lineRule="atLeast"/>
              <w:ind w:firstLine="0" w:firstLineChars="0"/>
              <w:rPr>
                <w:color w:val="auto"/>
                <w:highlight w:val="none"/>
              </w:rPr>
            </w:pPr>
          </w:p>
        </w:tc>
        <w:tc>
          <w:tcPr>
            <w:tcW w:w="61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7CB332EB">
            <w:pPr>
              <w:spacing w:line="0" w:lineRule="atLeast"/>
              <w:ind w:firstLine="0" w:firstLineChars="0"/>
              <w:rPr>
                <w:color w:val="auto"/>
                <w:highlight w:val="none"/>
              </w:rPr>
            </w:pPr>
          </w:p>
        </w:tc>
        <w:tc>
          <w:tcPr>
            <w:tcW w:w="78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404C0088">
            <w:pPr>
              <w:spacing w:line="0" w:lineRule="atLeast"/>
              <w:ind w:firstLine="0" w:firstLineChars="0"/>
              <w:rPr>
                <w:color w:val="auto"/>
                <w:highlight w:val="none"/>
              </w:rPr>
            </w:pPr>
          </w:p>
        </w:tc>
        <w:tc>
          <w:tcPr>
            <w:tcW w:w="642"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81FFECC">
            <w:pPr>
              <w:spacing w:line="0" w:lineRule="atLeast"/>
              <w:ind w:firstLine="0" w:firstLineChars="0"/>
              <w:rPr>
                <w:color w:val="auto"/>
                <w:highlight w:val="none"/>
              </w:rPr>
            </w:pPr>
          </w:p>
        </w:tc>
        <w:tc>
          <w:tcPr>
            <w:tcW w:w="918"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0AA7BE0">
            <w:pPr>
              <w:spacing w:line="0" w:lineRule="atLeast"/>
              <w:ind w:firstLine="0" w:firstLineChars="0"/>
              <w:rPr>
                <w:color w:val="auto"/>
                <w:highlight w:val="none"/>
              </w:rPr>
            </w:pPr>
          </w:p>
        </w:tc>
        <w:tc>
          <w:tcPr>
            <w:tcW w:w="34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083DC65">
            <w:pPr>
              <w:spacing w:line="0" w:lineRule="atLeast"/>
              <w:ind w:firstLine="0" w:firstLineChars="0"/>
              <w:rPr>
                <w:color w:val="auto"/>
                <w:highlight w:val="none"/>
              </w:rPr>
            </w:pPr>
          </w:p>
        </w:tc>
        <w:tc>
          <w:tcPr>
            <w:tcW w:w="3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83D513D">
            <w:pPr>
              <w:spacing w:line="0" w:lineRule="atLeast"/>
              <w:ind w:firstLine="0" w:firstLineChars="0"/>
              <w:rPr>
                <w:color w:val="auto"/>
                <w:highlight w:val="none"/>
              </w:rPr>
            </w:pPr>
          </w:p>
        </w:tc>
      </w:tr>
      <w:tr w14:paraId="60E39182">
        <w:tblPrEx>
          <w:tblCellMar>
            <w:top w:w="0" w:type="dxa"/>
            <w:left w:w="0" w:type="dxa"/>
            <w:bottom w:w="0" w:type="dxa"/>
            <w:right w:w="0" w:type="dxa"/>
          </w:tblCellMar>
        </w:tblPrEx>
        <w:trPr>
          <w:trHeight w:val="450" w:hRule="atLeast"/>
        </w:trPr>
        <w:tc>
          <w:tcPr>
            <w:tcW w:w="22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42F0E4DB">
            <w:pPr>
              <w:spacing w:line="0" w:lineRule="atLeast"/>
              <w:ind w:firstLine="0" w:firstLineChars="0"/>
              <w:rPr>
                <w:color w:val="auto"/>
                <w:highlight w:val="none"/>
              </w:rPr>
            </w:pPr>
          </w:p>
        </w:tc>
        <w:tc>
          <w:tcPr>
            <w:tcW w:w="393"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63B5EC7">
            <w:pPr>
              <w:spacing w:line="0" w:lineRule="atLeast"/>
              <w:ind w:firstLine="0" w:firstLineChars="0"/>
              <w:rPr>
                <w:color w:val="auto"/>
                <w:highlight w:val="none"/>
              </w:rPr>
            </w:pPr>
          </w:p>
        </w:tc>
        <w:tc>
          <w:tcPr>
            <w:tcW w:w="7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3AEB9BD">
            <w:pPr>
              <w:spacing w:line="0" w:lineRule="atLeast"/>
              <w:ind w:firstLine="0" w:firstLineChars="0"/>
              <w:rPr>
                <w:color w:val="auto"/>
                <w:highlight w:val="none"/>
              </w:rPr>
            </w:pPr>
          </w:p>
        </w:tc>
        <w:tc>
          <w:tcPr>
            <w:tcW w:w="61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0F8D796">
            <w:pPr>
              <w:spacing w:line="0" w:lineRule="atLeast"/>
              <w:ind w:firstLine="0" w:firstLineChars="0"/>
              <w:rPr>
                <w:color w:val="auto"/>
                <w:highlight w:val="none"/>
              </w:rPr>
            </w:pPr>
          </w:p>
        </w:tc>
        <w:tc>
          <w:tcPr>
            <w:tcW w:w="78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A4EA7C0">
            <w:pPr>
              <w:spacing w:line="0" w:lineRule="atLeast"/>
              <w:ind w:firstLine="0" w:firstLineChars="0"/>
              <w:rPr>
                <w:color w:val="auto"/>
                <w:highlight w:val="none"/>
              </w:rPr>
            </w:pPr>
          </w:p>
        </w:tc>
        <w:tc>
          <w:tcPr>
            <w:tcW w:w="642"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40E1A50">
            <w:pPr>
              <w:spacing w:line="0" w:lineRule="atLeast"/>
              <w:ind w:firstLine="0" w:firstLineChars="0"/>
              <w:rPr>
                <w:color w:val="auto"/>
                <w:highlight w:val="none"/>
              </w:rPr>
            </w:pPr>
          </w:p>
        </w:tc>
        <w:tc>
          <w:tcPr>
            <w:tcW w:w="918"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8A81C0B">
            <w:pPr>
              <w:spacing w:line="0" w:lineRule="atLeast"/>
              <w:ind w:firstLine="0" w:firstLineChars="0"/>
              <w:rPr>
                <w:color w:val="auto"/>
                <w:highlight w:val="none"/>
              </w:rPr>
            </w:pPr>
          </w:p>
        </w:tc>
        <w:tc>
          <w:tcPr>
            <w:tcW w:w="34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966B89E">
            <w:pPr>
              <w:spacing w:line="0" w:lineRule="atLeast"/>
              <w:ind w:firstLine="0" w:firstLineChars="0"/>
              <w:rPr>
                <w:color w:val="auto"/>
                <w:highlight w:val="none"/>
              </w:rPr>
            </w:pPr>
          </w:p>
        </w:tc>
        <w:tc>
          <w:tcPr>
            <w:tcW w:w="3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5E6D3AA">
            <w:pPr>
              <w:spacing w:line="0" w:lineRule="atLeast"/>
              <w:ind w:firstLine="0" w:firstLineChars="0"/>
              <w:rPr>
                <w:color w:val="auto"/>
                <w:highlight w:val="none"/>
              </w:rPr>
            </w:pPr>
          </w:p>
        </w:tc>
      </w:tr>
      <w:tr w14:paraId="1699B7BD">
        <w:tblPrEx>
          <w:tblCellMar>
            <w:top w:w="0" w:type="dxa"/>
            <w:left w:w="0" w:type="dxa"/>
            <w:bottom w:w="0" w:type="dxa"/>
            <w:right w:w="0" w:type="dxa"/>
          </w:tblCellMar>
        </w:tblPrEx>
        <w:trPr>
          <w:trHeight w:val="450" w:hRule="atLeast"/>
        </w:trPr>
        <w:tc>
          <w:tcPr>
            <w:tcW w:w="22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CBEF2E3">
            <w:pPr>
              <w:spacing w:line="0" w:lineRule="atLeast"/>
              <w:ind w:firstLine="0" w:firstLineChars="0"/>
              <w:rPr>
                <w:color w:val="auto"/>
                <w:highlight w:val="none"/>
              </w:rPr>
            </w:pPr>
          </w:p>
        </w:tc>
        <w:tc>
          <w:tcPr>
            <w:tcW w:w="393"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DA142DF">
            <w:pPr>
              <w:spacing w:line="0" w:lineRule="atLeast"/>
              <w:ind w:firstLine="0" w:firstLineChars="0"/>
              <w:rPr>
                <w:color w:val="auto"/>
                <w:highlight w:val="none"/>
              </w:rPr>
            </w:pPr>
          </w:p>
        </w:tc>
        <w:tc>
          <w:tcPr>
            <w:tcW w:w="7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55E7644">
            <w:pPr>
              <w:spacing w:line="0" w:lineRule="atLeast"/>
              <w:ind w:firstLine="0" w:firstLineChars="0"/>
              <w:rPr>
                <w:color w:val="auto"/>
                <w:highlight w:val="none"/>
              </w:rPr>
            </w:pPr>
          </w:p>
        </w:tc>
        <w:tc>
          <w:tcPr>
            <w:tcW w:w="61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C0F410C">
            <w:pPr>
              <w:spacing w:line="0" w:lineRule="atLeast"/>
              <w:ind w:firstLine="0" w:firstLineChars="0"/>
              <w:rPr>
                <w:color w:val="auto"/>
                <w:highlight w:val="none"/>
              </w:rPr>
            </w:pPr>
          </w:p>
        </w:tc>
        <w:tc>
          <w:tcPr>
            <w:tcW w:w="78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0C82F8D">
            <w:pPr>
              <w:spacing w:line="0" w:lineRule="atLeast"/>
              <w:ind w:firstLine="0" w:firstLineChars="0"/>
              <w:rPr>
                <w:color w:val="auto"/>
                <w:highlight w:val="none"/>
              </w:rPr>
            </w:pPr>
          </w:p>
        </w:tc>
        <w:tc>
          <w:tcPr>
            <w:tcW w:w="642"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D42F590">
            <w:pPr>
              <w:spacing w:line="0" w:lineRule="atLeast"/>
              <w:ind w:firstLine="0" w:firstLineChars="0"/>
              <w:rPr>
                <w:color w:val="auto"/>
                <w:highlight w:val="none"/>
              </w:rPr>
            </w:pPr>
          </w:p>
        </w:tc>
        <w:tc>
          <w:tcPr>
            <w:tcW w:w="918"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25FC97A">
            <w:pPr>
              <w:spacing w:line="0" w:lineRule="atLeast"/>
              <w:ind w:firstLine="0" w:firstLineChars="0"/>
              <w:rPr>
                <w:color w:val="auto"/>
                <w:highlight w:val="none"/>
              </w:rPr>
            </w:pPr>
          </w:p>
        </w:tc>
        <w:tc>
          <w:tcPr>
            <w:tcW w:w="34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4467A09E">
            <w:pPr>
              <w:spacing w:line="0" w:lineRule="atLeast"/>
              <w:ind w:firstLine="0" w:firstLineChars="0"/>
              <w:rPr>
                <w:color w:val="auto"/>
                <w:highlight w:val="none"/>
              </w:rPr>
            </w:pPr>
          </w:p>
        </w:tc>
        <w:tc>
          <w:tcPr>
            <w:tcW w:w="3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6E9F9D9">
            <w:pPr>
              <w:spacing w:line="0" w:lineRule="atLeast"/>
              <w:ind w:firstLine="0" w:firstLineChars="0"/>
              <w:rPr>
                <w:color w:val="auto"/>
                <w:highlight w:val="none"/>
              </w:rPr>
            </w:pPr>
          </w:p>
        </w:tc>
      </w:tr>
      <w:tr w14:paraId="3F2BC921">
        <w:tblPrEx>
          <w:tblCellMar>
            <w:top w:w="0" w:type="dxa"/>
            <w:left w:w="0" w:type="dxa"/>
            <w:bottom w:w="0" w:type="dxa"/>
            <w:right w:w="0" w:type="dxa"/>
          </w:tblCellMar>
        </w:tblPrEx>
        <w:trPr>
          <w:trHeight w:val="450" w:hRule="atLeast"/>
        </w:trPr>
        <w:tc>
          <w:tcPr>
            <w:tcW w:w="22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F9D3BB3">
            <w:pPr>
              <w:spacing w:line="0" w:lineRule="atLeast"/>
              <w:ind w:firstLine="0" w:firstLineChars="0"/>
              <w:rPr>
                <w:color w:val="auto"/>
                <w:highlight w:val="none"/>
              </w:rPr>
            </w:pPr>
          </w:p>
        </w:tc>
        <w:tc>
          <w:tcPr>
            <w:tcW w:w="393"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461C5871">
            <w:pPr>
              <w:spacing w:line="0" w:lineRule="atLeast"/>
              <w:ind w:firstLine="0" w:firstLineChars="0"/>
              <w:rPr>
                <w:color w:val="auto"/>
                <w:highlight w:val="none"/>
              </w:rPr>
            </w:pPr>
          </w:p>
        </w:tc>
        <w:tc>
          <w:tcPr>
            <w:tcW w:w="7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45BF1F7">
            <w:pPr>
              <w:spacing w:line="0" w:lineRule="atLeast"/>
              <w:ind w:firstLine="0" w:firstLineChars="0"/>
              <w:rPr>
                <w:color w:val="auto"/>
                <w:highlight w:val="none"/>
              </w:rPr>
            </w:pPr>
          </w:p>
        </w:tc>
        <w:tc>
          <w:tcPr>
            <w:tcW w:w="61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4279A8B8">
            <w:pPr>
              <w:spacing w:line="0" w:lineRule="atLeast"/>
              <w:ind w:firstLine="0" w:firstLineChars="0"/>
              <w:rPr>
                <w:color w:val="auto"/>
                <w:highlight w:val="none"/>
              </w:rPr>
            </w:pPr>
          </w:p>
        </w:tc>
        <w:tc>
          <w:tcPr>
            <w:tcW w:w="78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7CFE9419">
            <w:pPr>
              <w:spacing w:line="0" w:lineRule="atLeast"/>
              <w:ind w:firstLine="0" w:firstLineChars="0"/>
              <w:rPr>
                <w:color w:val="auto"/>
                <w:highlight w:val="none"/>
              </w:rPr>
            </w:pPr>
          </w:p>
        </w:tc>
        <w:tc>
          <w:tcPr>
            <w:tcW w:w="642"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70AC5B96">
            <w:pPr>
              <w:spacing w:line="0" w:lineRule="atLeast"/>
              <w:ind w:firstLine="0" w:firstLineChars="0"/>
              <w:rPr>
                <w:color w:val="auto"/>
                <w:highlight w:val="none"/>
              </w:rPr>
            </w:pPr>
          </w:p>
        </w:tc>
        <w:tc>
          <w:tcPr>
            <w:tcW w:w="918"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1262278">
            <w:pPr>
              <w:spacing w:line="0" w:lineRule="atLeast"/>
              <w:ind w:firstLine="0" w:firstLineChars="0"/>
              <w:rPr>
                <w:color w:val="auto"/>
                <w:highlight w:val="none"/>
              </w:rPr>
            </w:pPr>
          </w:p>
        </w:tc>
        <w:tc>
          <w:tcPr>
            <w:tcW w:w="34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457D28E8">
            <w:pPr>
              <w:spacing w:line="0" w:lineRule="atLeast"/>
              <w:ind w:firstLine="0" w:firstLineChars="0"/>
              <w:rPr>
                <w:color w:val="auto"/>
                <w:highlight w:val="none"/>
              </w:rPr>
            </w:pPr>
          </w:p>
        </w:tc>
        <w:tc>
          <w:tcPr>
            <w:tcW w:w="3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D0E49F5">
            <w:pPr>
              <w:spacing w:line="0" w:lineRule="atLeast"/>
              <w:ind w:firstLine="0" w:firstLineChars="0"/>
              <w:rPr>
                <w:color w:val="auto"/>
                <w:highlight w:val="none"/>
              </w:rPr>
            </w:pPr>
          </w:p>
        </w:tc>
      </w:tr>
      <w:tr w14:paraId="04DD92DD">
        <w:tblPrEx>
          <w:tblCellMar>
            <w:top w:w="0" w:type="dxa"/>
            <w:left w:w="0" w:type="dxa"/>
            <w:bottom w:w="0" w:type="dxa"/>
            <w:right w:w="0" w:type="dxa"/>
          </w:tblCellMar>
        </w:tblPrEx>
        <w:trPr>
          <w:trHeight w:val="450" w:hRule="atLeast"/>
        </w:trPr>
        <w:tc>
          <w:tcPr>
            <w:tcW w:w="22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6AEB194">
            <w:pPr>
              <w:spacing w:line="0" w:lineRule="atLeast"/>
              <w:ind w:firstLine="0" w:firstLineChars="0"/>
              <w:rPr>
                <w:color w:val="auto"/>
                <w:highlight w:val="none"/>
              </w:rPr>
            </w:pPr>
          </w:p>
        </w:tc>
        <w:tc>
          <w:tcPr>
            <w:tcW w:w="393"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9FDE705">
            <w:pPr>
              <w:spacing w:line="0" w:lineRule="atLeast"/>
              <w:ind w:firstLine="0" w:firstLineChars="0"/>
              <w:rPr>
                <w:color w:val="auto"/>
                <w:highlight w:val="none"/>
              </w:rPr>
            </w:pPr>
          </w:p>
        </w:tc>
        <w:tc>
          <w:tcPr>
            <w:tcW w:w="7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6F1C19F">
            <w:pPr>
              <w:spacing w:line="0" w:lineRule="atLeast"/>
              <w:ind w:firstLine="0" w:firstLineChars="0"/>
              <w:rPr>
                <w:color w:val="auto"/>
                <w:highlight w:val="none"/>
              </w:rPr>
            </w:pPr>
          </w:p>
        </w:tc>
        <w:tc>
          <w:tcPr>
            <w:tcW w:w="61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7EAD5D2C">
            <w:pPr>
              <w:spacing w:line="0" w:lineRule="atLeast"/>
              <w:ind w:firstLine="0" w:firstLineChars="0"/>
              <w:rPr>
                <w:color w:val="auto"/>
                <w:highlight w:val="none"/>
              </w:rPr>
            </w:pPr>
          </w:p>
        </w:tc>
        <w:tc>
          <w:tcPr>
            <w:tcW w:w="78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1804559">
            <w:pPr>
              <w:spacing w:line="0" w:lineRule="atLeast"/>
              <w:ind w:firstLine="0" w:firstLineChars="0"/>
              <w:rPr>
                <w:color w:val="auto"/>
                <w:highlight w:val="none"/>
              </w:rPr>
            </w:pPr>
          </w:p>
        </w:tc>
        <w:tc>
          <w:tcPr>
            <w:tcW w:w="642"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DE952C0">
            <w:pPr>
              <w:spacing w:line="0" w:lineRule="atLeast"/>
              <w:ind w:firstLine="0" w:firstLineChars="0"/>
              <w:rPr>
                <w:color w:val="auto"/>
                <w:highlight w:val="none"/>
              </w:rPr>
            </w:pPr>
          </w:p>
        </w:tc>
        <w:tc>
          <w:tcPr>
            <w:tcW w:w="918"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48175C25">
            <w:pPr>
              <w:spacing w:line="0" w:lineRule="atLeast"/>
              <w:ind w:firstLine="0" w:firstLineChars="0"/>
              <w:rPr>
                <w:color w:val="auto"/>
                <w:highlight w:val="none"/>
              </w:rPr>
            </w:pPr>
          </w:p>
        </w:tc>
        <w:tc>
          <w:tcPr>
            <w:tcW w:w="34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B53BCFC">
            <w:pPr>
              <w:spacing w:line="0" w:lineRule="atLeast"/>
              <w:ind w:firstLine="0" w:firstLineChars="0"/>
              <w:rPr>
                <w:color w:val="auto"/>
                <w:highlight w:val="none"/>
              </w:rPr>
            </w:pPr>
          </w:p>
        </w:tc>
        <w:tc>
          <w:tcPr>
            <w:tcW w:w="3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47C10E94">
            <w:pPr>
              <w:spacing w:line="0" w:lineRule="atLeast"/>
              <w:ind w:firstLine="0" w:firstLineChars="0"/>
              <w:rPr>
                <w:color w:val="auto"/>
                <w:highlight w:val="none"/>
              </w:rPr>
            </w:pPr>
          </w:p>
        </w:tc>
      </w:tr>
      <w:tr w14:paraId="6B5AC67D">
        <w:tblPrEx>
          <w:tblCellMar>
            <w:top w:w="0" w:type="dxa"/>
            <w:left w:w="0" w:type="dxa"/>
            <w:bottom w:w="0" w:type="dxa"/>
            <w:right w:w="0" w:type="dxa"/>
          </w:tblCellMar>
        </w:tblPrEx>
        <w:trPr>
          <w:trHeight w:val="450" w:hRule="atLeast"/>
        </w:trPr>
        <w:tc>
          <w:tcPr>
            <w:tcW w:w="22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0C51709">
            <w:pPr>
              <w:spacing w:line="0" w:lineRule="atLeast"/>
              <w:ind w:firstLine="0" w:firstLineChars="0"/>
              <w:rPr>
                <w:color w:val="auto"/>
                <w:highlight w:val="none"/>
              </w:rPr>
            </w:pPr>
          </w:p>
        </w:tc>
        <w:tc>
          <w:tcPr>
            <w:tcW w:w="393"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46CD98A8">
            <w:pPr>
              <w:spacing w:line="0" w:lineRule="atLeast"/>
              <w:ind w:firstLine="0" w:firstLineChars="0"/>
              <w:rPr>
                <w:color w:val="auto"/>
                <w:highlight w:val="none"/>
              </w:rPr>
            </w:pPr>
          </w:p>
        </w:tc>
        <w:tc>
          <w:tcPr>
            <w:tcW w:w="7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2E20682">
            <w:pPr>
              <w:spacing w:line="0" w:lineRule="atLeast"/>
              <w:ind w:firstLine="0" w:firstLineChars="0"/>
              <w:rPr>
                <w:color w:val="auto"/>
                <w:highlight w:val="none"/>
              </w:rPr>
            </w:pPr>
          </w:p>
        </w:tc>
        <w:tc>
          <w:tcPr>
            <w:tcW w:w="61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BC136CB">
            <w:pPr>
              <w:spacing w:line="0" w:lineRule="atLeast"/>
              <w:ind w:firstLine="0" w:firstLineChars="0"/>
              <w:rPr>
                <w:color w:val="auto"/>
                <w:highlight w:val="none"/>
              </w:rPr>
            </w:pPr>
          </w:p>
        </w:tc>
        <w:tc>
          <w:tcPr>
            <w:tcW w:w="78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41AA2E1">
            <w:pPr>
              <w:spacing w:line="0" w:lineRule="atLeast"/>
              <w:ind w:firstLine="0" w:firstLineChars="0"/>
              <w:rPr>
                <w:color w:val="auto"/>
                <w:highlight w:val="none"/>
              </w:rPr>
            </w:pPr>
          </w:p>
        </w:tc>
        <w:tc>
          <w:tcPr>
            <w:tcW w:w="642"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4F54B65F">
            <w:pPr>
              <w:spacing w:line="0" w:lineRule="atLeast"/>
              <w:ind w:firstLine="0" w:firstLineChars="0"/>
              <w:rPr>
                <w:color w:val="auto"/>
                <w:highlight w:val="none"/>
              </w:rPr>
            </w:pPr>
          </w:p>
        </w:tc>
        <w:tc>
          <w:tcPr>
            <w:tcW w:w="918"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CE4E1B2">
            <w:pPr>
              <w:spacing w:line="0" w:lineRule="atLeast"/>
              <w:ind w:firstLine="0" w:firstLineChars="0"/>
              <w:rPr>
                <w:color w:val="auto"/>
                <w:highlight w:val="none"/>
              </w:rPr>
            </w:pPr>
          </w:p>
        </w:tc>
        <w:tc>
          <w:tcPr>
            <w:tcW w:w="34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B2EAA8B">
            <w:pPr>
              <w:spacing w:line="0" w:lineRule="atLeast"/>
              <w:ind w:firstLine="0" w:firstLineChars="0"/>
              <w:rPr>
                <w:color w:val="auto"/>
                <w:highlight w:val="none"/>
              </w:rPr>
            </w:pPr>
          </w:p>
        </w:tc>
        <w:tc>
          <w:tcPr>
            <w:tcW w:w="3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58074F4">
            <w:pPr>
              <w:spacing w:line="0" w:lineRule="atLeast"/>
              <w:ind w:firstLine="0" w:firstLineChars="0"/>
              <w:rPr>
                <w:color w:val="auto"/>
                <w:highlight w:val="none"/>
              </w:rPr>
            </w:pPr>
          </w:p>
        </w:tc>
      </w:tr>
      <w:tr w14:paraId="36655343">
        <w:tblPrEx>
          <w:tblCellMar>
            <w:top w:w="0" w:type="dxa"/>
            <w:left w:w="0" w:type="dxa"/>
            <w:bottom w:w="0" w:type="dxa"/>
            <w:right w:w="0" w:type="dxa"/>
          </w:tblCellMar>
        </w:tblPrEx>
        <w:trPr>
          <w:trHeight w:val="450" w:hRule="atLeast"/>
        </w:trPr>
        <w:tc>
          <w:tcPr>
            <w:tcW w:w="22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1A9F1F1">
            <w:pPr>
              <w:spacing w:line="0" w:lineRule="atLeast"/>
              <w:ind w:firstLine="0" w:firstLineChars="0"/>
              <w:rPr>
                <w:color w:val="auto"/>
                <w:highlight w:val="none"/>
              </w:rPr>
            </w:pPr>
          </w:p>
        </w:tc>
        <w:tc>
          <w:tcPr>
            <w:tcW w:w="393"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0264DD2">
            <w:pPr>
              <w:spacing w:line="0" w:lineRule="atLeast"/>
              <w:ind w:firstLine="0" w:firstLineChars="0"/>
              <w:rPr>
                <w:color w:val="auto"/>
                <w:highlight w:val="none"/>
              </w:rPr>
            </w:pPr>
          </w:p>
        </w:tc>
        <w:tc>
          <w:tcPr>
            <w:tcW w:w="7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01E8611">
            <w:pPr>
              <w:spacing w:line="0" w:lineRule="atLeast"/>
              <w:ind w:firstLine="0" w:firstLineChars="0"/>
              <w:rPr>
                <w:color w:val="auto"/>
                <w:highlight w:val="none"/>
              </w:rPr>
            </w:pPr>
          </w:p>
        </w:tc>
        <w:tc>
          <w:tcPr>
            <w:tcW w:w="61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BE7D4BA">
            <w:pPr>
              <w:spacing w:line="0" w:lineRule="atLeast"/>
              <w:ind w:firstLine="0" w:firstLineChars="0"/>
              <w:rPr>
                <w:color w:val="auto"/>
                <w:highlight w:val="none"/>
              </w:rPr>
            </w:pPr>
          </w:p>
        </w:tc>
        <w:tc>
          <w:tcPr>
            <w:tcW w:w="78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0A8F059">
            <w:pPr>
              <w:spacing w:line="0" w:lineRule="atLeast"/>
              <w:ind w:firstLine="0" w:firstLineChars="0"/>
              <w:rPr>
                <w:color w:val="auto"/>
                <w:highlight w:val="none"/>
              </w:rPr>
            </w:pPr>
          </w:p>
        </w:tc>
        <w:tc>
          <w:tcPr>
            <w:tcW w:w="642"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1970326">
            <w:pPr>
              <w:spacing w:line="0" w:lineRule="atLeast"/>
              <w:ind w:firstLine="0" w:firstLineChars="0"/>
              <w:rPr>
                <w:color w:val="auto"/>
                <w:highlight w:val="none"/>
              </w:rPr>
            </w:pPr>
          </w:p>
        </w:tc>
        <w:tc>
          <w:tcPr>
            <w:tcW w:w="918"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B4E3801">
            <w:pPr>
              <w:spacing w:line="0" w:lineRule="atLeast"/>
              <w:ind w:firstLine="0" w:firstLineChars="0"/>
              <w:rPr>
                <w:color w:val="auto"/>
                <w:highlight w:val="none"/>
              </w:rPr>
            </w:pPr>
          </w:p>
        </w:tc>
        <w:tc>
          <w:tcPr>
            <w:tcW w:w="34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0A794C9">
            <w:pPr>
              <w:spacing w:line="0" w:lineRule="atLeast"/>
              <w:ind w:firstLine="0" w:firstLineChars="0"/>
              <w:rPr>
                <w:color w:val="auto"/>
                <w:highlight w:val="none"/>
              </w:rPr>
            </w:pPr>
          </w:p>
        </w:tc>
        <w:tc>
          <w:tcPr>
            <w:tcW w:w="3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17F10AB">
            <w:pPr>
              <w:spacing w:line="0" w:lineRule="atLeast"/>
              <w:ind w:firstLine="0" w:firstLineChars="0"/>
              <w:rPr>
                <w:color w:val="auto"/>
                <w:highlight w:val="none"/>
              </w:rPr>
            </w:pPr>
          </w:p>
        </w:tc>
      </w:tr>
      <w:tr w14:paraId="58EA4056">
        <w:tblPrEx>
          <w:tblCellMar>
            <w:top w:w="0" w:type="dxa"/>
            <w:left w:w="0" w:type="dxa"/>
            <w:bottom w:w="0" w:type="dxa"/>
            <w:right w:w="0" w:type="dxa"/>
          </w:tblCellMar>
        </w:tblPrEx>
        <w:trPr>
          <w:trHeight w:val="450" w:hRule="atLeast"/>
        </w:trPr>
        <w:tc>
          <w:tcPr>
            <w:tcW w:w="22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34548D5">
            <w:pPr>
              <w:spacing w:line="0" w:lineRule="atLeast"/>
              <w:ind w:firstLine="0" w:firstLineChars="0"/>
              <w:rPr>
                <w:color w:val="auto"/>
                <w:highlight w:val="none"/>
              </w:rPr>
            </w:pPr>
          </w:p>
        </w:tc>
        <w:tc>
          <w:tcPr>
            <w:tcW w:w="393"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1755317">
            <w:pPr>
              <w:spacing w:line="0" w:lineRule="atLeast"/>
              <w:ind w:firstLine="0" w:firstLineChars="0"/>
              <w:rPr>
                <w:color w:val="auto"/>
                <w:highlight w:val="none"/>
              </w:rPr>
            </w:pPr>
          </w:p>
        </w:tc>
        <w:tc>
          <w:tcPr>
            <w:tcW w:w="7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8E75B78">
            <w:pPr>
              <w:spacing w:line="0" w:lineRule="atLeast"/>
              <w:ind w:firstLine="0" w:firstLineChars="0"/>
              <w:rPr>
                <w:color w:val="auto"/>
                <w:highlight w:val="none"/>
              </w:rPr>
            </w:pPr>
          </w:p>
        </w:tc>
        <w:tc>
          <w:tcPr>
            <w:tcW w:w="61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2699FE9">
            <w:pPr>
              <w:spacing w:line="0" w:lineRule="atLeast"/>
              <w:ind w:firstLine="0" w:firstLineChars="0"/>
              <w:rPr>
                <w:color w:val="auto"/>
                <w:highlight w:val="none"/>
              </w:rPr>
            </w:pPr>
          </w:p>
        </w:tc>
        <w:tc>
          <w:tcPr>
            <w:tcW w:w="78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431E4934">
            <w:pPr>
              <w:spacing w:line="0" w:lineRule="atLeast"/>
              <w:ind w:firstLine="0" w:firstLineChars="0"/>
              <w:rPr>
                <w:color w:val="auto"/>
                <w:highlight w:val="none"/>
              </w:rPr>
            </w:pPr>
          </w:p>
        </w:tc>
        <w:tc>
          <w:tcPr>
            <w:tcW w:w="642"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BAD4FFD">
            <w:pPr>
              <w:spacing w:line="0" w:lineRule="atLeast"/>
              <w:ind w:firstLine="0" w:firstLineChars="0"/>
              <w:rPr>
                <w:color w:val="auto"/>
                <w:highlight w:val="none"/>
              </w:rPr>
            </w:pPr>
          </w:p>
        </w:tc>
        <w:tc>
          <w:tcPr>
            <w:tcW w:w="918"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AC0A9EF">
            <w:pPr>
              <w:spacing w:line="0" w:lineRule="atLeast"/>
              <w:ind w:firstLine="0" w:firstLineChars="0"/>
              <w:rPr>
                <w:color w:val="auto"/>
                <w:highlight w:val="none"/>
              </w:rPr>
            </w:pPr>
          </w:p>
        </w:tc>
        <w:tc>
          <w:tcPr>
            <w:tcW w:w="34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BE7A75C">
            <w:pPr>
              <w:spacing w:line="0" w:lineRule="atLeast"/>
              <w:ind w:firstLine="0" w:firstLineChars="0"/>
              <w:rPr>
                <w:color w:val="auto"/>
                <w:highlight w:val="none"/>
              </w:rPr>
            </w:pPr>
          </w:p>
        </w:tc>
        <w:tc>
          <w:tcPr>
            <w:tcW w:w="3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5A7518F">
            <w:pPr>
              <w:spacing w:line="0" w:lineRule="atLeast"/>
              <w:ind w:firstLine="0" w:firstLineChars="0"/>
              <w:rPr>
                <w:color w:val="auto"/>
                <w:highlight w:val="none"/>
              </w:rPr>
            </w:pPr>
          </w:p>
        </w:tc>
      </w:tr>
      <w:tr w14:paraId="6CCC129E">
        <w:tblPrEx>
          <w:tblCellMar>
            <w:top w:w="0" w:type="dxa"/>
            <w:left w:w="0" w:type="dxa"/>
            <w:bottom w:w="0" w:type="dxa"/>
            <w:right w:w="0" w:type="dxa"/>
          </w:tblCellMar>
        </w:tblPrEx>
        <w:trPr>
          <w:trHeight w:val="450" w:hRule="atLeast"/>
        </w:trPr>
        <w:tc>
          <w:tcPr>
            <w:tcW w:w="22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DC9851D">
            <w:pPr>
              <w:spacing w:line="0" w:lineRule="atLeast"/>
              <w:ind w:firstLine="0" w:firstLineChars="0"/>
              <w:rPr>
                <w:color w:val="auto"/>
                <w:highlight w:val="none"/>
              </w:rPr>
            </w:pPr>
          </w:p>
        </w:tc>
        <w:tc>
          <w:tcPr>
            <w:tcW w:w="393"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41ED51CD">
            <w:pPr>
              <w:spacing w:line="0" w:lineRule="atLeast"/>
              <w:ind w:firstLine="0" w:firstLineChars="0"/>
              <w:rPr>
                <w:color w:val="auto"/>
                <w:highlight w:val="none"/>
              </w:rPr>
            </w:pPr>
          </w:p>
        </w:tc>
        <w:tc>
          <w:tcPr>
            <w:tcW w:w="7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2010852">
            <w:pPr>
              <w:spacing w:line="0" w:lineRule="atLeast"/>
              <w:ind w:firstLine="0" w:firstLineChars="0"/>
              <w:rPr>
                <w:color w:val="auto"/>
                <w:highlight w:val="none"/>
              </w:rPr>
            </w:pPr>
          </w:p>
        </w:tc>
        <w:tc>
          <w:tcPr>
            <w:tcW w:w="61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C89465F">
            <w:pPr>
              <w:spacing w:line="0" w:lineRule="atLeast"/>
              <w:ind w:firstLine="0" w:firstLineChars="0"/>
              <w:rPr>
                <w:color w:val="auto"/>
                <w:highlight w:val="none"/>
              </w:rPr>
            </w:pPr>
          </w:p>
        </w:tc>
        <w:tc>
          <w:tcPr>
            <w:tcW w:w="78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6958692">
            <w:pPr>
              <w:spacing w:line="0" w:lineRule="atLeast"/>
              <w:ind w:firstLine="0" w:firstLineChars="0"/>
              <w:rPr>
                <w:color w:val="auto"/>
                <w:highlight w:val="none"/>
              </w:rPr>
            </w:pPr>
          </w:p>
        </w:tc>
        <w:tc>
          <w:tcPr>
            <w:tcW w:w="642"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E5E4D00">
            <w:pPr>
              <w:spacing w:line="0" w:lineRule="atLeast"/>
              <w:ind w:firstLine="0" w:firstLineChars="0"/>
              <w:rPr>
                <w:color w:val="auto"/>
                <w:highlight w:val="none"/>
              </w:rPr>
            </w:pPr>
          </w:p>
        </w:tc>
        <w:tc>
          <w:tcPr>
            <w:tcW w:w="918"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FE4035F">
            <w:pPr>
              <w:spacing w:line="0" w:lineRule="atLeast"/>
              <w:ind w:firstLine="0" w:firstLineChars="0"/>
              <w:rPr>
                <w:color w:val="auto"/>
                <w:highlight w:val="none"/>
              </w:rPr>
            </w:pPr>
          </w:p>
        </w:tc>
        <w:tc>
          <w:tcPr>
            <w:tcW w:w="34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7CCD9733">
            <w:pPr>
              <w:spacing w:line="0" w:lineRule="atLeast"/>
              <w:ind w:firstLine="0" w:firstLineChars="0"/>
              <w:rPr>
                <w:color w:val="auto"/>
                <w:highlight w:val="none"/>
              </w:rPr>
            </w:pPr>
          </w:p>
        </w:tc>
        <w:tc>
          <w:tcPr>
            <w:tcW w:w="3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E89E024">
            <w:pPr>
              <w:spacing w:line="0" w:lineRule="atLeast"/>
              <w:ind w:firstLine="0" w:firstLineChars="0"/>
              <w:rPr>
                <w:color w:val="auto"/>
                <w:highlight w:val="none"/>
              </w:rPr>
            </w:pPr>
          </w:p>
        </w:tc>
      </w:tr>
      <w:tr w14:paraId="434702FC">
        <w:tblPrEx>
          <w:tblCellMar>
            <w:top w:w="0" w:type="dxa"/>
            <w:left w:w="0" w:type="dxa"/>
            <w:bottom w:w="0" w:type="dxa"/>
            <w:right w:w="0" w:type="dxa"/>
          </w:tblCellMar>
        </w:tblPrEx>
        <w:trPr>
          <w:trHeight w:val="450" w:hRule="atLeast"/>
        </w:trPr>
        <w:tc>
          <w:tcPr>
            <w:tcW w:w="22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A94F8BE">
            <w:pPr>
              <w:spacing w:line="0" w:lineRule="atLeast"/>
              <w:ind w:firstLine="0" w:firstLineChars="0"/>
              <w:rPr>
                <w:color w:val="auto"/>
                <w:highlight w:val="none"/>
              </w:rPr>
            </w:pPr>
          </w:p>
        </w:tc>
        <w:tc>
          <w:tcPr>
            <w:tcW w:w="393"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BDB5751">
            <w:pPr>
              <w:spacing w:line="0" w:lineRule="atLeast"/>
              <w:ind w:firstLine="0" w:firstLineChars="0"/>
              <w:rPr>
                <w:color w:val="auto"/>
                <w:highlight w:val="none"/>
              </w:rPr>
            </w:pPr>
          </w:p>
        </w:tc>
        <w:tc>
          <w:tcPr>
            <w:tcW w:w="7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31DAE5B">
            <w:pPr>
              <w:spacing w:line="0" w:lineRule="atLeast"/>
              <w:ind w:firstLine="0" w:firstLineChars="0"/>
              <w:rPr>
                <w:color w:val="auto"/>
                <w:highlight w:val="none"/>
              </w:rPr>
            </w:pPr>
          </w:p>
        </w:tc>
        <w:tc>
          <w:tcPr>
            <w:tcW w:w="61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771BB72D">
            <w:pPr>
              <w:spacing w:line="0" w:lineRule="atLeast"/>
              <w:ind w:firstLine="0" w:firstLineChars="0"/>
              <w:rPr>
                <w:color w:val="auto"/>
                <w:highlight w:val="none"/>
              </w:rPr>
            </w:pPr>
          </w:p>
        </w:tc>
        <w:tc>
          <w:tcPr>
            <w:tcW w:w="78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1F559F0">
            <w:pPr>
              <w:spacing w:line="0" w:lineRule="atLeast"/>
              <w:ind w:firstLine="0" w:firstLineChars="0"/>
              <w:rPr>
                <w:color w:val="auto"/>
                <w:highlight w:val="none"/>
              </w:rPr>
            </w:pPr>
          </w:p>
        </w:tc>
        <w:tc>
          <w:tcPr>
            <w:tcW w:w="642"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0995B49">
            <w:pPr>
              <w:spacing w:line="0" w:lineRule="atLeast"/>
              <w:ind w:firstLine="0" w:firstLineChars="0"/>
              <w:rPr>
                <w:color w:val="auto"/>
                <w:highlight w:val="none"/>
              </w:rPr>
            </w:pPr>
          </w:p>
        </w:tc>
        <w:tc>
          <w:tcPr>
            <w:tcW w:w="918"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9EFCA37">
            <w:pPr>
              <w:spacing w:line="0" w:lineRule="atLeast"/>
              <w:ind w:firstLine="0" w:firstLineChars="0"/>
              <w:rPr>
                <w:color w:val="auto"/>
                <w:highlight w:val="none"/>
              </w:rPr>
            </w:pPr>
          </w:p>
        </w:tc>
        <w:tc>
          <w:tcPr>
            <w:tcW w:w="34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EBEE32E">
            <w:pPr>
              <w:spacing w:line="0" w:lineRule="atLeast"/>
              <w:ind w:firstLine="0" w:firstLineChars="0"/>
              <w:rPr>
                <w:color w:val="auto"/>
                <w:highlight w:val="none"/>
              </w:rPr>
            </w:pPr>
          </w:p>
        </w:tc>
        <w:tc>
          <w:tcPr>
            <w:tcW w:w="3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C59DA24">
            <w:pPr>
              <w:spacing w:line="0" w:lineRule="atLeast"/>
              <w:ind w:firstLine="0" w:firstLineChars="0"/>
              <w:rPr>
                <w:color w:val="auto"/>
                <w:highlight w:val="none"/>
              </w:rPr>
            </w:pPr>
          </w:p>
        </w:tc>
      </w:tr>
      <w:tr w14:paraId="5D4C2031">
        <w:tblPrEx>
          <w:tblCellMar>
            <w:top w:w="0" w:type="dxa"/>
            <w:left w:w="0" w:type="dxa"/>
            <w:bottom w:w="0" w:type="dxa"/>
            <w:right w:w="0" w:type="dxa"/>
          </w:tblCellMar>
        </w:tblPrEx>
        <w:trPr>
          <w:trHeight w:val="450" w:hRule="atLeast"/>
        </w:trPr>
        <w:tc>
          <w:tcPr>
            <w:tcW w:w="22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C144848">
            <w:pPr>
              <w:spacing w:line="0" w:lineRule="atLeast"/>
              <w:ind w:firstLine="0" w:firstLineChars="0"/>
              <w:rPr>
                <w:color w:val="auto"/>
                <w:highlight w:val="none"/>
              </w:rPr>
            </w:pPr>
          </w:p>
        </w:tc>
        <w:tc>
          <w:tcPr>
            <w:tcW w:w="393"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ED149C0">
            <w:pPr>
              <w:spacing w:line="0" w:lineRule="atLeast"/>
              <w:ind w:firstLine="0" w:firstLineChars="0"/>
              <w:rPr>
                <w:color w:val="auto"/>
                <w:highlight w:val="none"/>
              </w:rPr>
            </w:pPr>
          </w:p>
        </w:tc>
        <w:tc>
          <w:tcPr>
            <w:tcW w:w="7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F38C377">
            <w:pPr>
              <w:spacing w:line="0" w:lineRule="atLeast"/>
              <w:ind w:firstLine="0" w:firstLineChars="0"/>
              <w:rPr>
                <w:color w:val="auto"/>
                <w:highlight w:val="none"/>
              </w:rPr>
            </w:pPr>
          </w:p>
        </w:tc>
        <w:tc>
          <w:tcPr>
            <w:tcW w:w="61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76AC5186">
            <w:pPr>
              <w:spacing w:line="0" w:lineRule="atLeast"/>
              <w:ind w:firstLine="0" w:firstLineChars="0"/>
              <w:rPr>
                <w:color w:val="auto"/>
                <w:highlight w:val="none"/>
              </w:rPr>
            </w:pPr>
          </w:p>
        </w:tc>
        <w:tc>
          <w:tcPr>
            <w:tcW w:w="78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1465F8D">
            <w:pPr>
              <w:spacing w:line="0" w:lineRule="atLeast"/>
              <w:ind w:firstLine="0" w:firstLineChars="0"/>
              <w:rPr>
                <w:color w:val="auto"/>
                <w:highlight w:val="none"/>
              </w:rPr>
            </w:pPr>
          </w:p>
        </w:tc>
        <w:tc>
          <w:tcPr>
            <w:tcW w:w="642"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1AF1727">
            <w:pPr>
              <w:spacing w:line="0" w:lineRule="atLeast"/>
              <w:ind w:firstLine="0" w:firstLineChars="0"/>
              <w:rPr>
                <w:color w:val="auto"/>
                <w:highlight w:val="none"/>
              </w:rPr>
            </w:pPr>
          </w:p>
        </w:tc>
        <w:tc>
          <w:tcPr>
            <w:tcW w:w="918"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773F9632">
            <w:pPr>
              <w:spacing w:line="0" w:lineRule="atLeast"/>
              <w:ind w:firstLine="0" w:firstLineChars="0"/>
              <w:rPr>
                <w:color w:val="auto"/>
                <w:highlight w:val="none"/>
              </w:rPr>
            </w:pPr>
          </w:p>
        </w:tc>
        <w:tc>
          <w:tcPr>
            <w:tcW w:w="34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A7F27BE">
            <w:pPr>
              <w:spacing w:line="0" w:lineRule="atLeast"/>
              <w:ind w:firstLine="0" w:firstLineChars="0"/>
              <w:rPr>
                <w:color w:val="auto"/>
                <w:highlight w:val="none"/>
              </w:rPr>
            </w:pPr>
          </w:p>
        </w:tc>
        <w:tc>
          <w:tcPr>
            <w:tcW w:w="3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7EC99DCD">
            <w:pPr>
              <w:spacing w:line="0" w:lineRule="atLeast"/>
              <w:ind w:firstLine="0" w:firstLineChars="0"/>
              <w:rPr>
                <w:color w:val="auto"/>
                <w:highlight w:val="none"/>
              </w:rPr>
            </w:pPr>
          </w:p>
        </w:tc>
      </w:tr>
      <w:tr w14:paraId="1BB54B09">
        <w:tblPrEx>
          <w:tblCellMar>
            <w:top w:w="0" w:type="dxa"/>
            <w:left w:w="0" w:type="dxa"/>
            <w:bottom w:w="0" w:type="dxa"/>
            <w:right w:w="0" w:type="dxa"/>
          </w:tblCellMar>
        </w:tblPrEx>
        <w:trPr>
          <w:trHeight w:val="450" w:hRule="atLeast"/>
        </w:trPr>
        <w:tc>
          <w:tcPr>
            <w:tcW w:w="22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DB7B879">
            <w:pPr>
              <w:spacing w:line="0" w:lineRule="atLeast"/>
              <w:ind w:firstLine="0" w:firstLineChars="0"/>
              <w:rPr>
                <w:color w:val="auto"/>
                <w:highlight w:val="none"/>
              </w:rPr>
            </w:pPr>
          </w:p>
        </w:tc>
        <w:tc>
          <w:tcPr>
            <w:tcW w:w="393"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7CC4D8B8">
            <w:pPr>
              <w:spacing w:line="0" w:lineRule="atLeast"/>
              <w:ind w:firstLine="0" w:firstLineChars="0"/>
              <w:rPr>
                <w:color w:val="auto"/>
                <w:highlight w:val="none"/>
              </w:rPr>
            </w:pPr>
          </w:p>
        </w:tc>
        <w:tc>
          <w:tcPr>
            <w:tcW w:w="7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FBE6144">
            <w:pPr>
              <w:spacing w:line="0" w:lineRule="atLeast"/>
              <w:ind w:firstLine="0" w:firstLineChars="0"/>
              <w:rPr>
                <w:color w:val="auto"/>
                <w:highlight w:val="none"/>
              </w:rPr>
            </w:pPr>
          </w:p>
        </w:tc>
        <w:tc>
          <w:tcPr>
            <w:tcW w:w="61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6C26AC7">
            <w:pPr>
              <w:spacing w:line="0" w:lineRule="atLeast"/>
              <w:ind w:firstLine="0" w:firstLineChars="0"/>
              <w:rPr>
                <w:color w:val="auto"/>
                <w:highlight w:val="none"/>
              </w:rPr>
            </w:pPr>
          </w:p>
        </w:tc>
        <w:tc>
          <w:tcPr>
            <w:tcW w:w="78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A17A5AF">
            <w:pPr>
              <w:spacing w:line="0" w:lineRule="atLeast"/>
              <w:ind w:firstLine="0" w:firstLineChars="0"/>
              <w:rPr>
                <w:color w:val="auto"/>
                <w:highlight w:val="none"/>
              </w:rPr>
            </w:pPr>
          </w:p>
        </w:tc>
        <w:tc>
          <w:tcPr>
            <w:tcW w:w="642"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C57B367">
            <w:pPr>
              <w:spacing w:line="0" w:lineRule="atLeast"/>
              <w:ind w:firstLine="0" w:firstLineChars="0"/>
              <w:rPr>
                <w:color w:val="auto"/>
                <w:highlight w:val="none"/>
              </w:rPr>
            </w:pPr>
          </w:p>
        </w:tc>
        <w:tc>
          <w:tcPr>
            <w:tcW w:w="918"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489B228E">
            <w:pPr>
              <w:spacing w:line="0" w:lineRule="atLeast"/>
              <w:ind w:firstLine="0" w:firstLineChars="0"/>
              <w:rPr>
                <w:color w:val="auto"/>
                <w:highlight w:val="none"/>
              </w:rPr>
            </w:pPr>
          </w:p>
        </w:tc>
        <w:tc>
          <w:tcPr>
            <w:tcW w:w="34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27D10C4">
            <w:pPr>
              <w:spacing w:line="0" w:lineRule="atLeast"/>
              <w:ind w:firstLine="0" w:firstLineChars="0"/>
              <w:rPr>
                <w:color w:val="auto"/>
                <w:highlight w:val="none"/>
              </w:rPr>
            </w:pPr>
          </w:p>
        </w:tc>
        <w:tc>
          <w:tcPr>
            <w:tcW w:w="3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DB74F38">
            <w:pPr>
              <w:spacing w:line="0" w:lineRule="atLeast"/>
              <w:ind w:firstLine="0" w:firstLineChars="0"/>
              <w:rPr>
                <w:color w:val="auto"/>
                <w:highlight w:val="none"/>
              </w:rPr>
            </w:pPr>
          </w:p>
        </w:tc>
      </w:tr>
      <w:tr w14:paraId="6A569CEB">
        <w:tblPrEx>
          <w:tblCellMar>
            <w:top w:w="0" w:type="dxa"/>
            <w:left w:w="0" w:type="dxa"/>
            <w:bottom w:w="0" w:type="dxa"/>
            <w:right w:w="0" w:type="dxa"/>
          </w:tblCellMar>
        </w:tblPrEx>
        <w:trPr>
          <w:trHeight w:val="450" w:hRule="atLeast"/>
        </w:trPr>
        <w:tc>
          <w:tcPr>
            <w:tcW w:w="22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8756D65">
            <w:pPr>
              <w:spacing w:line="0" w:lineRule="atLeast"/>
              <w:ind w:firstLine="0" w:firstLineChars="0"/>
              <w:rPr>
                <w:color w:val="auto"/>
                <w:highlight w:val="none"/>
              </w:rPr>
            </w:pPr>
          </w:p>
        </w:tc>
        <w:tc>
          <w:tcPr>
            <w:tcW w:w="393"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A0FFB3D">
            <w:pPr>
              <w:spacing w:line="0" w:lineRule="atLeast"/>
              <w:ind w:firstLine="0" w:firstLineChars="0"/>
              <w:rPr>
                <w:color w:val="auto"/>
                <w:highlight w:val="none"/>
              </w:rPr>
            </w:pPr>
          </w:p>
        </w:tc>
        <w:tc>
          <w:tcPr>
            <w:tcW w:w="7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6692E49">
            <w:pPr>
              <w:spacing w:line="0" w:lineRule="atLeast"/>
              <w:ind w:firstLine="0" w:firstLineChars="0"/>
              <w:rPr>
                <w:color w:val="auto"/>
                <w:highlight w:val="none"/>
              </w:rPr>
            </w:pPr>
          </w:p>
        </w:tc>
        <w:tc>
          <w:tcPr>
            <w:tcW w:w="61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4427731">
            <w:pPr>
              <w:spacing w:line="0" w:lineRule="atLeast"/>
              <w:ind w:firstLine="0" w:firstLineChars="0"/>
              <w:rPr>
                <w:color w:val="auto"/>
                <w:highlight w:val="none"/>
              </w:rPr>
            </w:pPr>
          </w:p>
        </w:tc>
        <w:tc>
          <w:tcPr>
            <w:tcW w:w="78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27EBC4B">
            <w:pPr>
              <w:spacing w:line="0" w:lineRule="atLeast"/>
              <w:ind w:firstLine="0" w:firstLineChars="0"/>
              <w:rPr>
                <w:color w:val="auto"/>
                <w:highlight w:val="none"/>
              </w:rPr>
            </w:pPr>
          </w:p>
        </w:tc>
        <w:tc>
          <w:tcPr>
            <w:tcW w:w="642"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77EBDEC">
            <w:pPr>
              <w:spacing w:line="0" w:lineRule="atLeast"/>
              <w:ind w:firstLine="0" w:firstLineChars="0"/>
              <w:rPr>
                <w:color w:val="auto"/>
                <w:highlight w:val="none"/>
              </w:rPr>
            </w:pPr>
          </w:p>
        </w:tc>
        <w:tc>
          <w:tcPr>
            <w:tcW w:w="918"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6B141A2">
            <w:pPr>
              <w:spacing w:line="0" w:lineRule="atLeast"/>
              <w:ind w:firstLine="0" w:firstLineChars="0"/>
              <w:rPr>
                <w:color w:val="auto"/>
                <w:highlight w:val="none"/>
              </w:rPr>
            </w:pPr>
          </w:p>
        </w:tc>
        <w:tc>
          <w:tcPr>
            <w:tcW w:w="34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68B7B28">
            <w:pPr>
              <w:spacing w:line="0" w:lineRule="atLeast"/>
              <w:ind w:firstLine="0" w:firstLineChars="0"/>
              <w:rPr>
                <w:color w:val="auto"/>
                <w:highlight w:val="none"/>
              </w:rPr>
            </w:pPr>
          </w:p>
        </w:tc>
        <w:tc>
          <w:tcPr>
            <w:tcW w:w="3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78BDCB6">
            <w:pPr>
              <w:spacing w:line="0" w:lineRule="atLeast"/>
              <w:ind w:firstLine="0" w:firstLineChars="0"/>
              <w:rPr>
                <w:color w:val="auto"/>
                <w:highlight w:val="none"/>
              </w:rPr>
            </w:pPr>
          </w:p>
        </w:tc>
      </w:tr>
      <w:tr w14:paraId="24C86804">
        <w:tblPrEx>
          <w:tblCellMar>
            <w:top w:w="0" w:type="dxa"/>
            <w:left w:w="0" w:type="dxa"/>
            <w:bottom w:w="0" w:type="dxa"/>
            <w:right w:w="0" w:type="dxa"/>
          </w:tblCellMar>
        </w:tblPrEx>
        <w:trPr>
          <w:trHeight w:val="450" w:hRule="atLeast"/>
        </w:trPr>
        <w:tc>
          <w:tcPr>
            <w:tcW w:w="22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30B2004">
            <w:pPr>
              <w:spacing w:line="0" w:lineRule="atLeast"/>
              <w:ind w:firstLine="0" w:firstLineChars="0"/>
              <w:rPr>
                <w:color w:val="auto"/>
                <w:highlight w:val="none"/>
              </w:rPr>
            </w:pPr>
          </w:p>
        </w:tc>
        <w:tc>
          <w:tcPr>
            <w:tcW w:w="393"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02B569B">
            <w:pPr>
              <w:spacing w:line="0" w:lineRule="atLeast"/>
              <w:ind w:firstLine="0" w:firstLineChars="0"/>
              <w:rPr>
                <w:color w:val="auto"/>
                <w:highlight w:val="none"/>
              </w:rPr>
            </w:pPr>
          </w:p>
        </w:tc>
        <w:tc>
          <w:tcPr>
            <w:tcW w:w="7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D9AC93D">
            <w:pPr>
              <w:spacing w:line="0" w:lineRule="atLeast"/>
              <w:ind w:firstLine="0" w:firstLineChars="0"/>
              <w:rPr>
                <w:color w:val="auto"/>
                <w:highlight w:val="none"/>
              </w:rPr>
            </w:pPr>
          </w:p>
        </w:tc>
        <w:tc>
          <w:tcPr>
            <w:tcW w:w="61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247ACAB">
            <w:pPr>
              <w:spacing w:line="0" w:lineRule="atLeast"/>
              <w:ind w:firstLine="0" w:firstLineChars="0"/>
              <w:rPr>
                <w:color w:val="auto"/>
                <w:highlight w:val="none"/>
              </w:rPr>
            </w:pPr>
          </w:p>
        </w:tc>
        <w:tc>
          <w:tcPr>
            <w:tcW w:w="78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0B2DB48">
            <w:pPr>
              <w:spacing w:line="0" w:lineRule="atLeast"/>
              <w:ind w:firstLine="0" w:firstLineChars="0"/>
              <w:rPr>
                <w:color w:val="auto"/>
                <w:highlight w:val="none"/>
              </w:rPr>
            </w:pPr>
          </w:p>
        </w:tc>
        <w:tc>
          <w:tcPr>
            <w:tcW w:w="642"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322712D">
            <w:pPr>
              <w:spacing w:line="0" w:lineRule="atLeast"/>
              <w:ind w:firstLine="0" w:firstLineChars="0"/>
              <w:rPr>
                <w:color w:val="auto"/>
                <w:highlight w:val="none"/>
              </w:rPr>
            </w:pPr>
          </w:p>
        </w:tc>
        <w:tc>
          <w:tcPr>
            <w:tcW w:w="918"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DEBA5E2">
            <w:pPr>
              <w:spacing w:line="0" w:lineRule="atLeast"/>
              <w:ind w:firstLine="0" w:firstLineChars="0"/>
              <w:rPr>
                <w:color w:val="auto"/>
                <w:highlight w:val="none"/>
              </w:rPr>
            </w:pPr>
          </w:p>
        </w:tc>
        <w:tc>
          <w:tcPr>
            <w:tcW w:w="34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9270C0F">
            <w:pPr>
              <w:spacing w:line="0" w:lineRule="atLeast"/>
              <w:ind w:firstLine="0" w:firstLineChars="0"/>
              <w:rPr>
                <w:color w:val="auto"/>
                <w:highlight w:val="none"/>
              </w:rPr>
            </w:pPr>
          </w:p>
        </w:tc>
        <w:tc>
          <w:tcPr>
            <w:tcW w:w="3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6908CE2">
            <w:pPr>
              <w:spacing w:line="0" w:lineRule="atLeast"/>
              <w:ind w:firstLine="0" w:firstLineChars="0"/>
              <w:rPr>
                <w:color w:val="auto"/>
                <w:highlight w:val="none"/>
              </w:rPr>
            </w:pPr>
          </w:p>
        </w:tc>
      </w:tr>
      <w:tr w14:paraId="59F63706">
        <w:tblPrEx>
          <w:tblCellMar>
            <w:top w:w="0" w:type="dxa"/>
            <w:left w:w="0" w:type="dxa"/>
            <w:bottom w:w="0" w:type="dxa"/>
            <w:right w:w="0" w:type="dxa"/>
          </w:tblCellMar>
        </w:tblPrEx>
        <w:trPr>
          <w:trHeight w:val="450" w:hRule="atLeast"/>
        </w:trPr>
        <w:tc>
          <w:tcPr>
            <w:tcW w:w="22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AA5C811">
            <w:pPr>
              <w:spacing w:line="0" w:lineRule="atLeast"/>
              <w:ind w:firstLine="0" w:firstLineChars="0"/>
              <w:rPr>
                <w:color w:val="auto"/>
                <w:highlight w:val="none"/>
              </w:rPr>
            </w:pPr>
          </w:p>
        </w:tc>
        <w:tc>
          <w:tcPr>
            <w:tcW w:w="393"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08B1A52">
            <w:pPr>
              <w:spacing w:line="0" w:lineRule="atLeast"/>
              <w:ind w:firstLine="0" w:firstLineChars="0"/>
              <w:rPr>
                <w:color w:val="auto"/>
                <w:highlight w:val="none"/>
              </w:rPr>
            </w:pPr>
          </w:p>
        </w:tc>
        <w:tc>
          <w:tcPr>
            <w:tcW w:w="7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2ADDEA6">
            <w:pPr>
              <w:spacing w:line="0" w:lineRule="atLeast"/>
              <w:ind w:firstLine="0" w:firstLineChars="0"/>
              <w:rPr>
                <w:color w:val="auto"/>
                <w:highlight w:val="none"/>
              </w:rPr>
            </w:pPr>
          </w:p>
        </w:tc>
        <w:tc>
          <w:tcPr>
            <w:tcW w:w="61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43F20D9E">
            <w:pPr>
              <w:spacing w:line="0" w:lineRule="atLeast"/>
              <w:ind w:firstLine="0" w:firstLineChars="0"/>
              <w:rPr>
                <w:color w:val="auto"/>
                <w:highlight w:val="none"/>
              </w:rPr>
            </w:pPr>
          </w:p>
        </w:tc>
        <w:tc>
          <w:tcPr>
            <w:tcW w:w="78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FEF4228">
            <w:pPr>
              <w:spacing w:line="0" w:lineRule="atLeast"/>
              <w:ind w:firstLine="0" w:firstLineChars="0"/>
              <w:rPr>
                <w:color w:val="auto"/>
                <w:highlight w:val="none"/>
              </w:rPr>
            </w:pPr>
          </w:p>
        </w:tc>
        <w:tc>
          <w:tcPr>
            <w:tcW w:w="642"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246CCB5">
            <w:pPr>
              <w:spacing w:line="0" w:lineRule="atLeast"/>
              <w:ind w:firstLine="0" w:firstLineChars="0"/>
              <w:rPr>
                <w:color w:val="auto"/>
                <w:highlight w:val="none"/>
              </w:rPr>
            </w:pPr>
          </w:p>
        </w:tc>
        <w:tc>
          <w:tcPr>
            <w:tcW w:w="918"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496535D7">
            <w:pPr>
              <w:spacing w:line="0" w:lineRule="atLeast"/>
              <w:ind w:firstLine="0" w:firstLineChars="0"/>
              <w:rPr>
                <w:color w:val="auto"/>
                <w:highlight w:val="none"/>
              </w:rPr>
            </w:pPr>
          </w:p>
        </w:tc>
        <w:tc>
          <w:tcPr>
            <w:tcW w:w="34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DB4D438">
            <w:pPr>
              <w:spacing w:line="0" w:lineRule="atLeast"/>
              <w:ind w:firstLine="0" w:firstLineChars="0"/>
              <w:rPr>
                <w:color w:val="auto"/>
                <w:highlight w:val="none"/>
              </w:rPr>
            </w:pPr>
          </w:p>
        </w:tc>
        <w:tc>
          <w:tcPr>
            <w:tcW w:w="3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4908D5D">
            <w:pPr>
              <w:spacing w:line="0" w:lineRule="atLeast"/>
              <w:ind w:firstLine="0" w:firstLineChars="0"/>
              <w:rPr>
                <w:color w:val="auto"/>
                <w:highlight w:val="none"/>
              </w:rPr>
            </w:pPr>
          </w:p>
        </w:tc>
      </w:tr>
      <w:tr w14:paraId="4B710C93">
        <w:tblPrEx>
          <w:tblCellMar>
            <w:top w:w="0" w:type="dxa"/>
            <w:left w:w="0" w:type="dxa"/>
            <w:bottom w:w="0" w:type="dxa"/>
            <w:right w:w="0" w:type="dxa"/>
          </w:tblCellMar>
        </w:tblPrEx>
        <w:trPr>
          <w:trHeight w:val="450" w:hRule="atLeast"/>
        </w:trPr>
        <w:tc>
          <w:tcPr>
            <w:tcW w:w="22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4011E8A1">
            <w:pPr>
              <w:spacing w:line="0" w:lineRule="atLeast"/>
              <w:ind w:firstLine="0" w:firstLineChars="0"/>
              <w:rPr>
                <w:color w:val="auto"/>
                <w:highlight w:val="none"/>
              </w:rPr>
            </w:pPr>
          </w:p>
        </w:tc>
        <w:tc>
          <w:tcPr>
            <w:tcW w:w="393"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4AA2D58E">
            <w:pPr>
              <w:spacing w:line="0" w:lineRule="atLeast"/>
              <w:ind w:firstLine="0" w:firstLineChars="0"/>
              <w:rPr>
                <w:color w:val="auto"/>
                <w:highlight w:val="none"/>
              </w:rPr>
            </w:pPr>
          </w:p>
        </w:tc>
        <w:tc>
          <w:tcPr>
            <w:tcW w:w="7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E7E2FE7">
            <w:pPr>
              <w:spacing w:line="0" w:lineRule="atLeast"/>
              <w:ind w:firstLine="0" w:firstLineChars="0"/>
              <w:rPr>
                <w:color w:val="auto"/>
                <w:highlight w:val="none"/>
              </w:rPr>
            </w:pPr>
          </w:p>
        </w:tc>
        <w:tc>
          <w:tcPr>
            <w:tcW w:w="61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B99F3FA">
            <w:pPr>
              <w:spacing w:line="0" w:lineRule="atLeast"/>
              <w:ind w:firstLine="0" w:firstLineChars="0"/>
              <w:rPr>
                <w:color w:val="auto"/>
                <w:highlight w:val="none"/>
              </w:rPr>
            </w:pPr>
          </w:p>
        </w:tc>
        <w:tc>
          <w:tcPr>
            <w:tcW w:w="78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34B0A83">
            <w:pPr>
              <w:spacing w:line="0" w:lineRule="atLeast"/>
              <w:ind w:firstLine="0" w:firstLineChars="0"/>
              <w:rPr>
                <w:color w:val="auto"/>
                <w:highlight w:val="none"/>
              </w:rPr>
            </w:pPr>
          </w:p>
        </w:tc>
        <w:tc>
          <w:tcPr>
            <w:tcW w:w="642"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3EDB20D">
            <w:pPr>
              <w:spacing w:line="0" w:lineRule="atLeast"/>
              <w:ind w:firstLine="0" w:firstLineChars="0"/>
              <w:rPr>
                <w:color w:val="auto"/>
                <w:highlight w:val="none"/>
              </w:rPr>
            </w:pPr>
          </w:p>
        </w:tc>
        <w:tc>
          <w:tcPr>
            <w:tcW w:w="918"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F2C6D58">
            <w:pPr>
              <w:spacing w:line="0" w:lineRule="atLeast"/>
              <w:ind w:firstLine="0" w:firstLineChars="0"/>
              <w:rPr>
                <w:color w:val="auto"/>
                <w:highlight w:val="none"/>
              </w:rPr>
            </w:pPr>
          </w:p>
        </w:tc>
        <w:tc>
          <w:tcPr>
            <w:tcW w:w="34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8A4E307">
            <w:pPr>
              <w:spacing w:line="0" w:lineRule="atLeast"/>
              <w:ind w:firstLine="0" w:firstLineChars="0"/>
              <w:rPr>
                <w:color w:val="auto"/>
                <w:highlight w:val="none"/>
              </w:rPr>
            </w:pPr>
          </w:p>
        </w:tc>
        <w:tc>
          <w:tcPr>
            <w:tcW w:w="3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2ED933F">
            <w:pPr>
              <w:spacing w:line="0" w:lineRule="atLeast"/>
              <w:ind w:firstLine="0" w:firstLineChars="0"/>
              <w:rPr>
                <w:color w:val="auto"/>
                <w:highlight w:val="none"/>
              </w:rPr>
            </w:pPr>
          </w:p>
        </w:tc>
      </w:tr>
      <w:tr w14:paraId="684AF85E">
        <w:tblPrEx>
          <w:tblCellMar>
            <w:top w:w="0" w:type="dxa"/>
            <w:left w:w="0" w:type="dxa"/>
            <w:bottom w:w="0" w:type="dxa"/>
            <w:right w:w="0" w:type="dxa"/>
          </w:tblCellMar>
        </w:tblPrEx>
        <w:trPr>
          <w:trHeight w:val="450" w:hRule="atLeast"/>
        </w:trPr>
        <w:tc>
          <w:tcPr>
            <w:tcW w:w="22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815EABD">
            <w:pPr>
              <w:spacing w:line="0" w:lineRule="atLeast"/>
              <w:ind w:firstLine="0" w:firstLineChars="0"/>
              <w:rPr>
                <w:color w:val="auto"/>
                <w:highlight w:val="none"/>
              </w:rPr>
            </w:pPr>
          </w:p>
        </w:tc>
        <w:tc>
          <w:tcPr>
            <w:tcW w:w="393"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DA93BF2">
            <w:pPr>
              <w:spacing w:line="0" w:lineRule="atLeast"/>
              <w:ind w:firstLine="0" w:firstLineChars="0"/>
              <w:rPr>
                <w:color w:val="auto"/>
                <w:highlight w:val="none"/>
              </w:rPr>
            </w:pPr>
          </w:p>
        </w:tc>
        <w:tc>
          <w:tcPr>
            <w:tcW w:w="7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A153093">
            <w:pPr>
              <w:spacing w:line="0" w:lineRule="atLeast"/>
              <w:ind w:firstLine="0" w:firstLineChars="0"/>
              <w:rPr>
                <w:color w:val="auto"/>
                <w:highlight w:val="none"/>
              </w:rPr>
            </w:pPr>
          </w:p>
        </w:tc>
        <w:tc>
          <w:tcPr>
            <w:tcW w:w="61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B56B168">
            <w:pPr>
              <w:spacing w:line="0" w:lineRule="atLeast"/>
              <w:ind w:firstLine="0" w:firstLineChars="0"/>
              <w:rPr>
                <w:color w:val="auto"/>
                <w:highlight w:val="none"/>
              </w:rPr>
            </w:pPr>
          </w:p>
        </w:tc>
        <w:tc>
          <w:tcPr>
            <w:tcW w:w="78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4EE078FA">
            <w:pPr>
              <w:spacing w:line="0" w:lineRule="atLeast"/>
              <w:ind w:firstLine="0" w:firstLineChars="0"/>
              <w:rPr>
                <w:color w:val="auto"/>
                <w:highlight w:val="none"/>
              </w:rPr>
            </w:pPr>
          </w:p>
        </w:tc>
        <w:tc>
          <w:tcPr>
            <w:tcW w:w="642"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7C84C66">
            <w:pPr>
              <w:spacing w:line="0" w:lineRule="atLeast"/>
              <w:ind w:firstLine="0" w:firstLineChars="0"/>
              <w:rPr>
                <w:color w:val="auto"/>
                <w:highlight w:val="none"/>
              </w:rPr>
            </w:pPr>
          </w:p>
        </w:tc>
        <w:tc>
          <w:tcPr>
            <w:tcW w:w="918"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1897243">
            <w:pPr>
              <w:spacing w:line="0" w:lineRule="atLeast"/>
              <w:ind w:firstLine="0" w:firstLineChars="0"/>
              <w:rPr>
                <w:color w:val="auto"/>
                <w:highlight w:val="none"/>
              </w:rPr>
            </w:pPr>
          </w:p>
        </w:tc>
        <w:tc>
          <w:tcPr>
            <w:tcW w:w="34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8539DAF">
            <w:pPr>
              <w:spacing w:line="0" w:lineRule="atLeast"/>
              <w:ind w:firstLine="0" w:firstLineChars="0"/>
              <w:rPr>
                <w:color w:val="auto"/>
                <w:highlight w:val="none"/>
              </w:rPr>
            </w:pPr>
          </w:p>
        </w:tc>
        <w:tc>
          <w:tcPr>
            <w:tcW w:w="3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80BD9CD">
            <w:pPr>
              <w:spacing w:line="0" w:lineRule="atLeast"/>
              <w:ind w:firstLine="0" w:firstLineChars="0"/>
              <w:rPr>
                <w:color w:val="auto"/>
                <w:highlight w:val="none"/>
              </w:rPr>
            </w:pPr>
          </w:p>
        </w:tc>
      </w:tr>
      <w:tr w14:paraId="3CDFCF8E">
        <w:tblPrEx>
          <w:tblCellMar>
            <w:top w:w="0" w:type="dxa"/>
            <w:left w:w="0" w:type="dxa"/>
            <w:bottom w:w="0" w:type="dxa"/>
            <w:right w:w="0" w:type="dxa"/>
          </w:tblCellMar>
        </w:tblPrEx>
        <w:trPr>
          <w:trHeight w:val="450" w:hRule="atLeast"/>
        </w:trPr>
        <w:tc>
          <w:tcPr>
            <w:tcW w:w="22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70D8D792">
            <w:pPr>
              <w:spacing w:line="0" w:lineRule="atLeast"/>
              <w:ind w:firstLine="0" w:firstLineChars="0"/>
              <w:rPr>
                <w:color w:val="auto"/>
                <w:highlight w:val="none"/>
              </w:rPr>
            </w:pPr>
          </w:p>
        </w:tc>
        <w:tc>
          <w:tcPr>
            <w:tcW w:w="393"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7DA828B">
            <w:pPr>
              <w:spacing w:line="0" w:lineRule="atLeast"/>
              <w:ind w:firstLine="0" w:firstLineChars="0"/>
              <w:rPr>
                <w:color w:val="auto"/>
                <w:highlight w:val="none"/>
              </w:rPr>
            </w:pPr>
          </w:p>
        </w:tc>
        <w:tc>
          <w:tcPr>
            <w:tcW w:w="7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E282AD3">
            <w:pPr>
              <w:spacing w:line="0" w:lineRule="atLeast"/>
              <w:ind w:firstLine="0" w:firstLineChars="0"/>
              <w:rPr>
                <w:color w:val="auto"/>
                <w:highlight w:val="none"/>
              </w:rPr>
            </w:pPr>
          </w:p>
        </w:tc>
        <w:tc>
          <w:tcPr>
            <w:tcW w:w="61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AF2A79A">
            <w:pPr>
              <w:spacing w:line="0" w:lineRule="atLeast"/>
              <w:ind w:firstLine="0" w:firstLineChars="0"/>
              <w:rPr>
                <w:color w:val="auto"/>
                <w:highlight w:val="none"/>
              </w:rPr>
            </w:pPr>
          </w:p>
        </w:tc>
        <w:tc>
          <w:tcPr>
            <w:tcW w:w="78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B1BD5BE">
            <w:pPr>
              <w:spacing w:line="0" w:lineRule="atLeast"/>
              <w:ind w:firstLine="0" w:firstLineChars="0"/>
              <w:rPr>
                <w:color w:val="auto"/>
                <w:highlight w:val="none"/>
              </w:rPr>
            </w:pPr>
          </w:p>
        </w:tc>
        <w:tc>
          <w:tcPr>
            <w:tcW w:w="642"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2F47AE7">
            <w:pPr>
              <w:spacing w:line="0" w:lineRule="atLeast"/>
              <w:ind w:firstLine="0" w:firstLineChars="0"/>
              <w:rPr>
                <w:color w:val="auto"/>
                <w:highlight w:val="none"/>
              </w:rPr>
            </w:pPr>
          </w:p>
        </w:tc>
        <w:tc>
          <w:tcPr>
            <w:tcW w:w="918"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71F964B">
            <w:pPr>
              <w:spacing w:line="0" w:lineRule="atLeast"/>
              <w:ind w:firstLine="0" w:firstLineChars="0"/>
              <w:rPr>
                <w:color w:val="auto"/>
                <w:highlight w:val="none"/>
              </w:rPr>
            </w:pPr>
          </w:p>
        </w:tc>
        <w:tc>
          <w:tcPr>
            <w:tcW w:w="34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74CFF9D9">
            <w:pPr>
              <w:spacing w:line="0" w:lineRule="atLeast"/>
              <w:ind w:firstLine="0" w:firstLineChars="0"/>
              <w:rPr>
                <w:color w:val="auto"/>
                <w:highlight w:val="none"/>
              </w:rPr>
            </w:pPr>
          </w:p>
        </w:tc>
        <w:tc>
          <w:tcPr>
            <w:tcW w:w="3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8B79A6D">
            <w:pPr>
              <w:spacing w:line="0" w:lineRule="atLeast"/>
              <w:ind w:firstLine="0" w:firstLineChars="0"/>
              <w:rPr>
                <w:color w:val="auto"/>
                <w:highlight w:val="none"/>
              </w:rPr>
            </w:pPr>
          </w:p>
        </w:tc>
      </w:tr>
      <w:tr w14:paraId="0F4FD4E4">
        <w:tblPrEx>
          <w:tblCellMar>
            <w:top w:w="0" w:type="dxa"/>
            <w:left w:w="0" w:type="dxa"/>
            <w:bottom w:w="0" w:type="dxa"/>
            <w:right w:w="0" w:type="dxa"/>
          </w:tblCellMar>
        </w:tblPrEx>
        <w:trPr>
          <w:trHeight w:val="450" w:hRule="atLeast"/>
        </w:trPr>
        <w:tc>
          <w:tcPr>
            <w:tcW w:w="22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6A8DDA1">
            <w:pPr>
              <w:spacing w:line="0" w:lineRule="atLeast"/>
              <w:ind w:firstLine="0" w:firstLineChars="0"/>
              <w:rPr>
                <w:color w:val="auto"/>
                <w:highlight w:val="none"/>
              </w:rPr>
            </w:pPr>
          </w:p>
        </w:tc>
        <w:tc>
          <w:tcPr>
            <w:tcW w:w="393"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749D0526">
            <w:pPr>
              <w:spacing w:line="0" w:lineRule="atLeast"/>
              <w:ind w:firstLine="0" w:firstLineChars="0"/>
              <w:rPr>
                <w:color w:val="auto"/>
                <w:highlight w:val="none"/>
              </w:rPr>
            </w:pPr>
          </w:p>
        </w:tc>
        <w:tc>
          <w:tcPr>
            <w:tcW w:w="7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9DE49A6">
            <w:pPr>
              <w:spacing w:line="0" w:lineRule="atLeast"/>
              <w:ind w:firstLine="0" w:firstLineChars="0"/>
              <w:rPr>
                <w:color w:val="auto"/>
                <w:highlight w:val="none"/>
              </w:rPr>
            </w:pPr>
          </w:p>
        </w:tc>
        <w:tc>
          <w:tcPr>
            <w:tcW w:w="61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4894A4B3">
            <w:pPr>
              <w:spacing w:line="0" w:lineRule="atLeast"/>
              <w:ind w:firstLine="0" w:firstLineChars="0"/>
              <w:rPr>
                <w:color w:val="auto"/>
                <w:highlight w:val="none"/>
              </w:rPr>
            </w:pPr>
          </w:p>
        </w:tc>
        <w:tc>
          <w:tcPr>
            <w:tcW w:w="78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79BB6281">
            <w:pPr>
              <w:spacing w:line="0" w:lineRule="atLeast"/>
              <w:ind w:firstLine="0" w:firstLineChars="0"/>
              <w:rPr>
                <w:color w:val="auto"/>
                <w:highlight w:val="none"/>
              </w:rPr>
            </w:pPr>
          </w:p>
        </w:tc>
        <w:tc>
          <w:tcPr>
            <w:tcW w:w="642"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096311E">
            <w:pPr>
              <w:spacing w:line="0" w:lineRule="atLeast"/>
              <w:ind w:firstLine="0" w:firstLineChars="0"/>
              <w:rPr>
                <w:color w:val="auto"/>
                <w:highlight w:val="none"/>
              </w:rPr>
            </w:pPr>
          </w:p>
        </w:tc>
        <w:tc>
          <w:tcPr>
            <w:tcW w:w="918"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46DD6D68">
            <w:pPr>
              <w:spacing w:line="0" w:lineRule="atLeast"/>
              <w:ind w:firstLine="0" w:firstLineChars="0"/>
              <w:rPr>
                <w:color w:val="auto"/>
                <w:highlight w:val="none"/>
              </w:rPr>
            </w:pPr>
          </w:p>
        </w:tc>
        <w:tc>
          <w:tcPr>
            <w:tcW w:w="34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F67B750">
            <w:pPr>
              <w:spacing w:line="0" w:lineRule="atLeast"/>
              <w:ind w:firstLine="0" w:firstLineChars="0"/>
              <w:rPr>
                <w:color w:val="auto"/>
                <w:highlight w:val="none"/>
              </w:rPr>
            </w:pPr>
          </w:p>
        </w:tc>
        <w:tc>
          <w:tcPr>
            <w:tcW w:w="3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8F94736">
            <w:pPr>
              <w:spacing w:line="0" w:lineRule="atLeast"/>
              <w:ind w:firstLine="0" w:firstLineChars="0"/>
              <w:rPr>
                <w:color w:val="auto"/>
                <w:highlight w:val="none"/>
              </w:rPr>
            </w:pPr>
          </w:p>
        </w:tc>
      </w:tr>
      <w:tr w14:paraId="5118B1FB">
        <w:tblPrEx>
          <w:tblCellMar>
            <w:top w:w="0" w:type="dxa"/>
            <w:left w:w="0" w:type="dxa"/>
            <w:bottom w:w="0" w:type="dxa"/>
            <w:right w:w="0" w:type="dxa"/>
          </w:tblCellMar>
        </w:tblPrEx>
        <w:trPr>
          <w:trHeight w:val="450" w:hRule="atLeast"/>
        </w:trPr>
        <w:tc>
          <w:tcPr>
            <w:tcW w:w="22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58D8C79">
            <w:pPr>
              <w:spacing w:line="0" w:lineRule="atLeast"/>
              <w:ind w:firstLine="0" w:firstLineChars="0"/>
              <w:rPr>
                <w:color w:val="auto"/>
                <w:highlight w:val="none"/>
              </w:rPr>
            </w:pPr>
          </w:p>
        </w:tc>
        <w:tc>
          <w:tcPr>
            <w:tcW w:w="393"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45077257">
            <w:pPr>
              <w:spacing w:line="0" w:lineRule="atLeast"/>
              <w:ind w:firstLine="0" w:firstLineChars="0"/>
              <w:rPr>
                <w:color w:val="auto"/>
                <w:highlight w:val="none"/>
              </w:rPr>
            </w:pPr>
          </w:p>
        </w:tc>
        <w:tc>
          <w:tcPr>
            <w:tcW w:w="7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563FAB5">
            <w:pPr>
              <w:spacing w:line="0" w:lineRule="atLeast"/>
              <w:ind w:firstLine="0" w:firstLineChars="0"/>
              <w:rPr>
                <w:color w:val="auto"/>
                <w:highlight w:val="none"/>
              </w:rPr>
            </w:pPr>
          </w:p>
        </w:tc>
        <w:tc>
          <w:tcPr>
            <w:tcW w:w="61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1B45544">
            <w:pPr>
              <w:spacing w:line="0" w:lineRule="atLeast"/>
              <w:ind w:firstLine="0" w:firstLineChars="0"/>
              <w:rPr>
                <w:color w:val="auto"/>
                <w:highlight w:val="none"/>
              </w:rPr>
            </w:pPr>
          </w:p>
        </w:tc>
        <w:tc>
          <w:tcPr>
            <w:tcW w:w="78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45EC87CE">
            <w:pPr>
              <w:spacing w:line="0" w:lineRule="atLeast"/>
              <w:ind w:firstLine="0" w:firstLineChars="0"/>
              <w:rPr>
                <w:color w:val="auto"/>
                <w:highlight w:val="none"/>
              </w:rPr>
            </w:pPr>
          </w:p>
        </w:tc>
        <w:tc>
          <w:tcPr>
            <w:tcW w:w="642"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445E53F3">
            <w:pPr>
              <w:spacing w:line="0" w:lineRule="atLeast"/>
              <w:ind w:firstLine="0" w:firstLineChars="0"/>
              <w:rPr>
                <w:color w:val="auto"/>
                <w:highlight w:val="none"/>
              </w:rPr>
            </w:pPr>
          </w:p>
        </w:tc>
        <w:tc>
          <w:tcPr>
            <w:tcW w:w="918"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3A62E05">
            <w:pPr>
              <w:spacing w:line="0" w:lineRule="atLeast"/>
              <w:ind w:firstLine="0" w:firstLineChars="0"/>
              <w:rPr>
                <w:color w:val="auto"/>
                <w:highlight w:val="none"/>
              </w:rPr>
            </w:pPr>
          </w:p>
        </w:tc>
        <w:tc>
          <w:tcPr>
            <w:tcW w:w="34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F3F7B00">
            <w:pPr>
              <w:spacing w:line="0" w:lineRule="atLeast"/>
              <w:ind w:firstLine="0" w:firstLineChars="0"/>
              <w:rPr>
                <w:color w:val="auto"/>
                <w:highlight w:val="none"/>
              </w:rPr>
            </w:pPr>
          </w:p>
        </w:tc>
        <w:tc>
          <w:tcPr>
            <w:tcW w:w="3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7D19F3F">
            <w:pPr>
              <w:spacing w:line="0" w:lineRule="atLeast"/>
              <w:ind w:firstLine="0" w:firstLineChars="0"/>
              <w:rPr>
                <w:color w:val="auto"/>
                <w:highlight w:val="none"/>
              </w:rPr>
            </w:pPr>
          </w:p>
        </w:tc>
      </w:tr>
      <w:tr w14:paraId="1E383F66">
        <w:tblPrEx>
          <w:tblCellMar>
            <w:top w:w="0" w:type="dxa"/>
            <w:left w:w="0" w:type="dxa"/>
            <w:bottom w:w="0" w:type="dxa"/>
            <w:right w:w="0" w:type="dxa"/>
          </w:tblCellMar>
        </w:tblPrEx>
        <w:trPr>
          <w:trHeight w:val="450" w:hRule="atLeast"/>
        </w:trPr>
        <w:tc>
          <w:tcPr>
            <w:tcW w:w="22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DB4CA6F">
            <w:pPr>
              <w:spacing w:line="0" w:lineRule="atLeast"/>
              <w:ind w:firstLine="0" w:firstLineChars="0"/>
              <w:rPr>
                <w:color w:val="auto"/>
                <w:highlight w:val="none"/>
              </w:rPr>
            </w:pPr>
          </w:p>
        </w:tc>
        <w:tc>
          <w:tcPr>
            <w:tcW w:w="393"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46F77C2F">
            <w:pPr>
              <w:spacing w:line="0" w:lineRule="atLeast"/>
              <w:ind w:firstLine="0" w:firstLineChars="0"/>
              <w:rPr>
                <w:color w:val="auto"/>
                <w:highlight w:val="none"/>
              </w:rPr>
            </w:pPr>
          </w:p>
        </w:tc>
        <w:tc>
          <w:tcPr>
            <w:tcW w:w="7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52CCCF3">
            <w:pPr>
              <w:spacing w:line="0" w:lineRule="atLeast"/>
              <w:ind w:firstLine="0" w:firstLineChars="0"/>
              <w:rPr>
                <w:color w:val="auto"/>
                <w:highlight w:val="none"/>
              </w:rPr>
            </w:pPr>
          </w:p>
        </w:tc>
        <w:tc>
          <w:tcPr>
            <w:tcW w:w="61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BDDA466">
            <w:pPr>
              <w:spacing w:line="0" w:lineRule="atLeast"/>
              <w:ind w:firstLine="0" w:firstLineChars="0"/>
              <w:rPr>
                <w:color w:val="auto"/>
                <w:highlight w:val="none"/>
              </w:rPr>
            </w:pPr>
          </w:p>
        </w:tc>
        <w:tc>
          <w:tcPr>
            <w:tcW w:w="78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2B8BBC5">
            <w:pPr>
              <w:spacing w:line="0" w:lineRule="atLeast"/>
              <w:ind w:firstLine="0" w:firstLineChars="0"/>
              <w:rPr>
                <w:color w:val="auto"/>
                <w:highlight w:val="none"/>
              </w:rPr>
            </w:pPr>
          </w:p>
        </w:tc>
        <w:tc>
          <w:tcPr>
            <w:tcW w:w="642"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6AB04AF">
            <w:pPr>
              <w:spacing w:line="0" w:lineRule="atLeast"/>
              <w:ind w:firstLine="0" w:firstLineChars="0"/>
              <w:rPr>
                <w:color w:val="auto"/>
                <w:highlight w:val="none"/>
              </w:rPr>
            </w:pPr>
          </w:p>
        </w:tc>
        <w:tc>
          <w:tcPr>
            <w:tcW w:w="918"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327AC9D">
            <w:pPr>
              <w:spacing w:line="0" w:lineRule="atLeast"/>
              <w:ind w:firstLine="0" w:firstLineChars="0"/>
              <w:rPr>
                <w:color w:val="auto"/>
                <w:highlight w:val="none"/>
              </w:rPr>
            </w:pPr>
          </w:p>
        </w:tc>
        <w:tc>
          <w:tcPr>
            <w:tcW w:w="34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4C0AE6AD">
            <w:pPr>
              <w:spacing w:line="0" w:lineRule="atLeast"/>
              <w:ind w:firstLine="0" w:firstLineChars="0"/>
              <w:rPr>
                <w:color w:val="auto"/>
                <w:highlight w:val="none"/>
              </w:rPr>
            </w:pPr>
          </w:p>
        </w:tc>
        <w:tc>
          <w:tcPr>
            <w:tcW w:w="3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1A9C220">
            <w:pPr>
              <w:spacing w:line="0" w:lineRule="atLeast"/>
              <w:ind w:firstLine="0" w:firstLineChars="0"/>
              <w:rPr>
                <w:color w:val="auto"/>
                <w:highlight w:val="none"/>
              </w:rPr>
            </w:pPr>
          </w:p>
        </w:tc>
      </w:tr>
      <w:tr w14:paraId="5FCABBF9">
        <w:tblPrEx>
          <w:tblCellMar>
            <w:top w:w="0" w:type="dxa"/>
            <w:left w:w="0" w:type="dxa"/>
            <w:bottom w:w="0" w:type="dxa"/>
            <w:right w:w="0" w:type="dxa"/>
          </w:tblCellMar>
        </w:tblPrEx>
        <w:trPr>
          <w:trHeight w:val="450" w:hRule="atLeast"/>
        </w:trPr>
        <w:tc>
          <w:tcPr>
            <w:tcW w:w="22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C3A4C7F">
            <w:pPr>
              <w:spacing w:line="0" w:lineRule="atLeast"/>
              <w:ind w:firstLine="0" w:firstLineChars="0"/>
              <w:rPr>
                <w:color w:val="auto"/>
                <w:highlight w:val="none"/>
              </w:rPr>
            </w:pPr>
          </w:p>
        </w:tc>
        <w:tc>
          <w:tcPr>
            <w:tcW w:w="393"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F04CF52">
            <w:pPr>
              <w:spacing w:line="0" w:lineRule="atLeast"/>
              <w:ind w:firstLine="0" w:firstLineChars="0"/>
              <w:rPr>
                <w:color w:val="auto"/>
                <w:highlight w:val="none"/>
              </w:rPr>
            </w:pPr>
          </w:p>
        </w:tc>
        <w:tc>
          <w:tcPr>
            <w:tcW w:w="7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7214802B">
            <w:pPr>
              <w:spacing w:line="0" w:lineRule="atLeast"/>
              <w:ind w:firstLine="0" w:firstLineChars="0"/>
              <w:rPr>
                <w:color w:val="auto"/>
                <w:highlight w:val="none"/>
              </w:rPr>
            </w:pPr>
          </w:p>
        </w:tc>
        <w:tc>
          <w:tcPr>
            <w:tcW w:w="61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166FDB8">
            <w:pPr>
              <w:spacing w:line="0" w:lineRule="atLeast"/>
              <w:ind w:firstLine="0" w:firstLineChars="0"/>
              <w:rPr>
                <w:color w:val="auto"/>
                <w:highlight w:val="none"/>
              </w:rPr>
            </w:pPr>
          </w:p>
        </w:tc>
        <w:tc>
          <w:tcPr>
            <w:tcW w:w="78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72D9795">
            <w:pPr>
              <w:spacing w:line="0" w:lineRule="atLeast"/>
              <w:ind w:firstLine="0" w:firstLineChars="0"/>
              <w:rPr>
                <w:color w:val="auto"/>
                <w:highlight w:val="none"/>
              </w:rPr>
            </w:pPr>
          </w:p>
        </w:tc>
        <w:tc>
          <w:tcPr>
            <w:tcW w:w="642"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E1E9443">
            <w:pPr>
              <w:spacing w:line="0" w:lineRule="atLeast"/>
              <w:ind w:firstLine="0" w:firstLineChars="0"/>
              <w:rPr>
                <w:color w:val="auto"/>
                <w:highlight w:val="none"/>
              </w:rPr>
            </w:pPr>
          </w:p>
        </w:tc>
        <w:tc>
          <w:tcPr>
            <w:tcW w:w="918"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8A35C17">
            <w:pPr>
              <w:spacing w:line="0" w:lineRule="atLeast"/>
              <w:ind w:firstLine="0" w:firstLineChars="0"/>
              <w:rPr>
                <w:color w:val="auto"/>
                <w:highlight w:val="none"/>
              </w:rPr>
            </w:pPr>
          </w:p>
        </w:tc>
        <w:tc>
          <w:tcPr>
            <w:tcW w:w="34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C02FE80">
            <w:pPr>
              <w:spacing w:line="0" w:lineRule="atLeast"/>
              <w:ind w:firstLine="0" w:firstLineChars="0"/>
              <w:rPr>
                <w:color w:val="auto"/>
                <w:highlight w:val="none"/>
              </w:rPr>
            </w:pPr>
          </w:p>
        </w:tc>
        <w:tc>
          <w:tcPr>
            <w:tcW w:w="3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8059033">
            <w:pPr>
              <w:spacing w:line="0" w:lineRule="atLeast"/>
              <w:ind w:firstLine="0" w:firstLineChars="0"/>
              <w:rPr>
                <w:color w:val="auto"/>
                <w:highlight w:val="none"/>
              </w:rPr>
            </w:pPr>
          </w:p>
        </w:tc>
      </w:tr>
      <w:tr w14:paraId="71D13765">
        <w:tblPrEx>
          <w:tblCellMar>
            <w:top w:w="0" w:type="dxa"/>
            <w:left w:w="0" w:type="dxa"/>
            <w:bottom w:w="0" w:type="dxa"/>
            <w:right w:w="0" w:type="dxa"/>
          </w:tblCellMar>
        </w:tblPrEx>
        <w:trPr>
          <w:trHeight w:val="460" w:hRule="atLeast"/>
        </w:trPr>
        <w:tc>
          <w:tcPr>
            <w:tcW w:w="22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F9123A1">
            <w:pPr>
              <w:spacing w:line="0" w:lineRule="atLeast"/>
              <w:ind w:firstLine="0" w:firstLineChars="0"/>
              <w:rPr>
                <w:color w:val="auto"/>
                <w:highlight w:val="none"/>
              </w:rPr>
            </w:pPr>
          </w:p>
        </w:tc>
        <w:tc>
          <w:tcPr>
            <w:tcW w:w="393"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26A191D">
            <w:pPr>
              <w:spacing w:line="0" w:lineRule="atLeast"/>
              <w:ind w:firstLine="0" w:firstLineChars="0"/>
              <w:rPr>
                <w:color w:val="auto"/>
                <w:highlight w:val="none"/>
              </w:rPr>
            </w:pPr>
          </w:p>
        </w:tc>
        <w:tc>
          <w:tcPr>
            <w:tcW w:w="7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57DE24D">
            <w:pPr>
              <w:spacing w:line="0" w:lineRule="atLeast"/>
              <w:ind w:firstLine="0" w:firstLineChars="0"/>
              <w:rPr>
                <w:color w:val="auto"/>
                <w:highlight w:val="none"/>
              </w:rPr>
            </w:pPr>
          </w:p>
        </w:tc>
        <w:tc>
          <w:tcPr>
            <w:tcW w:w="61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75B3E2B2">
            <w:pPr>
              <w:spacing w:line="0" w:lineRule="atLeast"/>
              <w:ind w:firstLine="0" w:firstLineChars="0"/>
              <w:rPr>
                <w:color w:val="auto"/>
                <w:highlight w:val="none"/>
              </w:rPr>
            </w:pPr>
          </w:p>
        </w:tc>
        <w:tc>
          <w:tcPr>
            <w:tcW w:w="78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4FBE277">
            <w:pPr>
              <w:spacing w:line="0" w:lineRule="atLeast"/>
              <w:ind w:firstLine="0" w:firstLineChars="0"/>
              <w:rPr>
                <w:color w:val="auto"/>
                <w:highlight w:val="none"/>
              </w:rPr>
            </w:pPr>
          </w:p>
        </w:tc>
        <w:tc>
          <w:tcPr>
            <w:tcW w:w="642"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7D8A7747">
            <w:pPr>
              <w:spacing w:line="0" w:lineRule="atLeast"/>
              <w:ind w:firstLine="0" w:firstLineChars="0"/>
              <w:rPr>
                <w:color w:val="auto"/>
                <w:highlight w:val="none"/>
              </w:rPr>
            </w:pPr>
          </w:p>
        </w:tc>
        <w:tc>
          <w:tcPr>
            <w:tcW w:w="918"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6384BBD">
            <w:pPr>
              <w:spacing w:line="0" w:lineRule="atLeast"/>
              <w:ind w:firstLine="0" w:firstLineChars="0"/>
              <w:rPr>
                <w:color w:val="auto"/>
                <w:highlight w:val="none"/>
              </w:rPr>
            </w:pPr>
          </w:p>
        </w:tc>
        <w:tc>
          <w:tcPr>
            <w:tcW w:w="34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23E546C">
            <w:pPr>
              <w:spacing w:line="0" w:lineRule="atLeast"/>
              <w:ind w:firstLine="0" w:firstLineChars="0"/>
              <w:rPr>
                <w:color w:val="auto"/>
                <w:highlight w:val="none"/>
              </w:rPr>
            </w:pPr>
          </w:p>
        </w:tc>
        <w:tc>
          <w:tcPr>
            <w:tcW w:w="3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BE574D5">
            <w:pPr>
              <w:spacing w:line="0" w:lineRule="atLeast"/>
              <w:ind w:firstLine="0" w:firstLineChars="0"/>
              <w:rPr>
                <w:color w:val="auto"/>
                <w:highlight w:val="none"/>
              </w:rPr>
            </w:pPr>
          </w:p>
        </w:tc>
      </w:tr>
      <w:tr w14:paraId="7048892D">
        <w:tblPrEx>
          <w:tblCellMar>
            <w:top w:w="0" w:type="dxa"/>
            <w:left w:w="0" w:type="dxa"/>
            <w:bottom w:w="0" w:type="dxa"/>
            <w:right w:w="0" w:type="dxa"/>
          </w:tblCellMar>
        </w:tblPrEx>
        <w:trPr>
          <w:trHeight w:val="90" w:hRule="atLeast"/>
        </w:trPr>
        <w:tc>
          <w:tcPr>
            <w:tcW w:w="22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147F976">
            <w:pPr>
              <w:spacing w:line="0" w:lineRule="atLeast"/>
              <w:ind w:firstLine="0" w:firstLineChars="0"/>
              <w:rPr>
                <w:color w:val="auto"/>
                <w:highlight w:val="none"/>
                <w:lang w:eastAsia="zh-CN"/>
              </w:rPr>
            </w:pPr>
          </w:p>
        </w:tc>
        <w:tc>
          <w:tcPr>
            <w:tcW w:w="393"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5F3380D">
            <w:pPr>
              <w:spacing w:line="0" w:lineRule="atLeast"/>
              <w:ind w:firstLine="0" w:firstLineChars="0"/>
              <w:rPr>
                <w:color w:val="auto"/>
                <w:highlight w:val="none"/>
                <w:lang w:eastAsia="zh-CN"/>
              </w:rPr>
            </w:pPr>
          </w:p>
        </w:tc>
        <w:tc>
          <w:tcPr>
            <w:tcW w:w="7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4C9BE4EE">
            <w:pPr>
              <w:spacing w:line="0" w:lineRule="atLeast"/>
              <w:ind w:firstLine="0" w:firstLineChars="0"/>
              <w:rPr>
                <w:color w:val="auto"/>
                <w:highlight w:val="none"/>
                <w:lang w:eastAsia="zh-CN"/>
              </w:rPr>
            </w:pPr>
          </w:p>
        </w:tc>
        <w:tc>
          <w:tcPr>
            <w:tcW w:w="61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08C1D1A">
            <w:pPr>
              <w:spacing w:line="0" w:lineRule="atLeast"/>
              <w:ind w:firstLine="0" w:firstLineChars="0"/>
              <w:rPr>
                <w:color w:val="auto"/>
                <w:highlight w:val="none"/>
              </w:rPr>
            </w:pPr>
          </w:p>
        </w:tc>
        <w:tc>
          <w:tcPr>
            <w:tcW w:w="78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5DBB36A">
            <w:pPr>
              <w:spacing w:line="0" w:lineRule="atLeast"/>
              <w:ind w:firstLine="0" w:firstLineChars="0"/>
              <w:rPr>
                <w:color w:val="auto"/>
                <w:highlight w:val="none"/>
              </w:rPr>
            </w:pPr>
          </w:p>
        </w:tc>
        <w:tc>
          <w:tcPr>
            <w:tcW w:w="642"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2CEEBD7">
            <w:pPr>
              <w:spacing w:line="0" w:lineRule="atLeast"/>
              <w:ind w:firstLine="0" w:firstLineChars="0"/>
              <w:rPr>
                <w:color w:val="auto"/>
                <w:highlight w:val="none"/>
              </w:rPr>
            </w:pPr>
          </w:p>
        </w:tc>
        <w:tc>
          <w:tcPr>
            <w:tcW w:w="918"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5425075">
            <w:pPr>
              <w:spacing w:line="0" w:lineRule="atLeast"/>
              <w:ind w:firstLine="0" w:firstLineChars="0"/>
              <w:rPr>
                <w:color w:val="auto"/>
                <w:highlight w:val="none"/>
              </w:rPr>
            </w:pPr>
          </w:p>
        </w:tc>
        <w:tc>
          <w:tcPr>
            <w:tcW w:w="34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73348EF1">
            <w:pPr>
              <w:spacing w:line="0" w:lineRule="atLeast"/>
              <w:ind w:firstLine="0" w:firstLineChars="0"/>
              <w:rPr>
                <w:color w:val="auto"/>
                <w:highlight w:val="none"/>
              </w:rPr>
            </w:pPr>
          </w:p>
        </w:tc>
        <w:tc>
          <w:tcPr>
            <w:tcW w:w="33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1D9DF8B">
            <w:pPr>
              <w:spacing w:line="0" w:lineRule="atLeast"/>
              <w:ind w:firstLine="0" w:firstLineChars="0"/>
              <w:rPr>
                <w:color w:val="auto"/>
                <w:highlight w:val="none"/>
              </w:rPr>
            </w:pPr>
          </w:p>
        </w:tc>
      </w:tr>
    </w:tbl>
    <w:p w14:paraId="21B2BF77">
      <w:pPr>
        <w:autoSpaceDE/>
        <w:autoSpaceDN/>
        <w:spacing w:line="240" w:lineRule="auto"/>
        <w:ind w:firstLine="0" w:firstLineChars="0"/>
        <w:rPr>
          <w:rFonts w:ascii="宋体" w:hAnsi="宋体" w:cs="宋体"/>
          <w:b/>
          <w:bCs/>
          <w:color w:val="auto"/>
          <w:highlight w:val="none"/>
        </w:rPr>
        <w:sectPr>
          <w:pgSz w:w="11906" w:h="16838"/>
          <w:pgMar w:top="1440" w:right="1080" w:bottom="1440" w:left="1080" w:header="0" w:footer="1010" w:gutter="0"/>
          <w:pgBorders>
            <w:top w:val="none" w:sz="0" w:space="0"/>
            <w:left w:val="none" w:sz="0" w:space="0"/>
            <w:bottom w:val="none" w:sz="0" w:space="0"/>
            <w:right w:val="none" w:sz="0" w:space="0"/>
          </w:pgBorders>
          <w:pgNumType w:fmt="decimal"/>
          <w:cols w:space="720" w:num="1"/>
        </w:sectPr>
      </w:pPr>
    </w:p>
    <w:p w14:paraId="262E4C2A">
      <w:pPr>
        <w:pStyle w:val="4"/>
        <w:ind w:firstLine="241"/>
        <w:rPr>
          <w:color w:val="auto"/>
          <w:highlight w:val="none"/>
          <w:lang w:eastAsia="zh-CN"/>
        </w:rPr>
      </w:pPr>
      <w:bookmarkStart w:id="1257" w:name="_Toc16330"/>
      <w:bookmarkStart w:id="1258" w:name="_Toc14357"/>
      <w:bookmarkStart w:id="1259" w:name="_Toc25082"/>
      <w:bookmarkStart w:id="1260" w:name="_Toc24544"/>
      <w:bookmarkStart w:id="1261" w:name="_Toc16344"/>
      <w:bookmarkStart w:id="1262" w:name="_Toc192580224"/>
      <w:bookmarkStart w:id="1263" w:name="_Toc1210"/>
      <w:bookmarkStart w:id="1264" w:name="_Toc6213"/>
      <w:bookmarkStart w:id="1265" w:name="_Toc30341"/>
      <w:bookmarkStart w:id="1266" w:name="_Toc28125"/>
      <w:bookmarkStart w:id="1267" w:name="_Toc17999"/>
      <w:bookmarkStart w:id="1268" w:name="_Toc24190"/>
      <w:bookmarkStart w:id="1269" w:name="_Toc9374"/>
      <w:bookmarkStart w:id="1270" w:name="_Toc6722"/>
      <w:bookmarkStart w:id="1271" w:name="_Toc22987"/>
      <w:bookmarkStart w:id="1272" w:name="_Toc6324"/>
      <w:bookmarkStart w:id="1273" w:name="_Toc2359"/>
      <w:bookmarkStart w:id="1274" w:name="_Toc3178"/>
      <w:bookmarkStart w:id="1275" w:name="_Toc9065"/>
      <w:r>
        <w:rPr>
          <w:rFonts w:hint="eastAsia"/>
          <w:color w:val="auto"/>
          <w:highlight w:val="none"/>
          <w:lang w:eastAsia="zh-CN"/>
        </w:rPr>
        <w:t>表3.3-2 设计图纸发放记录</w:t>
      </w:r>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p>
    <w:p w14:paraId="76A42951">
      <w:pPr>
        <w:pStyle w:val="37"/>
        <w:autoSpaceDE/>
        <w:autoSpaceDN/>
        <w:spacing w:after="240" w:afterLines="100" w:line="360" w:lineRule="auto"/>
        <w:ind w:firstLine="880" w:firstLineChars="200"/>
        <w:jc w:val="center"/>
        <w:rPr>
          <w:rFonts w:ascii="方正小标宋简体" w:hAnsi="方正小标宋简体" w:eastAsia="方正小标宋简体" w:cs="方正小标宋简体"/>
          <w:color w:val="auto"/>
          <w:highlight w:val="none"/>
          <w:lang w:eastAsia="zh-CN"/>
        </w:rPr>
      </w:pPr>
      <w:r>
        <w:rPr>
          <w:rFonts w:hint="eastAsia" w:ascii="方正小标宋简体" w:hAnsi="方正小标宋简体" w:eastAsia="方正小标宋简体" w:cs="方正小标宋简体"/>
          <w:color w:val="auto"/>
          <w:highlight w:val="none"/>
          <w:lang w:eastAsia="zh-CN"/>
        </w:rPr>
        <w:t>设计图纸发放记录</w:t>
      </w:r>
    </w:p>
    <w:tbl>
      <w:tblPr>
        <w:tblStyle w:val="24"/>
        <w:tblW w:w="5241" w:type="pct"/>
        <w:tblInd w:w="0" w:type="dxa"/>
        <w:tblLayout w:type="autofit"/>
        <w:tblCellMar>
          <w:top w:w="0" w:type="dxa"/>
          <w:left w:w="0" w:type="dxa"/>
          <w:bottom w:w="0" w:type="dxa"/>
          <w:right w:w="0" w:type="dxa"/>
        </w:tblCellMar>
      </w:tblPr>
      <w:tblGrid>
        <w:gridCol w:w="782"/>
        <w:gridCol w:w="929"/>
        <w:gridCol w:w="1434"/>
        <w:gridCol w:w="1102"/>
        <w:gridCol w:w="1668"/>
        <w:gridCol w:w="1513"/>
        <w:gridCol w:w="1457"/>
        <w:gridCol w:w="792"/>
        <w:gridCol w:w="1651"/>
        <w:gridCol w:w="1791"/>
        <w:gridCol w:w="1522"/>
      </w:tblGrid>
      <w:tr w14:paraId="5CF677C8">
        <w:tblPrEx>
          <w:tblCellMar>
            <w:top w:w="0" w:type="dxa"/>
            <w:left w:w="0" w:type="dxa"/>
            <w:bottom w:w="0" w:type="dxa"/>
            <w:right w:w="0" w:type="dxa"/>
          </w:tblCellMar>
        </w:tblPrEx>
        <w:trPr>
          <w:trHeight w:val="598" w:hRule="atLeast"/>
        </w:trPr>
        <w:tc>
          <w:tcPr>
            <w:tcW w:w="267"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2044FFB">
            <w:pPr>
              <w:spacing w:line="0" w:lineRule="atLeast"/>
              <w:ind w:firstLine="0" w:firstLineChars="0"/>
              <w:jc w:val="center"/>
              <w:textAlignment w:val="center"/>
              <w:rPr>
                <w:b/>
                <w:bCs/>
                <w:color w:val="auto"/>
                <w:highlight w:val="none"/>
              </w:rPr>
            </w:pPr>
            <w:r>
              <w:rPr>
                <w:b/>
                <w:bCs/>
                <w:color w:val="auto"/>
                <w:highlight w:val="none"/>
                <w:lang w:eastAsia="zh-CN" w:bidi="ar"/>
              </w:rPr>
              <w:t>序号</w:t>
            </w:r>
          </w:p>
        </w:tc>
        <w:tc>
          <w:tcPr>
            <w:tcW w:w="317"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C9C1667">
            <w:pPr>
              <w:spacing w:line="0" w:lineRule="atLeast"/>
              <w:ind w:firstLine="0" w:firstLineChars="0"/>
              <w:jc w:val="center"/>
              <w:textAlignment w:val="center"/>
              <w:rPr>
                <w:b/>
                <w:bCs/>
                <w:color w:val="auto"/>
                <w:highlight w:val="none"/>
              </w:rPr>
            </w:pPr>
            <w:r>
              <w:rPr>
                <w:b/>
                <w:bCs/>
                <w:color w:val="auto"/>
                <w:highlight w:val="none"/>
                <w:lang w:eastAsia="zh-CN" w:bidi="ar"/>
              </w:rPr>
              <w:t>图号</w:t>
            </w:r>
          </w:p>
        </w:tc>
        <w:tc>
          <w:tcPr>
            <w:tcW w:w="48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AAA6415">
            <w:pPr>
              <w:spacing w:line="0" w:lineRule="atLeast"/>
              <w:ind w:firstLine="0" w:firstLineChars="0"/>
              <w:jc w:val="center"/>
              <w:textAlignment w:val="center"/>
              <w:rPr>
                <w:b/>
                <w:bCs/>
                <w:color w:val="auto"/>
                <w:highlight w:val="none"/>
              </w:rPr>
            </w:pPr>
            <w:r>
              <w:rPr>
                <w:b/>
                <w:bCs/>
                <w:color w:val="auto"/>
                <w:highlight w:val="none"/>
                <w:lang w:eastAsia="zh-CN" w:bidi="ar"/>
              </w:rPr>
              <w:t>图纸专业</w:t>
            </w:r>
          </w:p>
        </w:tc>
        <w:tc>
          <w:tcPr>
            <w:tcW w:w="37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052D45C">
            <w:pPr>
              <w:spacing w:line="0" w:lineRule="atLeast"/>
              <w:ind w:firstLine="0" w:firstLineChars="0"/>
              <w:jc w:val="center"/>
              <w:textAlignment w:val="center"/>
              <w:rPr>
                <w:b/>
                <w:bCs/>
                <w:color w:val="auto"/>
                <w:highlight w:val="none"/>
              </w:rPr>
            </w:pPr>
            <w:r>
              <w:rPr>
                <w:b/>
                <w:bCs/>
                <w:color w:val="auto"/>
                <w:highlight w:val="none"/>
                <w:lang w:eastAsia="zh-CN" w:bidi="ar"/>
              </w:rPr>
              <w:t>发图份数</w:t>
            </w:r>
          </w:p>
        </w:tc>
        <w:tc>
          <w:tcPr>
            <w:tcW w:w="56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7CFD498B">
            <w:pPr>
              <w:spacing w:line="0" w:lineRule="atLeast"/>
              <w:ind w:firstLine="0" w:firstLineChars="0"/>
              <w:jc w:val="center"/>
              <w:textAlignment w:val="center"/>
              <w:rPr>
                <w:b/>
                <w:bCs/>
                <w:color w:val="auto"/>
                <w:highlight w:val="none"/>
              </w:rPr>
            </w:pPr>
            <w:r>
              <w:rPr>
                <w:b/>
                <w:bCs/>
                <w:color w:val="auto"/>
                <w:highlight w:val="none"/>
                <w:lang w:eastAsia="zh-CN" w:bidi="ar"/>
              </w:rPr>
              <w:t>发图时间</w:t>
            </w:r>
          </w:p>
        </w:tc>
        <w:tc>
          <w:tcPr>
            <w:tcW w:w="51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51EFFD3">
            <w:pPr>
              <w:spacing w:line="0" w:lineRule="atLeast"/>
              <w:ind w:firstLine="0" w:firstLineChars="0"/>
              <w:jc w:val="center"/>
              <w:textAlignment w:val="center"/>
              <w:rPr>
                <w:b/>
                <w:bCs/>
                <w:color w:val="auto"/>
                <w:highlight w:val="none"/>
                <w:lang w:eastAsia="zh-CN"/>
              </w:rPr>
            </w:pPr>
            <w:r>
              <w:rPr>
                <w:b/>
                <w:bCs/>
                <w:color w:val="auto"/>
                <w:highlight w:val="none"/>
                <w:lang w:eastAsia="zh-CN"/>
              </w:rPr>
              <w:t>电子版图纸</w:t>
            </w:r>
          </w:p>
        </w:tc>
        <w:tc>
          <w:tcPr>
            <w:tcW w:w="497"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D3E4E28">
            <w:pPr>
              <w:spacing w:line="0" w:lineRule="atLeast"/>
              <w:ind w:firstLine="0" w:firstLineChars="0"/>
              <w:jc w:val="center"/>
              <w:textAlignment w:val="center"/>
              <w:rPr>
                <w:b/>
                <w:bCs/>
                <w:color w:val="auto"/>
                <w:highlight w:val="none"/>
                <w:lang w:eastAsia="zh-CN"/>
              </w:rPr>
            </w:pPr>
            <w:r>
              <w:rPr>
                <w:b/>
                <w:bCs/>
                <w:color w:val="auto"/>
                <w:highlight w:val="none"/>
                <w:lang w:eastAsia="zh-CN"/>
              </w:rPr>
              <w:t>纸质版蓝图</w:t>
            </w:r>
          </w:p>
        </w:tc>
        <w:tc>
          <w:tcPr>
            <w:tcW w:w="270" w:type="pct"/>
            <w:tcBorders>
              <w:top w:val="single" w:color="3D3D3D" w:sz="4" w:space="0"/>
              <w:left w:val="single" w:color="3D3D3D" w:sz="4" w:space="0"/>
              <w:bottom w:val="single" w:color="3D3D3D" w:sz="4" w:space="0"/>
              <w:right w:val="single" w:color="3D3D3D" w:sz="4" w:space="0"/>
            </w:tcBorders>
            <w:shd w:val="clear" w:color="auto" w:fill="auto"/>
            <w:vAlign w:val="center"/>
          </w:tcPr>
          <w:p w14:paraId="2D39B155">
            <w:pPr>
              <w:spacing w:line="0" w:lineRule="atLeast"/>
              <w:ind w:firstLine="0" w:firstLineChars="0"/>
              <w:jc w:val="center"/>
              <w:textAlignment w:val="center"/>
              <w:rPr>
                <w:b/>
                <w:bCs/>
                <w:color w:val="auto"/>
                <w:highlight w:val="none"/>
              </w:rPr>
            </w:pPr>
            <w:r>
              <w:rPr>
                <w:b/>
                <w:bCs/>
                <w:color w:val="auto"/>
                <w:highlight w:val="none"/>
                <w:lang w:eastAsia="zh-CN" w:bidi="ar"/>
              </w:rPr>
              <w:t>版本</w:t>
            </w:r>
          </w:p>
        </w:tc>
        <w:tc>
          <w:tcPr>
            <w:tcW w:w="563" w:type="pct"/>
            <w:tcBorders>
              <w:top w:val="single" w:color="3D3D3D" w:sz="4" w:space="0"/>
              <w:left w:val="single" w:color="3D3D3D" w:sz="4" w:space="0"/>
              <w:bottom w:val="single" w:color="3D3D3D" w:sz="4" w:space="0"/>
              <w:right w:val="single" w:color="3D3D3D" w:sz="4" w:space="0"/>
            </w:tcBorders>
            <w:shd w:val="clear" w:color="auto" w:fill="auto"/>
            <w:vAlign w:val="center"/>
          </w:tcPr>
          <w:p w14:paraId="5AE9FA9A">
            <w:pPr>
              <w:spacing w:line="0" w:lineRule="atLeast"/>
              <w:ind w:firstLine="0" w:firstLineChars="0"/>
              <w:jc w:val="center"/>
              <w:textAlignment w:val="center"/>
              <w:rPr>
                <w:b/>
                <w:bCs/>
                <w:color w:val="auto"/>
                <w:highlight w:val="none"/>
                <w:lang w:eastAsia="zh-CN"/>
              </w:rPr>
            </w:pPr>
            <w:r>
              <w:rPr>
                <w:b/>
                <w:bCs/>
                <w:color w:val="auto"/>
                <w:highlight w:val="none"/>
                <w:lang w:eastAsia="zh-CN"/>
              </w:rPr>
              <w:t>发图人签字</w:t>
            </w:r>
          </w:p>
        </w:tc>
        <w:tc>
          <w:tcPr>
            <w:tcW w:w="611" w:type="pct"/>
            <w:tcBorders>
              <w:top w:val="single" w:color="3D3D3D" w:sz="4" w:space="0"/>
              <w:left w:val="single" w:color="3D3D3D" w:sz="4" w:space="0"/>
              <w:bottom w:val="single" w:color="3D3D3D" w:sz="4" w:space="0"/>
              <w:right w:val="single" w:color="3D3D3D" w:sz="4" w:space="0"/>
            </w:tcBorders>
            <w:shd w:val="clear" w:color="auto" w:fill="auto"/>
            <w:vAlign w:val="center"/>
          </w:tcPr>
          <w:p w14:paraId="264C4360">
            <w:pPr>
              <w:spacing w:line="0" w:lineRule="atLeast"/>
              <w:ind w:firstLine="0" w:firstLineChars="0"/>
              <w:jc w:val="center"/>
              <w:textAlignment w:val="center"/>
              <w:rPr>
                <w:b/>
                <w:bCs/>
                <w:color w:val="auto"/>
                <w:highlight w:val="none"/>
                <w:lang w:eastAsia="zh-CN"/>
              </w:rPr>
            </w:pPr>
            <w:r>
              <w:rPr>
                <w:b/>
                <w:bCs/>
                <w:color w:val="auto"/>
                <w:highlight w:val="none"/>
                <w:lang w:eastAsia="zh-CN"/>
              </w:rPr>
              <w:t>收图人签字</w:t>
            </w:r>
          </w:p>
        </w:tc>
        <w:tc>
          <w:tcPr>
            <w:tcW w:w="51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6A6D5BE">
            <w:pPr>
              <w:spacing w:line="0" w:lineRule="atLeast"/>
              <w:ind w:firstLine="0" w:firstLineChars="0"/>
              <w:jc w:val="center"/>
              <w:textAlignment w:val="center"/>
              <w:rPr>
                <w:b/>
                <w:bCs/>
                <w:color w:val="auto"/>
                <w:highlight w:val="none"/>
                <w:lang w:eastAsia="zh-CN"/>
              </w:rPr>
            </w:pPr>
            <w:r>
              <w:rPr>
                <w:b/>
                <w:bCs/>
                <w:color w:val="auto"/>
                <w:highlight w:val="none"/>
                <w:lang w:eastAsia="zh-CN"/>
              </w:rPr>
              <w:t>备注</w:t>
            </w:r>
          </w:p>
        </w:tc>
      </w:tr>
      <w:tr w14:paraId="7EF46855">
        <w:tblPrEx>
          <w:tblCellMar>
            <w:top w:w="0" w:type="dxa"/>
            <w:left w:w="0" w:type="dxa"/>
            <w:bottom w:w="0" w:type="dxa"/>
            <w:right w:w="0" w:type="dxa"/>
          </w:tblCellMar>
        </w:tblPrEx>
        <w:trPr>
          <w:trHeight w:val="451" w:hRule="atLeast"/>
        </w:trPr>
        <w:tc>
          <w:tcPr>
            <w:tcW w:w="267"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7FE10EDC">
            <w:pPr>
              <w:spacing w:line="0" w:lineRule="atLeast"/>
              <w:ind w:firstLine="0" w:firstLineChars="0"/>
              <w:jc w:val="center"/>
              <w:textAlignment w:val="center"/>
              <w:rPr>
                <w:b/>
                <w:bCs/>
                <w:color w:val="auto"/>
                <w:highlight w:val="none"/>
              </w:rPr>
            </w:pPr>
          </w:p>
        </w:tc>
        <w:tc>
          <w:tcPr>
            <w:tcW w:w="317"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D590371">
            <w:pPr>
              <w:spacing w:line="0" w:lineRule="atLeast"/>
              <w:ind w:firstLine="0" w:firstLineChars="0"/>
              <w:jc w:val="center"/>
              <w:textAlignment w:val="center"/>
              <w:rPr>
                <w:b/>
                <w:bCs/>
                <w:color w:val="auto"/>
                <w:highlight w:val="none"/>
              </w:rPr>
            </w:pPr>
          </w:p>
        </w:tc>
        <w:tc>
          <w:tcPr>
            <w:tcW w:w="48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8999E60">
            <w:pPr>
              <w:spacing w:line="0" w:lineRule="atLeast"/>
              <w:ind w:firstLine="0" w:firstLineChars="0"/>
              <w:jc w:val="center"/>
              <w:rPr>
                <w:b/>
                <w:bCs/>
                <w:color w:val="auto"/>
                <w:highlight w:val="none"/>
              </w:rPr>
            </w:pPr>
          </w:p>
        </w:tc>
        <w:tc>
          <w:tcPr>
            <w:tcW w:w="37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D4251EA">
            <w:pPr>
              <w:spacing w:line="0" w:lineRule="atLeast"/>
              <w:ind w:firstLine="0" w:firstLineChars="0"/>
              <w:jc w:val="center"/>
              <w:textAlignment w:val="center"/>
              <w:rPr>
                <w:b/>
                <w:bCs/>
                <w:color w:val="auto"/>
                <w:highlight w:val="none"/>
              </w:rPr>
            </w:pPr>
          </w:p>
        </w:tc>
        <w:tc>
          <w:tcPr>
            <w:tcW w:w="56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F6AD21D">
            <w:pPr>
              <w:spacing w:line="0" w:lineRule="atLeast"/>
              <w:ind w:firstLine="0" w:firstLineChars="0"/>
              <w:jc w:val="center"/>
              <w:textAlignment w:val="center"/>
              <w:rPr>
                <w:b/>
                <w:bCs/>
                <w:color w:val="auto"/>
                <w:highlight w:val="none"/>
              </w:rPr>
            </w:pPr>
          </w:p>
        </w:tc>
        <w:tc>
          <w:tcPr>
            <w:tcW w:w="51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92568E4">
            <w:pPr>
              <w:spacing w:line="0" w:lineRule="atLeast"/>
              <w:ind w:firstLine="0" w:firstLineChars="0"/>
              <w:jc w:val="center"/>
              <w:textAlignment w:val="center"/>
              <w:rPr>
                <w:b/>
                <w:bCs/>
                <w:color w:val="auto"/>
                <w:highlight w:val="none"/>
              </w:rPr>
            </w:pPr>
          </w:p>
        </w:tc>
        <w:tc>
          <w:tcPr>
            <w:tcW w:w="497"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7262F19">
            <w:pPr>
              <w:spacing w:line="0" w:lineRule="atLeast"/>
              <w:ind w:firstLine="0" w:firstLineChars="0"/>
              <w:jc w:val="center"/>
              <w:textAlignment w:val="center"/>
              <w:rPr>
                <w:b/>
                <w:bCs/>
                <w:color w:val="auto"/>
                <w:highlight w:val="none"/>
              </w:rPr>
            </w:pPr>
          </w:p>
        </w:tc>
        <w:tc>
          <w:tcPr>
            <w:tcW w:w="27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3166481">
            <w:pPr>
              <w:spacing w:line="0" w:lineRule="atLeast"/>
              <w:ind w:firstLine="0" w:firstLineChars="0"/>
              <w:jc w:val="center"/>
              <w:textAlignment w:val="center"/>
              <w:rPr>
                <w:b/>
                <w:bCs/>
                <w:color w:val="auto"/>
                <w:highlight w:val="none"/>
              </w:rPr>
            </w:pPr>
          </w:p>
        </w:tc>
        <w:tc>
          <w:tcPr>
            <w:tcW w:w="563"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8C055C2">
            <w:pPr>
              <w:spacing w:line="0" w:lineRule="atLeast"/>
              <w:ind w:firstLine="0" w:firstLineChars="0"/>
              <w:jc w:val="center"/>
              <w:textAlignment w:val="center"/>
              <w:rPr>
                <w:b/>
                <w:bCs/>
                <w:color w:val="auto"/>
                <w:highlight w:val="none"/>
              </w:rPr>
            </w:pPr>
          </w:p>
        </w:tc>
        <w:tc>
          <w:tcPr>
            <w:tcW w:w="611"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D69F37E">
            <w:pPr>
              <w:spacing w:line="0" w:lineRule="atLeast"/>
              <w:ind w:firstLine="0" w:firstLineChars="0"/>
              <w:jc w:val="center"/>
              <w:textAlignment w:val="center"/>
              <w:rPr>
                <w:b/>
                <w:bCs/>
                <w:color w:val="auto"/>
                <w:highlight w:val="none"/>
              </w:rPr>
            </w:pPr>
          </w:p>
        </w:tc>
        <w:tc>
          <w:tcPr>
            <w:tcW w:w="51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7050019A">
            <w:pPr>
              <w:spacing w:line="0" w:lineRule="atLeast"/>
              <w:ind w:firstLine="0" w:firstLineChars="0"/>
              <w:jc w:val="center"/>
              <w:textAlignment w:val="center"/>
              <w:rPr>
                <w:b/>
                <w:bCs/>
                <w:color w:val="auto"/>
                <w:highlight w:val="none"/>
              </w:rPr>
            </w:pPr>
          </w:p>
        </w:tc>
      </w:tr>
      <w:tr w14:paraId="56198E6C">
        <w:trPr>
          <w:trHeight w:val="451" w:hRule="atLeast"/>
        </w:trPr>
        <w:tc>
          <w:tcPr>
            <w:tcW w:w="267"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94EB59B">
            <w:pPr>
              <w:spacing w:line="0" w:lineRule="atLeast"/>
              <w:ind w:firstLine="0" w:firstLineChars="0"/>
              <w:jc w:val="center"/>
              <w:textAlignment w:val="center"/>
              <w:rPr>
                <w:color w:val="auto"/>
                <w:highlight w:val="none"/>
              </w:rPr>
            </w:pPr>
          </w:p>
        </w:tc>
        <w:tc>
          <w:tcPr>
            <w:tcW w:w="317"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5E320CD">
            <w:pPr>
              <w:spacing w:line="0" w:lineRule="atLeast"/>
              <w:ind w:firstLine="0" w:firstLineChars="0"/>
              <w:jc w:val="center"/>
              <w:textAlignment w:val="center"/>
              <w:rPr>
                <w:color w:val="auto"/>
                <w:highlight w:val="none"/>
              </w:rPr>
            </w:pPr>
          </w:p>
        </w:tc>
        <w:tc>
          <w:tcPr>
            <w:tcW w:w="48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B262AE8">
            <w:pPr>
              <w:spacing w:line="0" w:lineRule="atLeast"/>
              <w:ind w:firstLine="0" w:firstLineChars="0"/>
              <w:jc w:val="center"/>
              <w:textAlignment w:val="center"/>
              <w:rPr>
                <w:color w:val="auto"/>
                <w:highlight w:val="none"/>
              </w:rPr>
            </w:pPr>
          </w:p>
        </w:tc>
        <w:tc>
          <w:tcPr>
            <w:tcW w:w="37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BCB57D8">
            <w:pPr>
              <w:spacing w:line="0" w:lineRule="atLeast"/>
              <w:ind w:firstLine="0" w:firstLineChars="0"/>
              <w:jc w:val="center"/>
              <w:rPr>
                <w:color w:val="auto"/>
                <w:highlight w:val="none"/>
              </w:rPr>
            </w:pPr>
          </w:p>
        </w:tc>
        <w:tc>
          <w:tcPr>
            <w:tcW w:w="56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2C04FA9">
            <w:pPr>
              <w:spacing w:line="0" w:lineRule="atLeast"/>
              <w:ind w:firstLine="0" w:firstLineChars="0"/>
              <w:jc w:val="center"/>
              <w:rPr>
                <w:color w:val="auto"/>
                <w:highlight w:val="none"/>
              </w:rPr>
            </w:pPr>
          </w:p>
        </w:tc>
        <w:tc>
          <w:tcPr>
            <w:tcW w:w="51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B06F24B">
            <w:pPr>
              <w:spacing w:line="0" w:lineRule="atLeast"/>
              <w:ind w:firstLine="0" w:firstLineChars="0"/>
              <w:jc w:val="center"/>
              <w:rPr>
                <w:color w:val="auto"/>
                <w:highlight w:val="none"/>
              </w:rPr>
            </w:pPr>
          </w:p>
        </w:tc>
        <w:tc>
          <w:tcPr>
            <w:tcW w:w="497"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09D037B">
            <w:pPr>
              <w:spacing w:line="0" w:lineRule="atLeast"/>
              <w:ind w:firstLine="0" w:firstLineChars="0"/>
              <w:jc w:val="center"/>
              <w:rPr>
                <w:color w:val="auto"/>
                <w:highlight w:val="none"/>
              </w:rPr>
            </w:pPr>
          </w:p>
        </w:tc>
        <w:tc>
          <w:tcPr>
            <w:tcW w:w="27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75AF5A2">
            <w:pPr>
              <w:spacing w:line="0" w:lineRule="atLeast"/>
              <w:ind w:firstLine="0" w:firstLineChars="0"/>
              <w:jc w:val="center"/>
              <w:rPr>
                <w:color w:val="auto"/>
                <w:highlight w:val="none"/>
              </w:rPr>
            </w:pPr>
          </w:p>
        </w:tc>
        <w:tc>
          <w:tcPr>
            <w:tcW w:w="563"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4AD0E40">
            <w:pPr>
              <w:spacing w:line="0" w:lineRule="atLeast"/>
              <w:ind w:firstLine="0" w:firstLineChars="0"/>
              <w:jc w:val="center"/>
              <w:rPr>
                <w:color w:val="auto"/>
                <w:highlight w:val="none"/>
              </w:rPr>
            </w:pPr>
          </w:p>
        </w:tc>
        <w:tc>
          <w:tcPr>
            <w:tcW w:w="611"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6B07415">
            <w:pPr>
              <w:spacing w:line="0" w:lineRule="atLeast"/>
              <w:ind w:firstLine="0" w:firstLineChars="0"/>
              <w:jc w:val="center"/>
              <w:rPr>
                <w:color w:val="auto"/>
                <w:highlight w:val="none"/>
              </w:rPr>
            </w:pPr>
          </w:p>
        </w:tc>
        <w:tc>
          <w:tcPr>
            <w:tcW w:w="51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0899F42">
            <w:pPr>
              <w:spacing w:line="0" w:lineRule="atLeast"/>
              <w:ind w:firstLine="0" w:firstLineChars="0"/>
              <w:jc w:val="center"/>
              <w:rPr>
                <w:color w:val="auto"/>
                <w:highlight w:val="none"/>
              </w:rPr>
            </w:pPr>
          </w:p>
        </w:tc>
      </w:tr>
      <w:tr w14:paraId="3E5FF882">
        <w:tblPrEx>
          <w:tblCellMar>
            <w:top w:w="0" w:type="dxa"/>
            <w:left w:w="0" w:type="dxa"/>
            <w:bottom w:w="0" w:type="dxa"/>
            <w:right w:w="0" w:type="dxa"/>
          </w:tblCellMar>
        </w:tblPrEx>
        <w:trPr>
          <w:trHeight w:val="451" w:hRule="atLeast"/>
        </w:trPr>
        <w:tc>
          <w:tcPr>
            <w:tcW w:w="267"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8B9DB8D">
            <w:pPr>
              <w:spacing w:line="0" w:lineRule="atLeast"/>
              <w:ind w:firstLine="0" w:firstLineChars="0"/>
              <w:jc w:val="center"/>
              <w:textAlignment w:val="center"/>
              <w:rPr>
                <w:color w:val="auto"/>
                <w:highlight w:val="none"/>
              </w:rPr>
            </w:pPr>
          </w:p>
        </w:tc>
        <w:tc>
          <w:tcPr>
            <w:tcW w:w="317"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F350C6F">
            <w:pPr>
              <w:spacing w:line="0" w:lineRule="atLeast"/>
              <w:ind w:firstLine="0" w:firstLineChars="0"/>
              <w:jc w:val="center"/>
              <w:textAlignment w:val="center"/>
              <w:rPr>
                <w:color w:val="auto"/>
                <w:highlight w:val="none"/>
              </w:rPr>
            </w:pPr>
          </w:p>
        </w:tc>
        <w:tc>
          <w:tcPr>
            <w:tcW w:w="48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A15B6A3">
            <w:pPr>
              <w:spacing w:line="0" w:lineRule="atLeast"/>
              <w:ind w:firstLine="0" w:firstLineChars="0"/>
              <w:jc w:val="center"/>
              <w:textAlignment w:val="center"/>
              <w:rPr>
                <w:color w:val="auto"/>
                <w:highlight w:val="none"/>
              </w:rPr>
            </w:pPr>
          </w:p>
        </w:tc>
        <w:tc>
          <w:tcPr>
            <w:tcW w:w="37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C9A17DF">
            <w:pPr>
              <w:spacing w:line="0" w:lineRule="atLeast"/>
              <w:ind w:firstLine="0" w:firstLineChars="0"/>
              <w:jc w:val="center"/>
              <w:rPr>
                <w:color w:val="auto"/>
                <w:highlight w:val="none"/>
              </w:rPr>
            </w:pPr>
          </w:p>
        </w:tc>
        <w:tc>
          <w:tcPr>
            <w:tcW w:w="56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7683FE2">
            <w:pPr>
              <w:spacing w:line="0" w:lineRule="atLeast"/>
              <w:ind w:firstLine="0" w:firstLineChars="0"/>
              <w:jc w:val="center"/>
              <w:rPr>
                <w:color w:val="auto"/>
                <w:highlight w:val="none"/>
              </w:rPr>
            </w:pPr>
          </w:p>
        </w:tc>
        <w:tc>
          <w:tcPr>
            <w:tcW w:w="51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D76971E">
            <w:pPr>
              <w:spacing w:line="0" w:lineRule="atLeast"/>
              <w:ind w:firstLine="0" w:firstLineChars="0"/>
              <w:jc w:val="center"/>
              <w:rPr>
                <w:color w:val="auto"/>
                <w:highlight w:val="none"/>
              </w:rPr>
            </w:pPr>
          </w:p>
        </w:tc>
        <w:tc>
          <w:tcPr>
            <w:tcW w:w="497"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979D12E">
            <w:pPr>
              <w:spacing w:line="0" w:lineRule="atLeast"/>
              <w:ind w:firstLine="0" w:firstLineChars="0"/>
              <w:jc w:val="center"/>
              <w:rPr>
                <w:color w:val="auto"/>
                <w:highlight w:val="none"/>
              </w:rPr>
            </w:pPr>
          </w:p>
        </w:tc>
        <w:tc>
          <w:tcPr>
            <w:tcW w:w="27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CA577B5">
            <w:pPr>
              <w:spacing w:line="0" w:lineRule="atLeast"/>
              <w:ind w:firstLine="0" w:firstLineChars="0"/>
              <w:jc w:val="center"/>
              <w:rPr>
                <w:color w:val="auto"/>
                <w:highlight w:val="none"/>
              </w:rPr>
            </w:pPr>
          </w:p>
        </w:tc>
        <w:tc>
          <w:tcPr>
            <w:tcW w:w="563"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FF863B7">
            <w:pPr>
              <w:spacing w:line="0" w:lineRule="atLeast"/>
              <w:ind w:firstLine="0" w:firstLineChars="0"/>
              <w:jc w:val="center"/>
              <w:rPr>
                <w:color w:val="auto"/>
                <w:highlight w:val="none"/>
              </w:rPr>
            </w:pPr>
          </w:p>
        </w:tc>
        <w:tc>
          <w:tcPr>
            <w:tcW w:w="611"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86EA947">
            <w:pPr>
              <w:spacing w:line="0" w:lineRule="atLeast"/>
              <w:ind w:firstLine="0" w:firstLineChars="0"/>
              <w:jc w:val="center"/>
              <w:rPr>
                <w:color w:val="auto"/>
                <w:highlight w:val="none"/>
              </w:rPr>
            </w:pPr>
          </w:p>
        </w:tc>
        <w:tc>
          <w:tcPr>
            <w:tcW w:w="51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8C2646B">
            <w:pPr>
              <w:spacing w:line="0" w:lineRule="atLeast"/>
              <w:ind w:firstLine="0" w:firstLineChars="0"/>
              <w:jc w:val="center"/>
              <w:rPr>
                <w:color w:val="auto"/>
                <w:highlight w:val="none"/>
              </w:rPr>
            </w:pPr>
          </w:p>
        </w:tc>
      </w:tr>
      <w:tr w14:paraId="371C3CCB">
        <w:tblPrEx>
          <w:tblCellMar>
            <w:top w:w="0" w:type="dxa"/>
            <w:left w:w="0" w:type="dxa"/>
            <w:bottom w:w="0" w:type="dxa"/>
            <w:right w:w="0" w:type="dxa"/>
          </w:tblCellMar>
        </w:tblPrEx>
        <w:trPr>
          <w:trHeight w:val="451" w:hRule="atLeast"/>
        </w:trPr>
        <w:tc>
          <w:tcPr>
            <w:tcW w:w="267"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0E9AC0F">
            <w:pPr>
              <w:spacing w:line="0" w:lineRule="atLeast"/>
              <w:ind w:firstLine="0" w:firstLineChars="0"/>
              <w:jc w:val="center"/>
              <w:textAlignment w:val="center"/>
              <w:rPr>
                <w:color w:val="auto"/>
                <w:highlight w:val="none"/>
              </w:rPr>
            </w:pPr>
          </w:p>
        </w:tc>
        <w:tc>
          <w:tcPr>
            <w:tcW w:w="317"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019C912">
            <w:pPr>
              <w:spacing w:line="0" w:lineRule="atLeast"/>
              <w:ind w:firstLine="0" w:firstLineChars="0"/>
              <w:jc w:val="center"/>
              <w:textAlignment w:val="center"/>
              <w:rPr>
                <w:color w:val="auto"/>
                <w:highlight w:val="none"/>
              </w:rPr>
            </w:pPr>
          </w:p>
        </w:tc>
        <w:tc>
          <w:tcPr>
            <w:tcW w:w="48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5F03A88">
            <w:pPr>
              <w:spacing w:line="0" w:lineRule="atLeast"/>
              <w:ind w:firstLine="0" w:firstLineChars="0"/>
              <w:jc w:val="center"/>
              <w:textAlignment w:val="center"/>
              <w:rPr>
                <w:color w:val="auto"/>
                <w:highlight w:val="none"/>
              </w:rPr>
            </w:pPr>
          </w:p>
        </w:tc>
        <w:tc>
          <w:tcPr>
            <w:tcW w:w="37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762E526">
            <w:pPr>
              <w:spacing w:line="0" w:lineRule="atLeast"/>
              <w:ind w:firstLine="0" w:firstLineChars="0"/>
              <w:jc w:val="center"/>
              <w:rPr>
                <w:color w:val="auto"/>
                <w:highlight w:val="none"/>
              </w:rPr>
            </w:pPr>
          </w:p>
        </w:tc>
        <w:tc>
          <w:tcPr>
            <w:tcW w:w="56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DE1D531">
            <w:pPr>
              <w:spacing w:line="0" w:lineRule="atLeast"/>
              <w:ind w:firstLine="0" w:firstLineChars="0"/>
              <w:jc w:val="center"/>
              <w:rPr>
                <w:color w:val="auto"/>
                <w:highlight w:val="none"/>
              </w:rPr>
            </w:pPr>
          </w:p>
        </w:tc>
        <w:tc>
          <w:tcPr>
            <w:tcW w:w="51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9233CB6">
            <w:pPr>
              <w:spacing w:line="0" w:lineRule="atLeast"/>
              <w:ind w:firstLine="0" w:firstLineChars="0"/>
              <w:jc w:val="center"/>
              <w:rPr>
                <w:color w:val="auto"/>
                <w:highlight w:val="none"/>
              </w:rPr>
            </w:pPr>
          </w:p>
        </w:tc>
        <w:tc>
          <w:tcPr>
            <w:tcW w:w="497"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F8942E3">
            <w:pPr>
              <w:spacing w:line="0" w:lineRule="atLeast"/>
              <w:ind w:firstLine="0" w:firstLineChars="0"/>
              <w:jc w:val="center"/>
              <w:rPr>
                <w:color w:val="auto"/>
                <w:highlight w:val="none"/>
              </w:rPr>
            </w:pPr>
          </w:p>
        </w:tc>
        <w:tc>
          <w:tcPr>
            <w:tcW w:w="27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60B88BE">
            <w:pPr>
              <w:spacing w:line="0" w:lineRule="atLeast"/>
              <w:ind w:firstLine="0" w:firstLineChars="0"/>
              <w:jc w:val="center"/>
              <w:rPr>
                <w:color w:val="auto"/>
                <w:highlight w:val="none"/>
              </w:rPr>
            </w:pPr>
          </w:p>
        </w:tc>
        <w:tc>
          <w:tcPr>
            <w:tcW w:w="563"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20698BC">
            <w:pPr>
              <w:spacing w:line="0" w:lineRule="atLeast"/>
              <w:ind w:firstLine="0" w:firstLineChars="0"/>
              <w:jc w:val="center"/>
              <w:rPr>
                <w:color w:val="auto"/>
                <w:highlight w:val="none"/>
              </w:rPr>
            </w:pPr>
          </w:p>
        </w:tc>
        <w:tc>
          <w:tcPr>
            <w:tcW w:w="611"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7681F051">
            <w:pPr>
              <w:spacing w:line="0" w:lineRule="atLeast"/>
              <w:ind w:firstLine="0" w:firstLineChars="0"/>
              <w:jc w:val="center"/>
              <w:rPr>
                <w:color w:val="auto"/>
                <w:highlight w:val="none"/>
              </w:rPr>
            </w:pPr>
          </w:p>
        </w:tc>
        <w:tc>
          <w:tcPr>
            <w:tcW w:w="51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CE91A3B">
            <w:pPr>
              <w:spacing w:line="0" w:lineRule="atLeast"/>
              <w:ind w:firstLine="0" w:firstLineChars="0"/>
              <w:jc w:val="center"/>
              <w:rPr>
                <w:color w:val="auto"/>
                <w:highlight w:val="none"/>
              </w:rPr>
            </w:pPr>
          </w:p>
        </w:tc>
      </w:tr>
      <w:tr w14:paraId="4C91CB69">
        <w:tblPrEx>
          <w:tblCellMar>
            <w:top w:w="0" w:type="dxa"/>
            <w:left w:w="0" w:type="dxa"/>
            <w:bottom w:w="0" w:type="dxa"/>
            <w:right w:w="0" w:type="dxa"/>
          </w:tblCellMar>
        </w:tblPrEx>
        <w:trPr>
          <w:trHeight w:val="451" w:hRule="atLeast"/>
        </w:trPr>
        <w:tc>
          <w:tcPr>
            <w:tcW w:w="267"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92AC9D6">
            <w:pPr>
              <w:spacing w:line="0" w:lineRule="atLeast"/>
              <w:ind w:firstLine="0" w:firstLineChars="0"/>
              <w:jc w:val="center"/>
              <w:textAlignment w:val="center"/>
              <w:rPr>
                <w:color w:val="auto"/>
                <w:highlight w:val="none"/>
              </w:rPr>
            </w:pPr>
          </w:p>
        </w:tc>
        <w:tc>
          <w:tcPr>
            <w:tcW w:w="317"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2717BA2">
            <w:pPr>
              <w:spacing w:line="0" w:lineRule="atLeast"/>
              <w:ind w:firstLine="0" w:firstLineChars="0"/>
              <w:jc w:val="center"/>
              <w:textAlignment w:val="center"/>
              <w:rPr>
                <w:color w:val="auto"/>
                <w:highlight w:val="none"/>
              </w:rPr>
            </w:pPr>
          </w:p>
        </w:tc>
        <w:tc>
          <w:tcPr>
            <w:tcW w:w="48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CE1C418">
            <w:pPr>
              <w:spacing w:line="0" w:lineRule="atLeast"/>
              <w:ind w:firstLine="0" w:firstLineChars="0"/>
              <w:jc w:val="center"/>
              <w:textAlignment w:val="center"/>
              <w:rPr>
                <w:color w:val="auto"/>
                <w:highlight w:val="none"/>
              </w:rPr>
            </w:pPr>
          </w:p>
        </w:tc>
        <w:tc>
          <w:tcPr>
            <w:tcW w:w="37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4481563">
            <w:pPr>
              <w:spacing w:line="0" w:lineRule="atLeast"/>
              <w:ind w:firstLine="0" w:firstLineChars="0"/>
              <w:jc w:val="center"/>
              <w:rPr>
                <w:color w:val="auto"/>
                <w:highlight w:val="none"/>
              </w:rPr>
            </w:pPr>
          </w:p>
        </w:tc>
        <w:tc>
          <w:tcPr>
            <w:tcW w:w="56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4CE0B45">
            <w:pPr>
              <w:spacing w:line="0" w:lineRule="atLeast"/>
              <w:ind w:firstLine="0" w:firstLineChars="0"/>
              <w:jc w:val="center"/>
              <w:rPr>
                <w:color w:val="auto"/>
                <w:highlight w:val="none"/>
              </w:rPr>
            </w:pPr>
          </w:p>
        </w:tc>
        <w:tc>
          <w:tcPr>
            <w:tcW w:w="51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4DED2439">
            <w:pPr>
              <w:spacing w:line="0" w:lineRule="atLeast"/>
              <w:ind w:firstLine="0" w:firstLineChars="0"/>
              <w:jc w:val="center"/>
              <w:rPr>
                <w:color w:val="auto"/>
                <w:highlight w:val="none"/>
              </w:rPr>
            </w:pPr>
          </w:p>
        </w:tc>
        <w:tc>
          <w:tcPr>
            <w:tcW w:w="497"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62E3224">
            <w:pPr>
              <w:spacing w:line="0" w:lineRule="atLeast"/>
              <w:ind w:firstLine="0" w:firstLineChars="0"/>
              <w:jc w:val="center"/>
              <w:rPr>
                <w:color w:val="auto"/>
                <w:highlight w:val="none"/>
              </w:rPr>
            </w:pPr>
          </w:p>
        </w:tc>
        <w:tc>
          <w:tcPr>
            <w:tcW w:w="27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4C83DA0D">
            <w:pPr>
              <w:spacing w:line="0" w:lineRule="atLeast"/>
              <w:ind w:firstLine="0" w:firstLineChars="0"/>
              <w:jc w:val="center"/>
              <w:rPr>
                <w:color w:val="auto"/>
                <w:highlight w:val="none"/>
              </w:rPr>
            </w:pPr>
          </w:p>
        </w:tc>
        <w:tc>
          <w:tcPr>
            <w:tcW w:w="563"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889371A">
            <w:pPr>
              <w:spacing w:line="0" w:lineRule="atLeast"/>
              <w:ind w:firstLine="0" w:firstLineChars="0"/>
              <w:jc w:val="center"/>
              <w:rPr>
                <w:color w:val="auto"/>
                <w:highlight w:val="none"/>
              </w:rPr>
            </w:pPr>
          </w:p>
        </w:tc>
        <w:tc>
          <w:tcPr>
            <w:tcW w:w="611"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753D8CE">
            <w:pPr>
              <w:spacing w:line="0" w:lineRule="atLeast"/>
              <w:ind w:firstLine="0" w:firstLineChars="0"/>
              <w:jc w:val="center"/>
              <w:rPr>
                <w:color w:val="auto"/>
                <w:highlight w:val="none"/>
              </w:rPr>
            </w:pPr>
          </w:p>
        </w:tc>
        <w:tc>
          <w:tcPr>
            <w:tcW w:w="51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0D125A4">
            <w:pPr>
              <w:spacing w:line="0" w:lineRule="atLeast"/>
              <w:ind w:firstLine="0" w:firstLineChars="0"/>
              <w:jc w:val="center"/>
              <w:rPr>
                <w:color w:val="auto"/>
                <w:highlight w:val="none"/>
              </w:rPr>
            </w:pPr>
          </w:p>
        </w:tc>
      </w:tr>
      <w:tr w14:paraId="31431EC0">
        <w:tblPrEx>
          <w:tblCellMar>
            <w:top w:w="0" w:type="dxa"/>
            <w:left w:w="0" w:type="dxa"/>
            <w:bottom w:w="0" w:type="dxa"/>
            <w:right w:w="0" w:type="dxa"/>
          </w:tblCellMar>
        </w:tblPrEx>
        <w:trPr>
          <w:trHeight w:val="451" w:hRule="atLeast"/>
        </w:trPr>
        <w:tc>
          <w:tcPr>
            <w:tcW w:w="267"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455EBC59">
            <w:pPr>
              <w:spacing w:line="0" w:lineRule="atLeast"/>
              <w:ind w:firstLine="0" w:firstLineChars="0"/>
              <w:jc w:val="center"/>
              <w:textAlignment w:val="center"/>
              <w:rPr>
                <w:color w:val="auto"/>
                <w:highlight w:val="none"/>
              </w:rPr>
            </w:pPr>
          </w:p>
        </w:tc>
        <w:tc>
          <w:tcPr>
            <w:tcW w:w="317"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55EDE00">
            <w:pPr>
              <w:spacing w:line="0" w:lineRule="atLeast"/>
              <w:ind w:firstLine="0" w:firstLineChars="0"/>
              <w:jc w:val="center"/>
              <w:textAlignment w:val="center"/>
              <w:rPr>
                <w:color w:val="auto"/>
                <w:highlight w:val="none"/>
              </w:rPr>
            </w:pPr>
          </w:p>
        </w:tc>
        <w:tc>
          <w:tcPr>
            <w:tcW w:w="48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2255580">
            <w:pPr>
              <w:spacing w:line="0" w:lineRule="atLeast"/>
              <w:ind w:firstLine="0" w:firstLineChars="0"/>
              <w:jc w:val="center"/>
              <w:textAlignment w:val="center"/>
              <w:rPr>
                <w:color w:val="auto"/>
                <w:highlight w:val="none"/>
              </w:rPr>
            </w:pPr>
          </w:p>
        </w:tc>
        <w:tc>
          <w:tcPr>
            <w:tcW w:w="37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40B12AC">
            <w:pPr>
              <w:spacing w:line="0" w:lineRule="atLeast"/>
              <w:ind w:firstLine="0" w:firstLineChars="0"/>
              <w:jc w:val="center"/>
              <w:rPr>
                <w:color w:val="auto"/>
                <w:highlight w:val="none"/>
              </w:rPr>
            </w:pPr>
          </w:p>
        </w:tc>
        <w:tc>
          <w:tcPr>
            <w:tcW w:w="56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EE824EA">
            <w:pPr>
              <w:spacing w:line="0" w:lineRule="atLeast"/>
              <w:ind w:firstLine="0" w:firstLineChars="0"/>
              <w:jc w:val="center"/>
              <w:rPr>
                <w:color w:val="auto"/>
                <w:highlight w:val="none"/>
              </w:rPr>
            </w:pPr>
          </w:p>
        </w:tc>
        <w:tc>
          <w:tcPr>
            <w:tcW w:w="51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1D6EAE0">
            <w:pPr>
              <w:spacing w:line="0" w:lineRule="atLeast"/>
              <w:ind w:firstLine="0" w:firstLineChars="0"/>
              <w:jc w:val="center"/>
              <w:rPr>
                <w:color w:val="auto"/>
                <w:highlight w:val="none"/>
              </w:rPr>
            </w:pPr>
          </w:p>
        </w:tc>
        <w:tc>
          <w:tcPr>
            <w:tcW w:w="497"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89769FD">
            <w:pPr>
              <w:spacing w:line="0" w:lineRule="atLeast"/>
              <w:ind w:firstLine="0" w:firstLineChars="0"/>
              <w:jc w:val="center"/>
              <w:rPr>
                <w:color w:val="auto"/>
                <w:highlight w:val="none"/>
              </w:rPr>
            </w:pPr>
          </w:p>
        </w:tc>
        <w:tc>
          <w:tcPr>
            <w:tcW w:w="27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7C80E80">
            <w:pPr>
              <w:spacing w:line="0" w:lineRule="atLeast"/>
              <w:ind w:firstLine="0" w:firstLineChars="0"/>
              <w:jc w:val="center"/>
              <w:rPr>
                <w:color w:val="auto"/>
                <w:highlight w:val="none"/>
              </w:rPr>
            </w:pPr>
          </w:p>
        </w:tc>
        <w:tc>
          <w:tcPr>
            <w:tcW w:w="563"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4BFC7F08">
            <w:pPr>
              <w:spacing w:line="0" w:lineRule="atLeast"/>
              <w:ind w:firstLine="0" w:firstLineChars="0"/>
              <w:jc w:val="center"/>
              <w:rPr>
                <w:color w:val="auto"/>
                <w:highlight w:val="none"/>
              </w:rPr>
            </w:pPr>
          </w:p>
        </w:tc>
        <w:tc>
          <w:tcPr>
            <w:tcW w:w="611"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D23D456">
            <w:pPr>
              <w:spacing w:line="0" w:lineRule="atLeast"/>
              <w:ind w:firstLine="0" w:firstLineChars="0"/>
              <w:jc w:val="center"/>
              <w:rPr>
                <w:color w:val="auto"/>
                <w:highlight w:val="none"/>
              </w:rPr>
            </w:pPr>
          </w:p>
        </w:tc>
        <w:tc>
          <w:tcPr>
            <w:tcW w:w="51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E6B2EBE">
            <w:pPr>
              <w:spacing w:line="0" w:lineRule="atLeast"/>
              <w:ind w:firstLine="0" w:firstLineChars="0"/>
              <w:jc w:val="center"/>
              <w:rPr>
                <w:color w:val="auto"/>
                <w:highlight w:val="none"/>
              </w:rPr>
            </w:pPr>
          </w:p>
        </w:tc>
      </w:tr>
      <w:tr w14:paraId="0000D271">
        <w:trPr>
          <w:trHeight w:val="451" w:hRule="atLeast"/>
        </w:trPr>
        <w:tc>
          <w:tcPr>
            <w:tcW w:w="267"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C641BD0">
            <w:pPr>
              <w:spacing w:line="0" w:lineRule="atLeast"/>
              <w:ind w:firstLine="0" w:firstLineChars="0"/>
              <w:jc w:val="center"/>
              <w:textAlignment w:val="center"/>
              <w:rPr>
                <w:color w:val="auto"/>
                <w:highlight w:val="none"/>
              </w:rPr>
            </w:pPr>
          </w:p>
        </w:tc>
        <w:tc>
          <w:tcPr>
            <w:tcW w:w="317"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95BAE05">
            <w:pPr>
              <w:spacing w:line="0" w:lineRule="atLeast"/>
              <w:ind w:firstLine="0" w:firstLineChars="0"/>
              <w:jc w:val="center"/>
              <w:textAlignment w:val="center"/>
              <w:rPr>
                <w:color w:val="auto"/>
                <w:highlight w:val="none"/>
              </w:rPr>
            </w:pPr>
          </w:p>
        </w:tc>
        <w:tc>
          <w:tcPr>
            <w:tcW w:w="48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F8A635D">
            <w:pPr>
              <w:spacing w:line="0" w:lineRule="atLeast"/>
              <w:ind w:firstLine="0" w:firstLineChars="0"/>
              <w:jc w:val="center"/>
              <w:textAlignment w:val="center"/>
              <w:rPr>
                <w:color w:val="auto"/>
                <w:highlight w:val="none"/>
              </w:rPr>
            </w:pPr>
          </w:p>
        </w:tc>
        <w:tc>
          <w:tcPr>
            <w:tcW w:w="37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C0E3989">
            <w:pPr>
              <w:spacing w:line="0" w:lineRule="atLeast"/>
              <w:ind w:firstLine="0" w:firstLineChars="0"/>
              <w:jc w:val="center"/>
              <w:rPr>
                <w:color w:val="auto"/>
                <w:highlight w:val="none"/>
              </w:rPr>
            </w:pPr>
          </w:p>
        </w:tc>
        <w:tc>
          <w:tcPr>
            <w:tcW w:w="56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4AC83E3">
            <w:pPr>
              <w:spacing w:line="0" w:lineRule="atLeast"/>
              <w:ind w:firstLine="0" w:firstLineChars="0"/>
              <w:jc w:val="center"/>
              <w:rPr>
                <w:color w:val="auto"/>
                <w:highlight w:val="none"/>
              </w:rPr>
            </w:pPr>
          </w:p>
        </w:tc>
        <w:tc>
          <w:tcPr>
            <w:tcW w:w="51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A9D5983">
            <w:pPr>
              <w:spacing w:line="0" w:lineRule="atLeast"/>
              <w:ind w:firstLine="0" w:firstLineChars="0"/>
              <w:jc w:val="center"/>
              <w:rPr>
                <w:color w:val="auto"/>
                <w:highlight w:val="none"/>
              </w:rPr>
            </w:pPr>
          </w:p>
        </w:tc>
        <w:tc>
          <w:tcPr>
            <w:tcW w:w="497"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7FE7F1C9">
            <w:pPr>
              <w:spacing w:line="0" w:lineRule="atLeast"/>
              <w:ind w:firstLine="0" w:firstLineChars="0"/>
              <w:jc w:val="center"/>
              <w:rPr>
                <w:color w:val="auto"/>
                <w:highlight w:val="none"/>
              </w:rPr>
            </w:pPr>
          </w:p>
        </w:tc>
        <w:tc>
          <w:tcPr>
            <w:tcW w:w="27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BDC5E29">
            <w:pPr>
              <w:spacing w:line="0" w:lineRule="atLeast"/>
              <w:ind w:firstLine="0" w:firstLineChars="0"/>
              <w:jc w:val="center"/>
              <w:rPr>
                <w:color w:val="auto"/>
                <w:highlight w:val="none"/>
              </w:rPr>
            </w:pPr>
          </w:p>
        </w:tc>
        <w:tc>
          <w:tcPr>
            <w:tcW w:w="563"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174FF42">
            <w:pPr>
              <w:spacing w:line="0" w:lineRule="atLeast"/>
              <w:ind w:firstLine="0" w:firstLineChars="0"/>
              <w:jc w:val="center"/>
              <w:rPr>
                <w:color w:val="auto"/>
                <w:highlight w:val="none"/>
              </w:rPr>
            </w:pPr>
          </w:p>
        </w:tc>
        <w:tc>
          <w:tcPr>
            <w:tcW w:w="611"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70CE9821">
            <w:pPr>
              <w:spacing w:line="0" w:lineRule="atLeast"/>
              <w:ind w:firstLine="0" w:firstLineChars="0"/>
              <w:jc w:val="center"/>
              <w:rPr>
                <w:color w:val="auto"/>
                <w:highlight w:val="none"/>
              </w:rPr>
            </w:pPr>
          </w:p>
        </w:tc>
        <w:tc>
          <w:tcPr>
            <w:tcW w:w="51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FFDD72D">
            <w:pPr>
              <w:spacing w:line="0" w:lineRule="atLeast"/>
              <w:ind w:firstLine="0" w:firstLineChars="0"/>
              <w:jc w:val="center"/>
              <w:rPr>
                <w:color w:val="auto"/>
                <w:highlight w:val="none"/>
              </w:rPr>
            </w:pPr>
          </w:p>
        </w:tc>
      </w:tr>
      <w:tr w14:paraId="757401B1">
        <w:tblPrEx>
          <w:tblCellMar>
            <w:top w:w="0" w:type="dxa"/>
            <w:left w:w="0" w:type="dxa"/>
            <w:bottom w:w="0" w:type="dxa"/>
            <w:right w:w="0" w:type="dxa"/>
          </w:tblCellMar>
        </w:tblPrEx>
        <w:trPr>
          <w:trHeight w:val="461" w:hRule="atLeast"/>
        </w:trPr>
        <w:tc>
          <w:tcPr>
            <w:tcW w:w="267"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0F088829">
            <w:pPr>
              <w:spacing w:line="0" w:lineRule="atLeast"/>
              <w:ind w:firstLine="0" w:firstLineChars="0"/>
              <w:jc w:val="center"/>
              <w:textAlignment w:val="center"/>
              <w:rPr>
                <w:color w:val="auto"/>
                <w:highlight w:val="none"/>
              </w:rPr>
            </w:pPr>
          </w:p>
        </w:tc>
        <w:tc>
          <w:tcPr>
            <w:tcW w:w="317"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D409563">
            <w:pPr>
              <w:spacing w:line="0" w:lineRule="atLeast"/>
              <w:ind w:firstLine="0" w:firstLineChars="0"/>
              <w:jc w:val="center"/>
              <w:textAlignment w:val="center"/>
              <w:rPr>
                <w:color w:val="auto"/>
                <w:highlight w:val="none"/>
              </w:rPr>
            </w:pPr>
          </w:p>
        </w:tc>
        <w:tc>
          <w:tcPr>
            <w:tcW w:w="48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6C77AD7B">
            <w:pPr>
              <w:spacing w:line="0" w:lineRule="atLeast"/>
              <w:ind w:firstLine="0" w:firstLineChars="0"/>
              <w:jc w:val="center"/>
              <w:textAlignment w:val="center"/>
              <w:rPr>
                <w:color w:val="auto"/>
                <w:highlight w:val="none"/>
              </w:rPr>
            </w:pPr>
          </w:p>
        </w:tc>
        <w:tc>
          <w:tcPr>
            <w:tcW w:w="37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852D935">
            <w:pPr>
              <w:spacing w:line="0" w:lineRule="atLeast"/>
              <w:ind w:firstLine="0" w:firstLineChars="0"/>
              <w:jc w:val="center"/>
              <w:rPr>
                <w:color w:val="auto"/>
                <w:highlight w:val="none"/>
              </w:rPr>
            </w:pPr>
          </w:p>
        </w:tc>
        <w:tc>
          <w:tcPr>
            <w:tcW w:w="56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366DCAC6">
            <w:pPr>
              <w:spacing w:line="0" w:lineRule="atLeast"/>
              <w:ind w:firstLine="0" w:firstLineChars="0"/>
              <w:jc w:val="center"/>
              <w:rPr>
                <w:color w:val="auto"/>
                <w:highlight w:val="none"/>
              </w:rPr>
            </w:pPr>
          </w:p>
        </w:tc>
        <w:tc>
          <w:tcPr>
            <w:tcW w:w="516"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53EBDDE3">
            <w:pPr>
              <w:spacing w:line="0" w:lineRule="atLeast"/>
              <w:ind w:firstLine="0" w:firstLineChars="0"/>
              <w:jc w:val="center"/>
              <w:rPr>
                <w:color w:val="auto"/>
                <w:highlight w:val="none"/>
              </w:rPr>
            </w:pPr>
          </w:p>
        </w:tc>
        <w:tc>
          <w:tcPr>
            <w:tcW w:w="497"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9740D94">
            <w:pPr>
              <w:spacing w:line="0" w:lineRule="atLeast"/>
              <w:ind w:firstLine="0" w:firstLineChars="0"/>
              <w:jc w:val="center"/>
              <w:rPr>
                <w:color w:val="auto"/>
                <w:highlight w:val="none"/>
              </w:rPr>
            </w:pPr>
          </w:p>
        </w:tc>
        <w:tc>
          <w:tcPr>
            <w:tcW w:w="270"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1FA768F">
            <w:pPr>
              <w:spacing w:line="0" w:lineRule="atLeast"/>
              <w:ind w:firstLine="0" w:firstLineChars="0"/>
              <w:jc w:val="center"/>
              <w:rPr>
                <w:color w:val="auto"/>
                <w:highlight w:val="none"/>
              </w:rPr>
            </w:pPr>
          </w:p>
        </w:tc>
        <w:tc>
          <w:tcPr>
            <w:tcW w:w="563"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4A07158">
            <w:pPr>
              <w:spacing w:line="0" w:lineRule="atLeast"/>
              <w:ind w:firstLine="0" w:firstLineChars="0"/>
              <w:jc w:val="center"/>
              <w:rPr>
                <w:color w:val="auto"/>
                <w:highlight w:val="none"/>
              </w:rPr>
            </w:pPr>
          </w:p>
        </w:tc>
        <w:tc>
          <w:tcPr>
            <w:tcW w:w="611"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2E6A7107">
            <w:pPr>
              <w:spacing w:line="0" w:lineRule="atLeast"/>
              <w:ind w:firstLine="0" w:firstLineChars="0"/>
              <w:jc w:val="center"/>
              <w:rPr>
                <w:color w:val="auto"/>
                <w:highlight w:val="none"/>
              </w:rPr>
            </w:pPr>
          </w:p>
        </w:tc>
        <w:tc>
          <w:tcPr>
            <w:tcW w:w="519" w:type="pct"/>
            <w:tcBorders>
              <w:top w:val="single" w:color="3D3D3D" w:sz="4" w:space="0"/>
              <w:left w:val="single" w:color="3D3D3D" w:sz="4" w:space="0"/>
              <w:bottom w:val="single" w:color="3D3D3D" w:sz="4" w:space="0"/>
              <w:right w:val="single" w:color="3D3D3D" w:sz="4" w:space="0"/>
            </w:tcBorders>
            <w:shd w:val="clear" w:color="auto" w:fill="auto"/>
            <w:noWrap/>
            <w:vAlign w:val="center"/>
          </w:tcPr>
          <w:p w14:paraId="12163ACE">
            <w:pPr>
              <w:spacing w:line="0" w:lineRule="atLeast"/>
              <w:ind w:firstLine="0" w:firstLineChars="0"/>
              <w:jc w:val="center"/>
              <w:rPr>
                <w:color w:val="auto"/>
                <w:highlight w:val="none"/>
              </w:rPr>
            </w:pPr>
          </w:p>
        </w:tc>
      </w:tr>
    </w:tbl>
    <w:p w14:paraId="0955576D">
      <w:pPr>
        <w:autoSpaceDE/>
        <w:autoSpaceDN/>
        <w:spacing w:line="240" w:lineRule="auto"/>
        <w:ind w:firstLine="0" w:firstLineChars="0"/>
        <w:rPr>
          <w:rFonts w:ascii="宋体" w:hAnsi="宋体" w:cs="宋体"/>
          <w:b/>
          <w:bCs/>
          <w:color w:val="auto"/>
          <w:highlight w:val="none"/>
        </w:rPr>
      </w:pPr>
      <w:r>
        <w:rPr>
          <w:rFonts w:hint="eastAsia" w:ascii="宋体" w:hAnsi="宋体" w:cs="宋体"/>
          <w:b/>
          <w:bCs/>
          <w:color w:val="auto"/>
          <w:highlight w:val="none"/>
        </w:rPr>
        <w:br w:type="page"/>
      </w:r>
    </w:p>
    <w:p w14:paraId="16945CB7">
      <w:pPr>
        <w:autoSpaceDE/>
        <w:autoSpaceDN/>
        <w:spacing w:line="240" w:lineRule="auto"/>
        <w:ind w:firstLine="0" w:firstLineChars="0"/>
        <w:rPr>
          <w:rFonts w:ascii="宋体" w:hAnsi="宋体" w:cs="宋体"/>
          <w:b/>
          <w:bCs/>
          <w:color w:val="auto"/>
          <w:highlight w:val="none"/>
        </w:rPr>
        <w:sectPr>
          <w:pgSz w:w="16838" w:h="11906" w:orient="landscape"/>
          <w:pgMar w:top="1080" w:right="1440" w:bottom="1080" w:left="1440" w:header="0" w:footer="1010" w:gutter="0"/>
          <w:pgBorders>
            <w:top w:val="none" w:sz="0" w:space="0"/>
            <w:left w:val="none" w:sz="0" w:space="0"/>
            <w:bottom w:val="none" w:sz="0" w:space="0"/>
            <w:right w:val="none" w:sz="0" w:space="0"/>
          </w:pgBorders>
          <w:pgNumType w:fmt="decimal"/>
          <w:cols w:space="720" w:num="1"/>
        </w:sectPr>
      </w:pPr>
    </w:p>
    <w:p w14:paraId="32350B13">
      <w:pPr>
        <w:pStyle w:val="4"/>
        <w:ind w:firstLine="241"/>
        <w:rPr>
          <w:color w:val="auto"/>
          <w:highlight w:val="none"/>
          <w:lang w:eastAsia="zh-CN"/>
        </w:rPr>
      </w:pPr>
      <w:bookmarkStart w:id="1276" w:name="_Toc18720"/>
      <w:bookmarkStart w:id="1277" w:name="_Toc30227"/>
      <w:bookmarkStart w:id="1278" w:name="_Toc30334"/>
      <w:bookmarkStart w:id="1279" w:name="_Toc24939"/>
      <w:bookmarkStart w:id="1280" w:name="_Toc10455"/>
      <w:bookmarkStart w:id="1281" w:name="_Toc14151"/>
      <w:bookmarkStart w:id="1282" w:name="_Toc31256"/>
      <w:bookmarkStart w:id="1283" w:name="_Toc28858"/>
      <w:bookmarkStart w:id="1284" w:name="_Toc14122"/>
      <w:bookmarkStart w:id="1285" w:name="_Toc28896"/>
      <w:bookmarkStart w:id="1286" w:name="_Toc17649"/>
      <w:bookmarkStart w:id="1287" w:name="_Toc21821"/>
      <w:bookmarkStart w:id="1288" w:name="_Toc192580225"/>
      <w:bookmarkStart w:id="1289" w:name="_Toc3825"/>
      <w:bookmarkStart w:id="1290" w:name="_Toc5928"/>
      <w:bookmarkStart w:id="1291" w:name="_Toc31829"/>
      <w:bookmarkStart w:id="1292" w:name="_Toc12688"/>
      <w:bookmarkStart w:id="1293" w:name="_Toc16298"/>
      <w:bookmarkStart w:id="1294" w:name="_Toc4276"/>
      <w:r>
        <w:rPr>
          <w:rFonts w:hint="eastAsia"/>
          <w:color w:val="auto"/>
          <w:highlight w:val="none"/>
          <w:lang w:eastAsia="zh-CN"/>
        </w:rPr>
        <w:t>表3.3-3 设计变更审核意见</w:t>
      </w:r>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p>
    <w:p w14:paraId="5C514B2B">
      <w:pPr>
        <w:widowControl w:val="0"/>
        <w:kinsoku/>
        <w:autoSpaceDE/>
        <w:autoSpaceDN/>
        <w:adjustRightInd/>
        <w:snapToGrid/>
        <w:ind w:firstLine="880"/>
        <w:jc w:val="center"/>
        <w:textAlignment w:val="auto"/>
        <w:rPr>
          <w:color w:val="auto"/>
          <w:highlight w:val="none"/>
          <w:lang w:eastAsia="zh-CN"/>
        </w:rPr>
      </w:pPr>
      <w:r>
        <w:rPr>
          <w:rFonts w:hint="eastAsia" w:ascii="方正小标宋简体" w:hAnsi="方正小标宋简体" w:eastAsia="方正小标宋简体" w:cs="方正小标宋简体"/>
          <w:color w:val="auto"/>
          <w:sz w:val="44"/>
          <w:szCs w:val="44"/>
          <w:highlight w:val="none"/>
          <w:lang w:eastAsia="zh-CN"/>
        </w:rPr>
        <w:t>设计变更审核意见</w:t>
      </w:r>
    </w:p>
    <w:p w14:paraId="7EF98ACE">
      <w:pPr>
        <w:spacing w:line="240" w:lineRule="auto"/>
        <w:ind w:firstLine="560"/>
        <w:jc w:val="right"/>
        <w:rPr>
          <w:rFonts w:ascii="仿宋" w:hAnsi="仿宋" w:eastAsia="仿宋" w:cs="仿宋_GB2312"/>
          <w:color w:val="auto"/>
          <w:sz w:val="28"/>
          <w:szCs w:val="28"/>
          <w:highlight w:val="none"/>
          <w:lang w:eastAsia="zh-CN"/>
        </w:rPr>
      </w:pPr>
      <w:r>
        <w:rPr>
          <w:rFonts w:hint="eastAsia" w:ascii="仿宋" w:hAnsi="仿宋" w:eastAsia="仿宋" w:cs="仿宋_GB2312"/>
          <w:color w:val="auto"/>
          <w:sz w:val="28"/>
          <w:szCs w:val="28"/>
          <w:highlight w:val="none"/>
          <w:lang w:eastAsia="zh-CN"/>
        </w:rPr>
        <w:t xml:space="preserve">  </w:t>
      </w:r>
    </w:p>
    <w:p w14:paraId="5C5AF615">
      <w:pPr>
        <w:spacing w:line="240" w:lineRule="auto"/>
        <w:ind w:right="-720" w:rightChars="-300" w:firstLine="560"/>
        <w:jc w:val="right"/>
        <w:rPr>
          <w:rFonts w:ascii="仿宋" w:hAnsi="仿宋" w:eastAsia="仿宋" w:cs="仿宋_GB2312"/>
          <w:color w:val="auto"/>
          <w:sz w:val="28"/>
          <w:szCs w:val="28"/>
          <w:highlight w:val="none"/>
          <w:lang w:eastAsia="zh-CN"/>
        </w:rPr>
      </w:pPr>
      <w:r>
        <w:rPr>
          <w:rFonts w:hint="eastAsia" w:ascii="仿宋" w:hAnsi="仿宋" w:eastAsia="仿宋" w:cs="仿宋_GB2312"/>
          <w:color w:val="auto"/>
          <w:sz w:val="28"/>
          <w:szCs w:val="28"/>
          <w:highlight w:val="none"/>
          <w:lang w:eastAsia="zh-CN"/>
        </w:rPr>
        <w:t>编号：</w:t>
      </w:r>
      <w:r>
        <w:rPr>
          <w:rFonts w:hint="eastAsia" w:ascii="仿宋" w:hAnsi="仿宋" w:eastAsia="仿宋" w:cs="宋体"/>
          <w:color w:val="auto"/>
          <w:sz w:val="28"/>
          <w:szCs w:val="28"/>
          <w:highlight w:val="none"/>
          <w:lang w:eastAsia="zh-CN"/>
        </w:rPr>
        <w:t>京技管（审）【</w:t>
      </w:r>
      <w:r>
        <w:rPr>
          <w:rFonts w:ascii="仿宋" w:hAnsi="仿宋" w:eastAsia="仿宋" w:cs="宋体"/>
          <w:color w:val="auto"/>
          <w:sz w:val="28"/>
          <w:szCs w:val="28"/>
          <w:highlight w:val="none"/>
          <w:lang w:eastAsia="zh-CN"/>
        </w:rPr>
        <w:t>20XX】XX</w:t>
      </w:r>
      <w:r>
        <w:rPr>
          <w:rFonts w:hint="eastAsia" w:ascii="仿宋" w:hAnsi="仿宋" w:eastAsia="仿宋" w:cs="宋体"/>
          <w:color w:val="auto"/>
          <w:sz w:val="28"/>
          <w:szCs w:val="28"/>
          <w:highlight w:val="none"/>
          <w:lang w:eastAsia="zh-CN"/>
        </w:rPr>
        <w:t>号（变更）</w:t>
      </w:r>
      <w:r>
        <w:rPr>
          <w:rFonts w:ascii="仿宋" w:hAnsi="仿宋" w:eastAsia="仿宋" w:cs="宋体"/>
          <w:color w:val="auto"/>
          <w:sz w:val="28"/>
          <w:szCs w:val="28"/>
          <w:highlight w:val="none"/>
          <w:lang w:eastAsia="zh-CN"/>
        </w:rPr>
        <w:t>XXX</w:t>
      </w:r>
    </w:p>
    <w:tbl>
      <w:tblPr>
        <w:tblStyle w:val="24"/>
        <w:tblW w:w="5739" w:type="pct"/>
        <w:tblInd w:w="-6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8"/>
        <w:gridCol w:w="8274"/>
      </w:tblGrid>
      <w:tr w14:paraId="47975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771" w:type="pct"/>
            <w:vAlign w:val="center"/>
          </w:tcPr>
          <w:p w14:paraId="18E1AC1D">
            <w:pPr>
              <w:widowControl w:val="0"/>
              <w:kinsoku/>
              <w:autoSpaceDE/>
              <w:autoSpaceDN/>
              <w:adjustRightInd/>
              <w:snapToGrid/>
              <w:spacing w:line="440" w:lineRule="exact"/>
              <w:ind w:firstLine="0" w:firstLineChars="0"/>
              <w:jc w:val="both"/>
              <w:textAlignment w:val="auto"/>
              <w:rPr>
                <w:b/>
                <w:bCs/>
                <w:color w:val="auto"/>
                <w:highlight w:val="none"/>
                <w:lang w:eastAsia="zh-CN"/>
              </w:rPr>
            </w:pPr>
            <w:r>
              <w:rPr>
                <w:rFonts w:hint="eastAsia"/>
                <w:b/>
                <w:bCs/>
                <w:color w:val="auto"/>
                <w:highlight w:val="none"/>
                <w:lang w:eastAsia="zh-CN"/>
              </w:rPr>
              <w:t>项目名称</w:t>
            </w:r>
          </w:p>
        </w:tc>
        <w:tc>
          <w:tcPr>
            <w:tcW w:w="4229" w:type="pct"/>
            <w:vAlign w:val="center"/>
          </w:tcPr>
          <w:p w14:paraId="51757CB6">
            <w:pPr>
              <w:widowControl w:val="0"/>
              <w:ind w:firstLine="0" w:firstLineChars="0"/>
              <w:jc w:val="both"/>
              <w:rPr>
                <w:color w:val="auto"/>
                <w:highlight w:val="none"/>
                <w:lang w:eastAsia="zh-CN"/>
              </w:rPr>
            </w:pPr>
          </w:p>
        </w:tc>
      </w:tr>
      <w:tr w14:paraId="05E87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771" w:type="pct"/>
            <w:vAlign w:val="center"/>
          </w:tcPr>
          <w:p w14:paraId="6E28EA7A">
            <w:pPr>
              <w:widowControl w:val="0"/>
              <w:kinsoku/>
              <w:autoSpaceDE/>
              <w:autoSpaceDN/>
              <w:adjustRightInd/>
              <w:snapToGrid/>
              <w:spacing w:line="440" w:lineRule="exact"/>
              <w:ind w:firstLine="0" w:firstLineChars="0"/>
              <w:jc w:val="both"/>
              <w:textAlignment w:val="auto"/>
              <w:rPr>
                <w:b/>
                <w:bCs/>
                <w:color w:val="auto"/>
                <w:highlight w:val="none"/>
                <w:lang w:eastAsia="zh-CN"/>
              </w:rPr>
            </w:pPr>
            <w:r>
              <w:rPr>
                <w:rFonts w:hint="eastAsia"/>
                <w:b/>
                <w:bCs/>
                <w:color w:val="auto"/>
                <w:highlight w:val="none"/>
                <w:lang w:eastAsia="zh-CN"/>
              </w:rPr>
              <w:t>设计单位</w:t>
            </w:r>
          </w:p>
        </w:tc>
        <w:tc>
          <w:tcPr>
            <w:tcW w:w="4229" w:type="pct"/>
            <w:vAlign w:val="center"/>
          </w:tcPr>
          <w:p w14:paraId="0B451FB8">
            <w:pPr>
              <w:widowControl w:val="0"/>
              <w:kinsoku/>
              <w:autoSpaceDE/>
              <w:autoSpaceDN/>
              <w:adjustRightInd/>
              <w:snapToGrid/>
              <w:spacing w:line="440" w:lineRule="exact"/>
              <w:ind w:firstLine="0" w:firstLineChars="0"/>
              <w:jc w:val="both"/>
              <w:textAlignment w:val="auto"/>
              <w:rPr>
                <w:color w:val="auto"/>
                <w:highlight w:val="none"/>
                <w:lang w:eastAsia="zh-CN"/>
              </w:rPr>
            </w:pPr>
          </w:p>
        </w:tc>
      </w:tr>
      <w:tr w14:paraId="2F8B0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771" w:type="pct"/>
            <w:vAlign w:val="center"/>
          </w:tcPr>
          <w:p w14:paraId="5DEE42C9">
            <w:pPr>
              <w:widowControl w:val="0"/>
              <w:kinsoku/>
              <w:autoSpaceDE/>
              <w:autoSpaceDN/>
              <w:adjustRightInd/>
              <w:snapToGrid/>
              <w:spacing w:line="440" w:lineRule="exact"/>
              <w:ind w:firstLine="0" w:firstLineChars="0"/>
              <w:jc w:val="both"/>
              <w:textAlignment w:val="auto"/>
              <w:rPr>
                <w:b/>
                <w:bCs/>
                <w:color w:val="auto"/>
                <w:highlight w:val="none"/>
                <w:lang w:eastAsia="zh-CN"/>
              </w:rPr>
            </w:pPr>
            <w:r>
              <w:rPr>
                <w:rFonts w:hint="eastAsia"/>
                <w:b/>
                <w:bCs/>
                <w:color w:val="auto"/>
                <w:highlight w:val="none"/>
                <w:lang w:eastAsia="zh-CN"/>
              </w:rPr>
              <w:t>变更日期</w:t>
            </w:r>
          </w:p>
        </w:tc>
        <w:tc>
          <w:tcPr>
            <w:tcW w:w="4229" w:type="pct"/>
            <w:vAlign w:val="center"/>
          </w:tcPr>
          <w:p w14:paraId="03115D30">
            <w:pPr>
              <w:widowControl w:val="0"/>
              <w:kinsoku/>
              <w:autoSpaceDE/>
              <w:autoSpaceDN/>
              <w:adjustRightInd/>
              <w:snapToGrid/>
              <w:spacing w:line="440" w:lineRule="exact"/>
              <w:ind w:firstLine="0" w:firstLineChars="0"/>
              <w:jc w:val="both"/>
              <w:textAlignment w:val="auto"/>
              <w:rPr>
                <w:color w:val="auto"/>
                <w:highlight w:val="none"/>
                <w:lang w:eastAsia="zh-CN"/>
              </w:rPr>
            </w:pPr>
          </w:p>
        </w:tc>
      </w:tr>
      <w:tr w14:paraId="78505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6" w:hRule="exact"/>
        </w:trPr>
        <w:tc>
          <w:tcPr>
            <w:tcW w:w="5000" w:type="pct"/>
            <w:gridSpan w:val="2"/>
          </w:tcPr>
          <w:p w14:paraId="4AA294FF">
            <w:pPr>
              <w:widowControl w:val="0"/>
              <w:ind w:firstLine="0" w:firstLineChars="0"/>
              <w:jc w:val="both"/>
              <w:rPr>
                <w:b/>
                <w:bCs/>
                <w:color w:val="auto"/>
                <w:highlight w:val="none"/>
                <w:lang w:eastAsia="zh-CN"/>
              </w:rPr>
            </w:pPr>
            <w:r>
              <w:rPr>
                <w:rFonts w:hint="eastAsia"/>
                <w:b/>
                <w:bCs/>
                <w:color w:val="auto"/>
                <w:highlight w:val="none"/>
                <w:lang w:eastAsia="zh-CN"/>
              </w:rPr>
              <w:t>变更内容</w:t>
            </w:r>
            <w:r>
              <w:rPr>
                <w:color w:val="auto"/>
                <w:highlight w:val="none"/>
                <w:lang w:eastAsia="zh-CN"/>
              </w:rPr>
              <w:t>：</w:t>
            </w:r>
          </w:p>
          <w:p w14:paraId="323074B3">
            <w:pPr>
              <w:widowControl w:val="0"/>
              <w:ind w:firstLine="0" w:firstLineChars="0"/>
              <w:jc w:val="both"/>
              <w:rPr>
                <w:color w:val="auto"/>
                <w:highlight w:val="none"/>
                <w:lang w:eastAsia="zh-CN"/>
              </w:rPr>
            </w:pPr>
          </w:p>
          <w:p w14:paraId="53CB3CF2">
            <w:pPr>
              <w:widowControl w:val="0"/>
              <w:ind w:firstLine="0" w:firstLineChars="0"/>
              <w:jc w:val="both"/>
              <w:rPr>
                <w:color w:val="auto"/>
                <w:highlight w:val="none"/>
                <w:lang w:eastAsia="zh-CN"/>
              </w:rPr>
            </w:pPr>
          </w:p>
        </w:tc>
      </w:tr>
      <w:tr w14:paraId="79E93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7" w:hRule="atLeast"/>
        </w:trPr>
        <w:tc>
          <w:tcPr>
            <w:tcW w:w="5000" w:type="pct"/>
            <w:gridSpan w:val="2"/>
            <w:tcBorders>
              <w:left w:val="single" w:color="auto" w:sz="4" w:space="0"/>
              <w:bottom w:val="single" w:color="auto" w:sz="4" w:space="0"/>
              <w:right w:val="single" w:color="auto" w:sz="4" w:space="0"/>
            </w:tcBorders>
          </w:tcPr>
          <w:p w14:paraId="3D9A3D1A">
            <w:pPr>
              <w:widowControl w:val="0"/>
              <w:ind w:firstLine="0" w:firstLineChars="0"/>
              <w:jc w:val="both"/>
              <w:rPr>
                <w:color w:val="auto"/>
                <w:highlight w:val="none"/>
                <w:lang w:eastAsia="zh-CN"/>
              </w:rPr>
            </w:pPr>
            <w:r>
              <w:rPr>
                <w:color w:val="auto"/>
                <w:highlight w:val="none"/>
                <w:lang w:eastAsia="zh-CN"/>
              </w:rPr>
              <w:t>审核要点：</w:t>
            </w:r>
          </w:p>
          <w:p w14:paraId="721D4A03">
            <w:pPr>
              <w:widowControl w:val="0"/>
              <w:numPr>
                <w:ilvl w:val="0"/>
                <w:numId w:val="54"/>
              </w:numPr>
              <w:kinsoku/>
              <w:autoSpaceDE/>
              <w:autoSpaceDN/>
              <w:adjustRightInd/>
              <w:snapToGrid/>
              <w:ind w:firstLine="480" w:firstLineChars="200"/>
              <w:textAlignment w:val="auto"/>
              <w:rPr>
                <w:color w:val="auto"/>
                <w:highlight w:val="none"/>
              </w:rPr>
            </w:pPr>
            <w:r>
              <w:rPr>
                <w:color w:val="auto"/>
                <w:highlight w:val="none"/>
                <w:lang w:eastAsia="zh-CN"/>
              </w:rPr>
              <w:t>必</w:t>
            </w:r>
            <w:r>
              <w:rPr>
                <w:color w:val="auto"/>
                <w:highlight w:val="none"/>
              </w:rPr>
              <w:t>要性审核</w:t>
            </w:r>
          </w:p>
          <w:p w14:paraId="40470FD5">
            <w:pPr>
              <w:widowControl w:val="0"/>
              <w:numPr>
                <w:ilvl w:val="0"/>
                <w:numId w:val="0"/>
              </w:numPr>
              <w:kinsoku/>
              <w:autoSpaceDE/>
              <w:autoSpaceDN/>
              <w:adjustRightInd/>
              <w:snapToGrid/>
              <w:ind w:firstLine="480" w:firstLineChars="200"/>
              <w:textAlignment w:val="auto"/>
              <w:rPr>
                <w:color w:val="auto"/>
                <w:highlight w:val="none"/>
              </w:rPr>
            </w:pPr>
            <w:r>
              <w:rPr>
                <w:color w:val="auto"/>
                <w:highlight w:val="none"/>
              </w:rPr>
              <w:t>变更理由</w:t>
            </w:r>
            <w:r>
              <w:rPr>
                <w:rFonts w:hint="eastAsia"/>
                <w:color w:val="auto"/>
                <w:highlight w:val="none"/>
                <w:lang w:eastAsia="zh-CN"/>
              </w:rPr>
              <w:t>必要性</w:t>
            </w:r>
            <w:r>
              <w:rPr>
                <w:color w:val="auto"/>
                <w:highlight w:val="none"/>
                <w:lang w:eastAsia="zh-CN"/>
              </w:rPr>
              <w:t>；</w:t>
            </w:r>
          </w:p>
          <w:p w14:paraId="5F240F76">
            <w:pPr>
              <w:widowControl w:val="0"/>
              <w:numPr>
                <w:ilvl w:val="1"/>
                <w:numId w:val="54"/>
              </w:numPr>
              <w:kinsoku/>
              <w:autoSpaceDE/>
              <w:autoSpaceDN/>
              <w:adjustRightInd/>
              <w:snapToGrid/>
              <w:ind w:firstLine="480" w:firstLineChars="200"/>
              <w:textAlignment w:val="auto"/>
              <w:rPr>
                <w:color w:val="auto"/>
                <w:highlight w:val="none"/>
              </w:rPr>
            </w:pPr>
            <w:r>
              <w:rPr>
                <w:rFonts w:hint="eastAsia"/>
                <w:color w:val="auto"/>
                <w:highlight w:val="none"/>
                <w:lang w:eastAsia="zh-CN"/>
              </w:rPr>
              <w:t>变更依据充分性</w:t>
            </w:r>
          </w:p>
          <w:p w14:paraId="758A0B70">
            <w:pPr>
              <w:widowControl w:val="0"/>
              <w:numPr>
                <w:ilvl w:val="1"/>
                <w:numId w:val="54"/>
              </w:numPr>
              <w:kinsoku/>
              <w:autoSpaceDE/>
              <w:autoSpaceDN/>
              <w:adjustRightInd/>
              <w:snapToGrid/>
              <w:ind w:firstLine="480" w:firstLineChars="200"/>
              <w:textAlignment w:val="auto"/>
              <w:rPr>
                <w:color w:val="auto"/>
                <w:highlight w:val="none"/>
              </w:rPr>
            </w:pPr>
            <w:r>
              <w:rPr>
                <w:color w:val="auto"/>
                <w:highlight w:val="none"/>
              </w:rPr>
              <w:t>技术可行性验证</w:t>
            </w:r>
            <w:r>
              <w:rPr>
                <w:color w:val="auto"/>
                <w:highlight w:val="none"/>
                <w:lang w:eastAsia="zh-CN"/>
              </w:rPr>
              <w:t>。</w:t>
            </w:r>
          </w:p>
          <w:p w14:paraId="4A6563E5">
            <w:pPr>
              <w:widowControl w:val="0"/>
              <w:numPr>
                <w:ilvl w:val="0"/>
                <w:numId w:val="54"/>
              </w:numPr>
              <w:kinsoku/>
              <w:autoSpaceDE/>
              <w:autoSpaceDN/>
              <w:adjustRightInd/>
              <w:snapToGrid/>
              <w:ind w:firstLine="480" w:firstLineChars="200"/>
              <w:textAlignment w:val="auto"/>
              <w:rPr>
                <w:color w:val="auto"/>
                <w:highlight w:val="none"/>
              </w:rPr>
            </w:pPr>
            <w:r>
              <w:rPr>
                <w:color w:val="auto"/>
                <w:highlight w:val="none"/>
                <w:lang w:eastAsia="zh-CN"/>
              </w:rPr>
              <w:t>合</w:t>
            </w:r>
            <w:r>
              <w:rPr>
                <w:color w:val="auto"/>
                <w:highlight w:val="none"/>
              </w:rPr>
              <w:t>规性审查</w:t>
            </w:r>
          </w:p>
          <w:p w14:paraId="2597C44F">
            <w:pPr>
              <w:widowControl w:val="0"/>
              <w:numPr>
                <w:ilvl w:val="1"/>
                <w:numId w:val="54"/>
              </w:numPr>
              <w:kinsoku/>
              <w:autoSpaceDE/>
              <w:autoSpaceDN/>
              <w:adjustRightInd/>
              <w:snapToGrid/>
              <w:ind w:firstLine="480" w:firstLineChars="200"/>
              <w:textAlignment w:val="auto"/>
              <w:rPr>
                <w:color w:val="auto"/>
                <w:highlight w:val="none"/>
              </w:rPr>
            </w:pPr>
            <w:r>
              <w:rPr>
                <w:color w:val="auto"/>
                <w:highlight w:val="none"/>
                <w:lang w:eastAsia="zh-CN"/>
              </w:rPr>
              <w:t>审批权限匹配；</w:t>
            </w:r>
          </w:p>
          <w:p w14:paraId="1E1AB7A5">
            <w:pPr>
              <w:widowControl w:val="0"/>
              <w:numPr>
                <w:ilvl w:val="1"/>
                <w:numId w:val="54"/>
              </w:numPr>
              <w:kinsoku/>
              <w:autoSpaceDE/>
              <w:autoSpaceDN/>
              <w:adjustRightInd/>
              <w:snapToGrid/>
              <w:ind w:firstLine="480" w:firstLineChars="200"/>
              <w:textAlignment w:val="auto"/>
              <w:rPr>
                <w:color w:val="auto"/>
                <w:highlight w:val="none"/>
              </w:rPr>
            </w:pPr>
            <w:r>
              <w:rPr>
                <w:color w:val="auto"/>
                <w:highlight w:val="none"/>
                <w:lang w:eastAsia="zh-CN"/>
              </w:rPr>
              <w:t>程序完整性核验。</w:t>
            </w:r>
          </w:p>
          <w:p w14:paraId="6E93633D">
            <w:pPr>
              <w:widowControl w:val="0"/>
              <w:numPr>
                <w:ilvl w:val="0"/>
                <w:numId w:val="54"/>
              </w:numPr>
              <w:kinsoku/>
              <w:autoSpaceDE/>
              <w:autoSpaceDN/>
              <w:adjustRightInd/>
              <w:snapToGrid/>
              <w:ind w:firstLine="480" w:firstLineChars="200"/>
              <w:textAlignment w:val="auto"/>
              <w:rPr>
                <w:color w:val="auto"/>
                <w:highlight w:val="none"/>
              </w:rPr>
            </w:pPr>
            <w:r>
              <w:rPr>
                <w:color w:val="auto"/>
                <w:highlight w:val="none"/>
                <w:lang w:eastAsia="zh-CN"/>
              </w:rPr>
              <w:t>经济性评价</w:t>
            </w:r>
          </w:p>
          <w:p w14:paraId="2A708BD7">
            <w:pPr>
              <w:widowControl w:val="0"/>
              <w:numPr>
                <w:ilvl w:val="1"/>
                <w:numId w:val="54"/>
              </w:numPr>
              <w:kinsoku/>
              <w:autoSpaceDE/>
              <w:autoSpaceDN/>
              <w:adjustRightInd/>
              <w:snapToGrid/>
              <w:ind w:firstLine="480" w:firstLineChars="200"/>
              <w:textAlignment w:val="auto"/>
              <w:rPr>
                <w:color w:val="auto"/>
                <w:highlight w:val="none"/>
              </w:rPr>
            </w:pPr>
            <w:r>
              <w:rPr>
                <w:color w:val="auto"/>
                <w:highlight w:val="none"/>
                <w:lang w:eastAsia="zh-CN"/>
              </w:rPr>
              <w:t>成本变动分析；</w:t>
            </w:r>
          </w:p>
          <w:p w14:paraId="48D353AC">
            <w:pPr>
              <w:widowControl w:val="0"/>
              <w:numPr>
                <w:ilvl w:val="1"/>
                <w:numId w:val="54"/>
              </w:numPr>
              <w:kinsoku/>
              <w:autoSpaceDE/>
              <w:autoSpaceDN/>
              <w:adjustRightInd/>
              <w:snapToGrid/>
              <w:ind w:firstLine="480" w:firstLineChars="200"/>
              <w:textAlignment w:val="auto"/>
              <w:rPr>
                <w:color w:val="auto"/>
                <w:highlight w:val="none"/>
              </w:rPr>
            </w:pPr>
            <w:r>
              <w:rPr>
                <w:color w:val="auto"/>
                <w:highlight w:val="none"/>
                <w:lang w:eastAsia="zh-CN"/>
              </w:rPr>
              <w:t>计价规则适用性。</w:t>
            </w:r>
          </w:p>
          <w:p w14:paraId="016BF117">
            <w:pPr>
              <w:widowControl w:val="0"/>
              <w:numPr>
                <w:ilvl w:val="0"/>
                <w:numId w:val="54"/>
              </w:numPr>
              <w:kinsoku/>
              <w:autoSpaceDE/>
              <w:autoSpaceDN/>
              <w:adjustRightInd/>
              <w:snapToGrid/>
              <w:ind w:firstLine="480" w:firstLineChars="200"/>
              <w:textAlignment w:val="auto"/>
              <w:rPr>
                <w:color w:val="auto"/>
                <w:highlight w:val="none"/>
              </w:rPr>
            </w:pPr>
            <w:r>
              <w:rPr>
                <w:color w:val="auto"/>
                <w:highlight w:val="none"/>
                <w:lang w:eastAsia="zh-CN"/>
              </w:rPr>
              <w:t>实施过程管控</w:t>
            </w:r>
          </w:p>
          <w:p w14:paraId="201F8635">
            <w:pPr>
              <w:widowControl w:val="0"/>
              <w:numPr>
                <w:ilvl w:val="1"/>
                <w:numId w:val="54"/>
              </w:numPr>
              <w:kinsoku/>
              <w:autoSpaceDE/>
              <w:autoSpaceDN/>
              <w:adjustRightInd/>
              <w:snapToGrid/>
              <w:ind w:firstLine="480" w:firstLineChars="200"/>
              <w:textAlignment w:val="auto"/>
              <w:rPr>
                <w:color w:val="auto"/>
                <w:highlight w:val="none"/>
              </w:rPr>
            </w:pPr>
            <w:r>
              <w:rPr>
                <w:color w:val="auto"/>
                <w:highlight w:val="none"/>
                <w:lang w:eastAsia="zh-CN"/>
              </w:rPr>
              <w:t>时效管理；</w:t>
            </w:r>
          </w:p>
          <w:p w14:paraId="33FF2B40">
            <w:pPr>
              <w:widowControl w:val="0"/>
              <w:numPr>
                <w:ilvl w:val="1"/>
                <w:numId w:val="54"/>
              </w:numPr>
              <w:kinsoku/>
              <w:autoSpaceDE/>
              <w:autoSpaceDN/>
              <w:adjustRightInd/>
              <w:snapToGrid/>
              <w:ind w:firstLine="480" w:firstLineChars="200"/>
              <w:textAlignment w:val="auto"/>
              <w:rPr>
                <w:color w:val="auto"/>
                <w:highlight w:val="none"/>
              </w:rPr>
            </w:pPr>
            <w:r>
              <w:rPr>
                <w:color w:val="auto"/>
                <w:highlight w:val="none"/>
                <w:lang w:eastAsia="zh-CN"/>
              </w:rPr>
              <w:t>闭环管理。</w:t>
            </w:r>
          </w:p>
          <w:p w14:paraId="0496D8E6">
            <w:pPr>
              <w:widowControl w:val="0"/>
              <w:numPr>
                <w:ilvl w:val="0"/>
                <w:numId w:val="54"/>
              </w:numPr>
              <w:kinsoku/>
              <w:autoSpaceDE/>
              <w:autoSpaceDN/>
              <w:adjustRightInd/>
              <w:snapToGrid/>
              <w:ind w:firstLine="480" w:firstLineChars="200"/>
              <w:textAlignment w:val="auto"/>
              <w:rPr>
                <w:color w:val="auto"/>
                <w:highlight w:val="none"/>
              </w:rPr>
            </w:pPr>
            <w:r>
              <w:rPr>
                <w:color w:val="auto"/>
                <w:highlight w:val="none"/>
                <w:lang w:eastAsia="zh-CN"/>
              </w:rPr>
              <w:t>责任追溯</w:t>
            </w:r>
          </w:p>
          <w:p w14:paraId="77EAC15D">
            <w:pPr>
              <w:widowControl w:val="0"/>
              <w:numPr>
                <w:ilvl w:val="1"/>
                <w:numId w:val="54"/>
              </w:numPr>
              <w:kinsoku/>
              <w:autoSpaceDE/>
              <w:autoSpaceDN/>
              <w:adjustRightInd/>
              <w:snapToGrid/>
              <w:ind w:firstLine="480" w:firstLineChars="200"/>
              <w:textAlignment w:val="auto"/>
              <w:rPr>
                <w:color w:val="auto"/>
                <w:highlight w:val="none"/>
              </w:rPr>
            </w:pPr>
            <w:r>
              <w:rPr>
                <w:color w:val="auto"/>
                <w:highlight w:val="none"/>
                <w:lang w:eastAsia="zh-CN"/>
              </w:rPr>
              <w:t>责任主体判定；</w:t>
            </w:r>
          </w:p>
          <w:p w14:paraId="3A92812D">
            <w:pPr>
              <w:widowControl w:val="0"/>
              <w:numPr>
                <w:ilvl w:val="1"/>
                <w:numId w:val="54"/>
              </w:numPr>
              <w:kinsoku/>
              <w:autoSpaceDE/>
              <w:autoSpaceDN/>
              <w:adjustRightInd/>
              <w:snapToGrid/>
              <w:ind w:firstLine="480" w:firstLineChars="200"/>
              <w:textAlignment w:val="auto"/>
              <w:rPr>
                <w:color w:val="auto"/>
                <w:highlight w:val="none"/>
              </w:rPr>
            </w:pPr>
            <w:r>
              <w:rPr>
                <w:color w:val="auto"/>
                <w:highlight w:val="none"/>
                <w:lang w:eastAsia="zh-CN"/>
              </w:rPr>
              <w:t>合同条款适用。</w:t>
            </w:r>
          </w:p>
          <w:p w14:paraId="2124EF58">
            <w:pPr>
              <w:widowControl w:val="0"/>
              <w:numPr>
                <w:ilvl w:val="0"/>
                <w:numId w:val="54"/>
              </w:numPr>
              <w:kinsoku/>
              <w:autoSpaceDE/>
              <w:autoSpaceDN/>
              <w:adjustRightInd/>
              <w:snapToGrid/>
              <w:ind w:firstLine="480" w:firstLineChars="200"/>
              <w:textAlignment w:val="auto"/>
              <w:rPr>
                <w:color w:val="auto"/>
                <w:highlight w:val="none"/>
              </w:rPr>
            </w:pPr>
            <w:r>
              <w:rPr>
                <w:color w:val="auto"/>
                <w:highlight w:val="none"/>
                <w:lang w:eastAsia="zh-CN"/>
              </w:rPr>
              <w:t>文档管理规范</w:t>
            </w:r>
          </w:p>
          <w:p w14:paraId="1750F979">
            <w:pPr>
              <w:widowControl w:val="0"/>
              <w:numPr>
                <w:ilvl w:val="1"/>
                <w:numId w:val="54"/>
              </w:numPr>
              <w:kinsoku/>
              <w:autoSpaceDE/>
              <w:autoSpaceDN/>
              <w:adjustRightInd/>
              <w:snapToGrid/>
              <w:ind w:firstLine="480" w:firstLineChars="200"/>
              <w:textAlignment w:val="auto"/>
              <w:rPr>
                <w:color w:val="auto"/>
                <w:highlight w:val="none"/>
                <w:lang w:eastAsia="zh-CN"/>
              </w:rPr>
            </w:pPr>
            <w:r>
              <w:rPr>
                <w:color w:val="auto"/>
                <w:highlight w:val="none"/>
                <w:lang w:eastAsia="zh-CN"/>
              </w:rPr>
              <w:t>资料完整性。附图、现场签字确认资料、影像资料等；</w:t>
            </w:r>
          </w:p>
          <w:p w14:paraId="30D9D447">
            <w:pPr>
              <w:widowControl w:val="0"/>
              <w:numPr>
                <w:ilvl w:val="1"/>
                <w:numId w:val="54"/>
              </w:numPr>
              <w:kinsoku/>
              <w:autoSpaceDE/>
              <w:autoSpaceDN/>
              <w:adjustRightInd/>
              <w:snapToGrid/>
              <w:ind w:firstLine="480" w:firstLineChars="200"/>
              <w:textAlignment w:val="auto"/>
              <w:rPr>
                <w:color w:val="auto"/>
                <w:highlight w:val="none"/>
                <w:lang w:eastAsia="zh-CN"/>
              </w:rPr>
            </w:pPr>
            <w:r>
              <w:rPr>
                <w:color w:val="auto"/>
                <w:highlight w:val="none"/>
                <w:lang w:eastAsia="zh-CN"/>
              </w:rPr>
              <w:t>台账管理。包括变更名称、连续编码、关联合同条款及签证单。</w:t>
            </w:r>
          </w:p>
          <w:p w14:paraId="5CBB3F34">
            <w:pPr>
              <w:widowControl w:val="0"/>
              <w:numPr>
                <w:ilvl w:val="0"/>
                <w:numId w:val="54"/>
              </w:numPr>
              <w:kinsoku/>
              <w:autoSpaceDE/>
              <w:autoSpaceDN/>
              <w:adjustRightInd/>
              <w:snapToGrid/>
              <w:ind w:firstLine="480" w:firstLineChars="200"/>
              <w:textAlignment w:val="auto"/>
              <w:rPr>
                <w:color w:val="auto"/>
                <w:highlight w:val="none"/>
                <w:lang w:eastAsia="zh-CN"/>
              </w:rPr>
            </w:pPr>
            <w:r>
              <w:rPr>
                <w:color w:val="auto"/>
                <w:highlight w:val="none"/>
                <w:lang w:eastAsia="zh-CN"/>
              </w:rPr>
              <w:t>衍生影响管理</w:t>
            </w:r>
          </w:p>
          <w:p w14:paraId="48CB3BEB">
            <w:pPr>
              <w:widowControl w:val="0"/>
              <w:numPr>
                <w:ilvl w:val="1"/>
                <w:numId w:val="54"/>
              </w:numPr>
              <w:kinsoku/>
              <w:autoSpaceDE/>
              <w:autoSpaceDN/>
              <w:adjustRightInd/>
              <w:snapToGrid/>
              <w:ind w:firstLine="480" w:firstLineChars="200"/>
              <w:textAlignment w:val="auto"/>
              <w:rPr>
                <w:color w:val="auto"/>
                <w:highlight w:val="none"/>
                <w:lang w:eastAsia="zh-CN"/>
              </w:rPr>
            </w:pPr>
            <w:r>
              <w:rPr>
                <w:color w:val="auto"/>
                <w:highlight w:val="none"/>
                <w:lang w:eastAsia="zh-CN"/>
              </w:rPr>
              <w:t>工期影响评估；</w:t>
            </w:r>
          </w:p>
          <w:p w14:paraId="53CD655D">
            <w:pPr>
              <w:widowControl w:val="0"/>
              <w:numPr>
                <w:ilvl w:val="1"/>
                <w:numId w:val="54"/>
              </w:numPr>
              <w:kinsoku/>
              <w:autoSpaceDE/>
              <w:autoSpaceDN/>
              <w:adjustRightInd/>
              <w:snapToGrid/>
              <w:ind w:firstLine="480" w:firstLineChars="200"/>
              <w:textAlignment w:val="auto"/>
              <w:rPr>
                <w:color w:val="auto"/>
                <w:highlight w:val="none"/>
                <w:lang w:eastAsia="zh-CN"/>
              </w:rPr>
            </w:pPr>
            <w:r>
              <w:rPr>
                <w:color w:val="auto"/>
                <w:highlight w:val="none"/>
                <w:lang w:eastAsia="zh-CN"/>
              </w:rPr>
              <w:t>关联变更预警；</w:t>
            </w:r>
          </w:p>
          <w:p w14:paraId="3635C8B5">
            <w:pPr>
              <w:widowControl w:val="0"/>
              <w:numPr>
                <w:ilvl w:val="1"/>
                <w:numId w:val="54"/>
              </w:numPr>
              <w:kinsoku/>
              <w:autoSpaceDE/>
              <w:autoSpaceDN/>
              <w:adjustRightInd/>
              <w:snapToGrid/>
              <w:ind w:firstLine="480" w:firstLineChars="200"/>
              <w:textAlignment w:val="auto"/>
              <w:rPr>
                <w:color w:val="auto"/>
                <w:highlight w:val="none"/>
                <w:lang w:eastAsia="zh-CN"/>
              </w:rPr>
            </w:pPr>
            <w:r>
              <w:rPr>
                <w:color w:val="auto"/>
                <w:highlight w:val="none"/>
                <w:lang w:eastAsia="zh-CN"/>
              </w:rPr>
              <w:t>质量风险管理。</w:t>
            </w:r>
          </w:p>
          <w:p w14:paraId="737ED1ED">
            <w:pPr>
              <w:widowControl w:val="0"/>
              <w:kinsoku/>
              <w:autoSpaceDE/>
              <w:autoSpaceDN/>
              <w:adjustRightInd/>
              <w:snapToGrid/>
              <w:ind w:firstLine="0" w:firstLineChars="0"/>
              <w:textAlignment w:val="auto"/>
              <w:rPr>
                <w:color w:val="auto"/>
                <w:highlight w:val="none"/>
              </w:rPr>
            </w:pPr>
          </w:p>
          <w:p w14:paraId="2F9A9AE1">
            <w:pPr>
              <w:widowControl w:val="0"/>
              <w:kinsoku/>
              <w:autoSpaceDE/>
              <w:autoSpaceDN/>
              <w:adjustRightInd/>
              <w:snapToGrid/>
              <w:ind w:firstLine="0" w:firstLineChars="0"/>
              <w:jc w:val="both"/>
              <w:textAlignment w:val="auto"/>
              <w:rPr>
                <w:color w:val="auto"/>
                <w:highlight w:val="none"/>
                <w:lang w:eastAsia="zh-CN"/>
              </w:rPr>
            </w:pPr>
          </w:p>
          <w:p w14:paraId="2FA049C6">
            <w:pPr>
              <w:widowControl w:val="0"/>
              <w:kinsoku/>
              <w:autoSpaceDE/>
              <w:autoSpaceDN/>
              <w:adjustRightInd/>
              <w:snapToGrid/>
              <w:ind w:firstLine="0" w:firstLineChars="0"/>
              <w:jc w:val="both"/>
              <w:textAlignment w:val="auto"/>
              <w:rPr>
                <w:color w:val="auto"/>
                <w:highlight w:val="none"/>
                <w:lang w:eastAsia="zh-CN"/>
              </w:rPr>
            </w:pPr>
          </w:p>
          <w:p w14:paraId="752C21BE">
            <w:pPr>
              <w:widowControl w:val="0"/>
              <w:kinsoku/>
              <w:autoSpaceDE/>
              <w:autoSpaceDN/>
              <w:adjustRightInd/>
              <w:snapToGrid/>
              <w:ind w:firstLine="0" w:firstLineChars="0"/>
              <w:jc w:val="both"/>
              <w:textAlignment w:val="auto"/>
              <w:rPr>
                <w:color w:val="auto"/>
                <w:highlight w:val="none"/>
                <w:lang w:eastAsia="zh-CN"/>
              </w:rPr>
            </w:pPr>
          </w:p>
          <w:p w14:paraId="5E0FA8D3">
            <w:pPr>
              <w:widowControl w:val="0"/>
              <w:kinsoku/>
              <w:autoSpaceDE/>
              <w:autoSpaceDN/>
              <w:adjustRightInd/>
              <w:snapToGrid/>
              <w:ind w:firstLine="0" w:firstLineChars="0"/>
              <w:jc w:val="both"/>
              <w:textAlignment w:val="auto"/>
              <w:rPr>
                <w:color w:val="auto"/>
                <w:highlight w:val="none"/>
                <w:lang w:eastAsia="zh-CN"/>
              </w:rPr>
            </w:pPr>
          </w:p>
          <w:p w14:paraId="1F5F80E3">
            <w:pPr>
              <w:widowControl w:val="0"/>
              <w:kinsoku/>
              <w:autoSpaceDE/>
              <w:autoSpaceDN/>
              <w:adjustRightInd/>
              <w:snapToGrid/>
              <w:ind w:firstLine="0" w:firstLineChars="0"/>
              <w:jc w:val="both"/>
              <w:textAlignment w:val="auto"/>
              <w:rPr>
                <w:color w:val="auto"/>
                <w:highlight w:val="none"/>
                <w:lang w:eastAsia="zh-CN"/>
              </w:rPr>
            </w:pPr>
          </w:p>
          <w:p w14:paraId="7EDA7F61">
            <w:pPr>
              <w:widowControl w:val="0"/>
              <w:kinsoku/>
              <w:autoSpaceDE/>
              <w:autoSpaceDN/>
              <w:adjustRightInd/>
              <w:snapToGrid/>
              <w:ind w:firstLine="0" w:firstLineChars="0"/>
              <w:jc w:val="both"/>
              <w:textAlignment w:val="auto"/>
              <w:rPr>
                <w:color w:val="auto"/>
                <w:highlight w:val="none"/>
                <w:lang w:eastAsia="zh-CN"/>
              </w:rPr>
            </w:pPr>
          </w:p>
          <w:p w14:paraId="24CDCCEC">
            <w:pPr>
              <w:widowControl w:val="0"/>
              <w:kinsoku/>
              <w:autoSpaceDE/>
              <w:autoSpaceDN/>
              <w:adjustRightInd/>
              <w:snapToGrid/>
              <w:ind w:firstLine="0" w:firstLineChars="0"/>
              <w:jc w:val="both"/>
              <w:textAlignment w:val="auto"/>
              <w:rPr>
                <w:color w:val="auto"/>
                <w:highlight w:val="none"/>
                <w:lang w:eastAsia="zh-CN"/>
              </w:rPr>
            </w:pPr>
          </w:p>
          <w:p w14:paraId="53F39AEE">
            <w:pPr>
              <w:widowControl w:val="0"/>
              <w:kinsoku/>
              <w:autoSpaceDE/>
              <w:autoSpaceDN/>
              <w:adjustRightInd/>
              <w:snapToGrid/>
              <w:ind w:firstLine="0" w:firstLineChars="0"/>
              <w:jc w:val="both"/>
              <w:textAlignment w:val="auto"/>
              <w:rPr>
                <w:color w:val="auto"/>
                <w:highlight w:val="none"/>
                <w:lang w:eastAsia="zh-CN"/>
              </w:rPr>
            </w:pPr>
          </w:p>
          <w:p w14:paraId="628C820B">
            <w:pPr>
              <w:widowControl w:val="0"/>
              <w:kinsoku/>
              <w:wordWrap w:val="0"/>
              <w:autoSpaceDE/>
              <w:autoSpaceDN/>
              <w:adjustRightInd/>
              <w:snapToGrid/>
              <w:ind w:firstLine="0" w:firstLineChars="0"/>
              <w:jc w:val="right"/>
              <w:textAlignment w:val="auto"/>
              <w:rPr>
                <w:color w:val="auto"/>
                <w:highlight w:val="none"/>
                <w:lang w:eastAsia="zh-CN"/>
              </w:rPr>
            </w:pPr>
            <w:r>
              <w:rPr>
                <w:color w:val="auto"/>
                <w:highlight w:val="none"/>
                <w:lang w:eastAsia="zh-CN"/>
              </w:rPr>
              <w:t xml:space="preserve">审核人：          </w:t>
            </w:r>
          </w:p>
          <w:p w14:paraId="705C004D">
            <w:pPr>
              <w:widowControl w:val="0"/>
              <w:kinsoku/>
              <w:wordWrap w:val="0"/>
              <w:autoSpaceDE/>
              <w:autoSpaceDN/>
              <w:adjustRightInd/>
              <w:snapToGrid/>
              <w:ind w:firstLine="0" w:firstLineChars="0"/>
              <w:jc w:val="right"/>
              <w:textAlignment w:val="auto"/>
              <w:rPr>
                <w:color w:val="auto"/>
                <w:highlight w:val="none"/>
                <w:lang w:eastAsia="zh-CN"/>
              </w:rPr>
            </w:pPr>
            <w:r>
              <w:rPr>
                <w:color w:val="auto"/>
                <w:highlight w:val="none"/>
                <w:lang w:eastAsia="zh-CN"/>
              </w:rPr>
              <w:t xml:space="preserve">单位名称：          </w:t>
            </w:r>
          </w:p>
          <w:p w14:paraId="37C2A8A7">
            <w:pPr>
              <w:widowControl w:val="0"/>
              <w:kinsoku/>
              <w:wordWrap w:val="0"/>
              <w:autoSpaceDE/>
              <w:autoSpaceDN/>
              <w:adjustRightInd/>
              <w:snapToGrid/>
              <w:ind w:firstLine="0" w:firstLineChars="0"/>
              <w:jc w:val="right"/>
              <w:textAlignment w:val="auto"/>
              <w:rPr>
                <w:color w:val="auto"/>
                <w:highlight w:val="none"/>
                <w:lang w:eastAsia="zh-CN"/>
              </w:rPr>
            </w:pPr>
            <w:r>
              <w:rPr>
                <w:color w:val="auto"/>
                <w:highlight w:val="none"/>
                <w:lang w:eastAsia="zh-CN"/>
              </w:rPr>
              <w:t xml:space="preserve">日期：          </w:t>
            </w:r>
          </w:p>
        </w:tc>
      </w:tr>
    </w:tbl>
    <w:p w14:paraId="2862C904">
      <w:pPr>
        <w:autoSpaceDE/>
        <w:autoSpaceDN/>
        <w:spacing w:line="240" w:lineRule="auto"/>
        <w:ind w:firstLine="0" w:firstLineChars="0"/>
        <w:rPr>
          <w:rFonts w:ascii="宋体" w:hAnsi="宋体" w:cs="宋体"/>
          <w:b/>
          <w:bCs/>
          <w:color w:val="auto"/>
          <w:highlight w:val="none"/>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5F80A043">
      <w:pPr>
        <w:autoSpaceDE/>
        <w:autoSpaceDN/>
        <w:spacing w:line="240" w:lineRule="auto"/>
        <w:ind w:firstLine="0" w:firstLineChars="0"/>
        <w:rPr>
          <w:rFonts w:ascii="宋体" w:hAnsi="宋体" w:cs="宋体"/>
          <w:b/>
          <w:bCs/>
          <w:color w:val="auto"/>
          <w:highlight w:val="none"/>
        </w:rPr>
      </w:pPr>
    </w:p>
    <w:p w14:paraId="62285B8A">
      <w:pPr>
        <w:pStyle w:val="4"/>
        <w:ind w:firstLine="241"/>
        <w:rPr>
          <w:color w:val="auto"/>
          <w:highlight w:val="none"/>
          <w:lang w:eastAsia="zh-CN"/>
        </w:rPr>
      </w:pPr>
      <w:bookmarkStart w:id="1295" w:name="_Toc25649"/>
      <w:bookmarkStart w:id="1296" w:name="_Toc15552"/>
      <w:bookmarkStart w:id="1297" w:name="_Toc192580227"/>
      <w:bookmarkStart w:id="1298" w:name="_Toc22821"/>
      <w:bookmarkStart w:id="1299" w:name="_Toc6476"/>
      <w:bookmarkStart w:id="1300" w:name="_Toc21775"/>
      <w:bookmarkStart w:id="1301" w:name="_Toc13527"/>
      <w:bookmarkStart w:id="1302" w:name="_Toc29498"/>
      <w:bookmarkStart w:id="1303" w:name="_Toc8503"/>
      <w:bookmarkStart w:id="1304" w:name="_Toc5597"/>
      <w:bookmarkStart w:id="1305" w:name="_Toc27380"/>
      <w:bookmarkStart w:id="1306" w:name="_Toc11543"/>
      <w:bookmarkStart w:id="1307" w:name="_Toc22038"/>
      <w:bookmarkStart w:id="1308" w:name="_Toc412"/>
      <w:bookmarkStart w:id="1309" w:name="_Toc12837"/>
      <w:bookmarkStart w:id="1310" w:name="_Toc22839"/>
      <w:bookmarkStart w:id="1311" w:name="_Toc2804"/>
      <w:bookmarkStart w:id="1312" w:name="_Toc32213"/>
      <w:bookmarkStart w:id="1313" w:name="_Toc2985"/>
      <w:r>
        <w:rPr>
          <w:rFonts w:hint="eastAsia"/>
          <w:color w:val="auto"/>
          <w:highlight w:val="none"/>
          <w:lang w:eastAsia="zh-CN"/>
        </w:rPr>
        <w:t>表3.3-</w:t>
      </w:r>
      <w:r>
        <w:rPr>
          <w:rFonts w:hint="eastAsia"/>
          <w:color w:val="auto"/>
          <w:highlight w:val="none"/>
          <w:lang w:val="en-US" w:eastAsia="zh-CN"/>
        </w:rPr>
        <w:t>4</w:t>
      </w:r>
      <w:r>
        <w:rPr>
          <w:rFonts w:hint="eastAsia"/>
          <w:color w:val="auto"/>
          <w:highlight w:val="none"/>
          <w:lang w:eastAsia="zh-CN"/>
        </w:rPr>
        <w:t xml:space="preserve"> 阶段性工程投资动态分析报告</w:t>
      </w:r>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p>
    <w:p w14:paraId="1AC93659">
      <w:pPr>
        <w:pStyle w:val="37"/>
        <w:jc w:val="center"/>
        <w:rPr>
          <w:rFonts w:cs="方正小标宋简体" w:asciiTheme="minorEastAsia" w:hAnsiTheme="minorEastAsia" w:eastAsiaTheme="minorEastAsia"/>
          <w:b/>
          <w:bCs/>
          <w:color w:val="auto"/>
          <w:sz w:val="36"/>
          <w:szCs w:val="36"/>
          <w:highlight w:val="none"/>
          <w:lang w:eastAsia="zh-CN"/>
        </w:rPr>
      </w:pPr>
      <w:r>
        <w:rPr>
          <w:rFonts w:cs="方正小标宋简体" w:asciiTheme="minorEastAsia" w:hAnsiTheme="minorEastAsia" w:eastAsiaTheme="minorEastAsia"/>
          <w:b/>
          <w:bCs/>
          <w:color w:val="auto"/>
          <w:sz w:val="36"/>
          <w:szCs w:val="36"/>
          <w:highlight w:val="none"/>
          <w:lang w:eastAsia="zh-CN"/>
        </w:rPr>
        <w:t>****工程</w:t>
      </w:r>
      <w:r>
        <w:rPr>
          <w:rFonts w:hint="eastAsia" w:cs="方正小标宋简体" w:asciiTheme="minorEastAsia" w:hAnsiTheme="minorEastAsia" w:eastAsiaTheme="minorEastAsia"/>
          <w:b/>
          <w:bCs/>
          <w:color w:val="auto"/>
          <w:sz w:val="36"/>
          <w:szCs w:val="36"/>
          <w:highlight w:val="none"/>
          <w:lang w:eastAsia="zh-CN"/>
        </w:rPr>
        <w:t>阶段性工程投资动态分析报告</w:t>
      </w:r>
    </w:p>
    <w:p w14:paraId="49598F50">
      <w:pPr>
        <w:ind w:firstLine="480"/>
        <w:rPr>
          <w:rFonts w:asciiTheme="minorEastAsia" w:hAnsiTheme="minorEastAsia" w:eastAsiaTheme="minorEastAsia" w:cstheme="minorEastAsia"/>
          <w:color w:val="auto"/>
          <w:highlight w:val="none"/>
          <w:lang w:eastAsia="zh-CN"/>
        </w:rPr>
      </w:pPr>
    </w:p>
    <w:p w14:paraId="28E5BD3F">
      <w:pPr>
        <w:ind w:firstLine="480"/>
        <w:rPr>
          <w:color w:val="auto"/>
          <w:highlight w:val="none"/>
          <w:lang w:eastAsia="zh-CN"/>
        </w:rPr>
      </w:pPr>
      <w:bookmarkStart w:id="1314" w:name="_Toc18985"/>
      <w:bookmarkStart w:id="1315" w:name="_Toc27087"/>
      <w:bookmarkStart w:id="1316" w:name="_Toc30197"/>
      <w:bookmarkStart w:id="1317" w:name="_Toc17563"/>
      <w:r>
        <w:rPr>
          <w:rFonts w:hint="eastAsia"/>
          <w:color w:val="auto"/>
          <w:highlight w:val="none"/>
          <w:lang w:eastAsia="zh-CN"/>
        </w:rPr>
        <w:t>一、项目概况</w:t>
      </w:r>
      <w:bookmarkEnd w:id="1314"/>
      <w:bookmarkEnd w:id="1315"/>
      <w:bookmarkEnd w:id="1316"/>
      <w:bookmarkEnd w:id="1317"/>
    </w:p>
    <w:p w14:paraId="1144F54A">
      <w:pPr>
        <w:ind w:firstLine="480"/>
        <w:rPr>
          <w:color w:val="auto"/>
          <w:highlight w:val="none"/>
          <w:lang w:eastAsia="zh-CN"/>
        </w:rPr>
      </w:pPr>
      <w:bookmarkStart w:id="1318" w:name="_Toc16823"/>
      <w:bookmarkStart w:id="1319" w:name="_Toc30096"/>
      <w:r>
        <w:rPr>
          <w:rFonts w:hint="eastAsia"/>
          <w:color w:val="auto"/>
          <w:highlight w:val="none"/>
          <w:lang w:eastAsia="zh-CN"/>
        </w:rPr>
        <w:t>1、项目建设内容与规模</w:t>
      </w:r>
      <w:bookmarkEnd w:id="1318"/>
      <w:bookmarkEnd w:id="1319"/>
      <w:r>
        <w:rPr>
          <w:rFonts w:hint="eastAsia"/>
          <w:color w:val="auto"/>
          <w:highlight w:val="none"/>
          <w:lang w:eastAsia="zh-CN"/>
        </w:rPr>
        <w:t>；</w:t>
      </w:r>
    </w:p>
    <w:p w14:paraId="5992102E">
      <w:pPr>
        <w:ind w:firstLine="480"/>
        <w:rPr>
          <w:color w:val="auto"/>
          <w:highlight w:val="none"/>
          <w:lang w:eastAsia="zh-CN"/>
        </w:rPr>
      </w:pPr>
      <w:bookmarkStart w:id="1320" w:name="_Toc18492"/>
      <w:bookmarkStart w:id="1321" w:name="_Toc13899"/>
      <w:r>
        <w:rPr>
          <w:rFonts w:hint="eastAsia"/>
          <w:color w:val="auto"/>
          <w:highlight w:val="none"/>
          <w:lang w:eastAsia="zh-CN"/>
        </w:rPr>
        <w:t>2、主要工程内容及技术方案</w:t>
      </w:r>
      <w:bookmarkEnd w:id="1320"/>
      <w:bookmarkEnd w:id="1321"/>
      <w:r>
        <w:rPr>
          <w:rFonts w:hint="eastAsia"/>
          <w:color w:val="auto"/>
          <w:highlight w:val="none"/>
          <w:lang w:eastAsia="zh-CN"/>
        </w:rPr>
        <w:t>；</w:t>
      </w:r>
    </w:p>
    <w:p w14:paraId="65189E07">
      <w:pPr>
        <w:ind w:firstLine="480"/>
        <w:rPr>
          <w:color w:val="auto"/>
          <w:highlight w:val="none"/>
          <w:lang w:eastAsia="zh-CN"/>
        </w:rPr>
      </w:pPr>
      <w:bookmarkStart w:id="1322" w:name="_Toc9897"/>
      <w:bookmarkStart w:id="1323" w:name="_Toc29069"/>
      <w:r>
        <w:rPr>
          <w:rFonts w:hint="eastAsia"/>
          <w:color w:val="auto"/>
          <w:highlight w:val="none"/>
          <w:lang w:eastAsia="zh-CN"/>
        </w:rPr>
        <w:t>3、审批手续完成情况</w:t>
      </w:r>
      <w:bookmarkEnd w:id="1322"/>
      <w:bookmarkEnd w:id="1323"/>
      <w:r>
        <w:rPr>
          <w:rFonts w:hint="eastAsia"/>
          <w:color w:val="auto"/>
          <w:highlight w:val="none"/>
          <w:lang w:eastAsia="zh-CN"/>
        </w:rPr>
        <w:t>；</w:t>
      </w:r>
    </w:p>
    <w:p w14:paraId="6A30E326">
      <w:pPr>
        <w:ind w:firstLine="480"/>
        <w:rPr>
          <w:color w:val="auto"/>
          <w:highlight w:val="none"/>
          <w:lang w:eastAsia="zh-CN"/>
        </w:rPr>
      </w:pPr>
      <w:bookmarkStart w:id="1324" w:name="_Toc23469"/>
      <w:bookmarkStart w:id="1325" w:name="_Toc10829"/>
      <w:r>
        <w:rPr>
          <w:rFonts w:hint="eastAsia"/>
          <w:color w:val="auto"/>
          <w:highlight w:val="none"/>
          <w:lang w:eastAsia="zh-CN"/>
        </w:rPr>
        <w:t>4、项目当前进展。（如设计、施工、设备采购等）</w:t>
      </w:r>
      <w:bookmarkEnd w:id="1324"/>
      <w:bookmarkEnd w:id="1325"/>
      <w:r>
        <w:rPr>
          <w:rFonts w:hint="eastAsia"/>
          <w:color w:val="auto"/>
          <w:highlight w:val="none"/>
          <w:lang w:eastAsia="zh-CN"/>
        </w:rPr>
        <w:t>。</w:t>
      </w:r>
    </w:p>
    <w:p w14:paraId="20917FDC">
      <w:pPr>
        <w:ind w:firstLine="480"/>
        <w:rPr>
          <w:color w:val="auto"/>
          <w:highlight w:val="none"/>
          <w:lang w:eastAsia="zh-CN"/>
        </w:rPr>
      </w:pPr>
      <w:bookmarkStart w:id="1326" w:name="_Toc23238"/>
      <w:bookmarkStart w:id="1327" w:name="_Toc24725"/>
      <w:bookmarkStart w:id="1328" w:name="_Toc21767"/>
      <w:bookmarkStart w:id="1329" w:name="_Toc7125"/>
      <w:r>
        <w:rPr>
          <w:rFonts w:hint="eastAsia"/>
          <w:color w:val="auto"/>
          <w:highlight w:val="none"/>
          <w:lang w:eastAsia="zh-CN"/>
        </w:rPr>
        <w:t>二、报告</w:t>
      </w:r>
      <w:bookmarkEnd w:id="1326"/>
      <w:bookmarkEnd w:id="1327"/>
      <w:r>
        <w:rPr>
          <w:rFonts w:hint="eastAsia"/>
          <w:color w:val="auto"/>
          <w:highlight w:val="none"/>
          <w:lang w:eastAsia="zh-CN"/>
        </w:rPr>
        <w:t>内容</w:t>
      </w:r>
      <w:bookmarkEnd w:id="1328"/>
      <w:bookmarkEnd w:id="1329"/>
    </w:p>
    <w:p w14:paraId="5D861889">
      <w:pPr>
        <w:ind w:firstLine="480"/>
        <w:rPr>
          <w:color w:val="auto"/>
          <w:highlight w:val="none"/>
          <w:lang w:eastAsia="zh-CN"/>
        </w:rPr>
      </w:pPr>
      <w:bookmarkStart w:id="1330" w:name="_Toc8086"/>
      <w:bookmarkStart w:id="1331" w:name="_Toc20551"/>
      <w:r>
        <w:rPr>
          <w:rFonts w:hint="eastAsia"/>
          <w:color w:val="auto"/>
          <w:highlight w:val="none"/>
          <w:lang w:eastAsia="zh-CN"/>
        </w:rPr>
        <w:t>1、项目结构分析。按功能、专业、分部分项工程分解项目，明确单元目标，责任界面和逻辑关系</w:t>
      </w:r>
      <w:bookmarkEnd w:id="1330"/>
      <w:bookmarkEnd w:id="1331"/>
      <w:r>
        <w:rPr>
          <w:rFonts w:hint="eastAsia"/>
          <w:color w:val="auto"/>
          <w:highlight w:val="none"/>
          <w:lang w:eastAsia="zh-CN"/>
        </w:rPr>
        <w:t>。</w:t>
      </w:r>
    </w:p>
    <w:p w14:paraId="193CBEEF">
      <w:pPr>
        <w:ind w:firstLine="480"/>
        <w:rPr>
          <w:color w:val="auto"/>
          <w:highlight w:val="none"/>
          <w:lang w:eastAsia="zh-CN"/>
        </w:rPr>
      </w:pPr>
      <w:bookmarkStart w:id="1332" w:name="_Toc10010"/>
      <w:bookmarkStart w:id="1333" w:name="_Toc21267"/>
      <w:r>
        <w:rPr>
          <w:rFonts w:hint="eastAsia"/>
          <w:color w:val="auto"/>
          <w:highlight w:val="none"/>
          <w:lang w:eastAsia="zh-CN"/>
        </w:rPr>
        <w:t>（1）各分项投资占比（工程费用、设备购置、预备费等）；</w:t>
      </w:r>
      <w:bookmarkEnd w:id="1332"/>
      <w:bookmarkEnd w:id="1333"/>
    </w:p>
    <w:p w14:paraId="1F7C760C">
      <w:pPr>
        <w:ind w:firstLine="480"/>
        <w:rPr>
          <w:color w:val="auto"/>
          <w:highlight w:val="none"/>
          <w:lang w:eastAsia="zh-CN"/>
        </w:rPr>
      </w:pPr>
      <w:bookmarkStart w:id="1334" w:name="_Toc18025"/>
      <w:bookmarkStart w:id="1335" w:name="_Toc29157"/>
      <w:r>
        <w:rPr>
          <w:rFonts w:hint="eastAsia"/>
          <w:color w:val="auto"/>
          <w:highlight w:val="none"/>
          <w:lang w:eastAsia="zh-CN"/>
        </w:rPr>
        <w:t>（2）分阶段列出实际发生的各项费用，包括已支付的工程款、设备款、材料款等</w:t>
      </w:r>
      <w:bookmarkEnd w:id="1334"/>
      <w:bookmarkEnd w:id="1335"/>
      <w:r>
        <w:rPr>
          <w:rFonts w:hint="eastAsia"/>
          <w:color w:val="auto"/>
          <w:highlight w:val="none"/>
          <w:lang w:eastAsia="zh-CN"/>
        </w:rPr>
        <w:t>。</w:t>
      </w:r>
    </w:p>
    <w:p w14:paraId="66C46BBE">
      <w:pPr>
        <w:ind w:firstLine="480"/>
        <w:rPr>
          <w:color w:val="auto"/>
          <w:highlight w:val="none"/>
          <w:lang w:eastAsia="zh-CN"/>
        </w:rPr>
      </w:pPr>
      <w:bookmarkStart w:id="1336" w:name="_Toc27325"/>
      <w:bookmarkStart w:id="1337" w:name="_Toc30747"/>
      <w:r>
        <w:rPr>
          <w:rFonts w:hint="eastAsia"/>
          <w:color w:val="auto"/>
          <w:highlight w:val="none"/>
          <w:lang w:eastAsia="zh-CN"/>
        </w:rPr>
        <w:t>2、动态控制流程。计划值设定、实际值采集、偏差分析、纠偏措施</w:t>
      </w:r>
      <w:bookmarkEnd w:id="1336"/>
      <w:bookmarkEnd w:id="1337"/>
      <w:r>
        <w:rPr>
          <w:rFonts w:hint="eastAsia"/>
          <w:color w:val="auto"/>
          <w:highlight w:val="none"/>
          <w:lang w:eastAsia="zh-CN"/>
        </w:rPr>
        <w:t>。</w:t>
      </w:r>
    </w:p>
    <w:p w14:paraId="1B2188A0">
      <w:pPr>
        <w:ind w:firstLine="480"/>
        <w:rPr>
          <w:color w:val="auto"/>
          <w:highlight w:val="none"/>
          <w:lang w:eastAsia="zh-CN"/>
        </w:rPr>
      </w:pPr>
      <w:bookmarkStart w:id="1338" w:name="_Toc24443"/>
      <w:bookmarkStart w:id="1339" w:name="_Toc24723"/>
      <w:bookmarkStart w:id="1340" w:name="_Toc5520"/>
      <w:bookmarkStart w:id="1341" w:name="_Toc17292"/>
      <w:r>
        <w:rPr>
          <w:rFonts w:hint="eastAsia"/>
          <w:color w:val="auto"/>
          <w:highlight w:val="none"/>
          <w:lang w:eastAsia="zh-CN"/>
        </w:rPr>
        <w:t>3、关键影响因素分析</w:t>
      </w:r>
      <w:bookmarkEnd w:id="1338"/>
      <w:bookmarkEnd w:id="1339"/>
    </w:p>
    <w:p w14:paraId="3F411E9D">
      <w:pPr>
        <w:ind w:firstLine="480"/>
        <w:rPr>
          <w:color w:val="auto"/>
          <w:highlight w:val="none"/>
          <w:lang w:eastAsia="zh-CN"/>
        </w:rPr>
      </w:pPr>
      <w:bookmarkStart w:id="1342" w:name="_Toc1504"/>
      <w:bookmarkStart w:id="1343" w:name="_Toc26927"/>
      <w:r>
        <w:rPr>
          <w:rFonts w:hint="eastAsia"/>
          <w:color w:val="auto"/>
          <w:highlight w:val="none"/>
          <w:lang w:eastAsia="zh-CN"/>
        </w:rPr>
        <w:t>（1）材料价格波动对成本的影响；</w:t>
      </w:r>
      <w:bookmarkEnd w:id="1342"/>
      <w:bookmarkEnd w:id="1343"/>
    </w:p>
    <w:p w14:paraId="30A122BE">
      <w:pPr>
        <w:ind w:firstLine="480"/>
        <w:rPr>
          <w:color w:val="auto"/>
          <w:highlight w:val="none"/>
          <w:lang w:eastAsia="zh-CN"/>
        </w:rPr>
      </w:pPr>
      <w:bookmarkStart w:id="1344" w:name="_Toc23942"/>
      <w:bookmarkStart w:id="1345" w:name="_Toc6466"/>
      <w:r>
        <w:rPr>
          <w:rFonts w:hint="eastAsia"/>
          <w:color w:val="auto"/>
          <w:highlight w:val="none"/>
          <w:lang w:eastAsia="zh-CN"/>
        </w:rPr>
        <w:t>（2）工期延误导致的资金占用成本</w:t>
      </w:r>
      <w:bookmarkEnd w:id="1344"/>
      <w:bookmarkEnd w:id="1345"/>
      <w:r>
        <w:rPr>
          <w:rFonts w:hint="eastAsia"/>
          <w:color w:val="auto"/>
          <w:highlight w:val="none"/>
          <w:lang w:eastAsia="zh-CN"/>
        </w:rPr>
        <w:t>。</w:t>
      </w:r>
    </w:p>
    <w:p w14:paraId="24369B17">
      <w:pPr>
        <w:ind w:firstLine="480"/>
        <w:rPr>
          <w:color w:val="auto"/>
          <w:highlight w:val="none"/>
          <w:lang w:eastAsia="zh-CN"/>
        </w:rPr>
      </w:pPr>
      <w:bookmarkStart w:id="1346" w:name="_Toc11269"/>
      <w:bookmarkStart w:id="1347" w:name="_Toc15238"/>
      <w:r>
        <w:rPr>
          <w:rFonts w:hint="eastAsia"/>
          <w:color w:val="auto"/>
          <w:highlight w:val="none"/>
          <w:lang w:eastAsia="zh-CN"/>
        </w:rPr>
        <w:t>三、结论与建议</w:t>
      </w:r>
      <w:bookmarkEnd w:id="1346"/>
      <w:bookmarkEnd w:id="1347"/>
    </w:p>
    <w:p w14:paraId="41ED5E69">
      <w:pPr>
        <w:ind w:firstLine="480"/>
        <w:rPr>
          <w:color w:val="auto"/>
          <w:highlight w:val="none"/>
          <w:lang w:eastAsia="zh-CN"/>
        </w:rPr>
      </w:pPr>
      <w:bookmarkStart w:id="1348" w:name="_Toc24162"/>
      <w:bookmarkStart w:id="1349" w:name="_Toc19634"/>
      <w:r>
        <w:rPr>
          <w:rFonts w:hint="eastAsia"/>
          <w:color w:val="auto"/>
          <w:highlight w:val="none"/>
          <w:lang w:eastAsia="zh-CN"/>
        </w:rPr>
        <w:t>1、综合分析结论</w:t>
      </w:r>
      <w:bookmarkEnd w:id="1348"/>
      <w:bookmarkEnd w:id="1349"/>
      <w:r>
        <w:rPr>
          <w:rFonts w:hint="eastAsia"/>
          <w:color w:val="auto"/>
          <w:highlight w:val="none"/>
          <w:lang w:eastAsia="zh-CN"/>
        </w:rPr>
        <w:t>；</w:t>
      </w:r>
    </w:p>
    <w:p w14:paraId="08AB3BE9">
      <w:pPr>
        <w:ind w:firstLine="480"/>
        <w:rPr>
          <w:color w:val="auto"/>
          <w:highlight w:val="none"/>
          <w:lang w:eastAsia="zh-CN"/>
        </w:rPr>
      </w:pPr>
      <w:bookmarkStart w:id="1350" w:name="_Toc17141"/>
      <w:bookmarkStart w:id="1351" w:name="_Toc21291"/>
      <w:r>
        <w:rPr>
          <w:rFonts w:hint="eastAsia"/>
          <w:color w:val="auto"/>
          <w:highlight w:val="none"/>
          <w:lang w:eastAsia="zh-CN"/>
        </w:rPr>
        <w:t>2、动态调整评估</w:t>
      </w:r>
      <w:bookmarkEnd w:id="1350"/>
      <w:bookmarkEnd w:id="1351"/>
      <w:r>
        <w:rPr>
          <w:rFonts w:hint="eastAsia"/>
          <w:color w:val="auto"/>
          <w:highlight w:val="none"/>
          <w:lang w:eastAsia="zh-CN"/>
        </w:rPr>
        <w:t>；</w:t>
      </w:r>
    </w:p>
    <w:p w14:paraId="5E0E3D21">
      <w:pPr>
        <w:ind w:firstLine="480"/>
        <w:rPr>
          <w:color w:val="auto"/>
          <w:highlight w:val="none"/>
          <w:lang w:eastAsia="zh-CN"/>
        </w:rPr>
      </w:pPr>
      <w:bookmarkStart w:id="1352" w:name="_Toc24801"/>
      <w:bookmarkStart w:id="1353" w:name="_Toc28104"/>
      <w:r>
        <w:rPr>
          <w:rFonts w:hint="eastAsia"/>
          <w:color w:val="auto"/>
          <w:highlight w:val="none"/>
          <w:lang w:eastAsia="zh-CN"/>
        </w:rPr>
        <w:t>3、风险管控与进度管理改进措施</w:t>
      </w:r>
      <w:bookmarkEnd w:id="1352"/>
      <w:bookmarkEnd w:id="1353"/>
      <w:r>
        <w:rPr>
          <w:rFonts w:hint="eastAsia"/>
          <w:color w:val="auto"/>
          <w:highlight w:val="none"/>
          <w:lang w:eastAsia="zh-CN"/>
        </w:rPr>
        <w:t>。</w:t>
      </w:r>
    </w:p>
    <w:bookmarkEnd w:id="1340"/>
    <w:bookmarkEnd w:id="1341"/>
    <w:p w14:paraId="63579F3F">
      <w:pPr>
        <w:spacing w:before="50" w:line="354" w:lineRule="auto"/>
        <w:ind w:left="3350" w:right="2123" w:firstLine="524"/>
        <w:jc w:val="center"/>
        <w:rPr>
          <w:rFonts w:ascii="仿宋" w:hAnsi="仿宋" w:eastAsia="仿宋" w:cs="仿宋"/>
          <w:color w:val="auto"/>
          <w:spacing w:val="-9"/>
          <w:sz w:val="28"/>
          <w:szCs w:val="28"/>
          <w:highlight w:val="none"/>
          <w:lang w:eastAsia="zh-CN"/>
        </w:rPr>
      </w:pPr>
    </w:p>
    <w:p w14:paraId="0252A4D6">
      <w:pPr>
        <w:spacing w:before="50" w:line="354" w:lineRule="auto"/>
        <w:ind w:left="3350" w:right="2123" w:firstLine="524"/>
        <w:jc w:val="center"/>
        <w:rPr>
          <w:rFonts w:ascii="仿宋" w:hAnsi="仿宋" w:eastAsia="仿宋" w:cs="仿宋"/>
          <w:color w:val="auto"/>
          <w:spacing w:val="-9"/>
          <w:sz w:val="28"/>
          <w:szCs w:val="28"/>
          <w:highlight w:val="none"/>
          <w:lang w:eastAsia="zh-CN"/>
        </w:rPr>
        <w:sectPr>
          <w:headerReference r:id="rId18" w:type="default"/>
          <w:pgSz w:w="11906" w:h="16839"/>
          <w:pgMar w:top="1134" w:right="1473" w:bottom="567" w:left="1587" w:header="862" w:footer="510" w:gutter="0"/>
          <w:pgBorders>
            <w:top w:val="none" w:sz="0" w:space="0"/>
            <w:left w:val="none" w:sz="0" w:space="0"/>
            <w:bottom w:val="none" w:sz="0" w:space="0"/>
            <w:right w:val="none" w:sz="0" w:space="0"/>
          </w:pgBorders>
          <w:pgNumType w:fmt="decimal"/>
          <w:cols w:space="720" w:num="1"/>
        </w:sectPr>
      </w:pPr>
    </w:p>
    <w:p w14:paraId="08CD2390">
      <w:pPr>
        <w:pStyle w:val="4"/>
        <w:ind w:firstLine="241"/>
        <w:rPr>
          <w:color w:val="auto"/>
          <w:highlight w:val="none"/>
          <w:lang w:eastAsia="zh-CN"/>
        </w:rPr>
      </w:pPr>
      <w:bookmarkStart w:id="1354" w:name="_Toc4871"/>
      <w:bookmarkStart w:id="1355" w:name="_Toc23784"/>
      <w:bookmarkStart w:id="1356" w:name="_Toc19971"/>
      <w:bookmarkStart w:id="1357" w:name="_Toc28262"/>
      <w:bookmarkStart w:id="1358" w:name="_Toc13365"/>
      <w:bookmarkStart w:id="1359" w:name="_Toc21491"/>
      <w:bookmarkStart w:id="1360" w:name="_Toc19817"/>
      <w:bookmarkStart w:id="1361" w:name="_Toc27015"/>
      <w:bookmarkStart w:id="1362" w:name="_Toc192580228"/>
      <w:bookmarkStart w:id="1363" w:name="_Toc2369"/>
      <w:bookmarkStart w:id="1364" w:name="_Toc24682"/>
      <w:bookmarkStart w:id="1365" w:name="_Toc25613"/>
      <w:bookmarkStart w:id="1366" w:name="_Toc2841"/>
      <w:bookmarkStart w:id="1367" w:name="_Toc26929"/>
      <w:bookmarkStart w:id="1368" w:name="_Toc25378"/>
      <w:bookmarkStart w:id="1369" w:name="_Toc70"/>
      <w:bookmarkStart w:id="1370" w:name="_Toc5033"/>
      <w:bookmarkStart w:id="1371" w:name="_Toc19018"/>
      <w:bookmarkStart w:id="1372" w:name="_Toc14413"/>
      <w:r>
        <w:rPr>
          <w:rFonts w:hint="eastAsia"/>
          <w:color w:val="auto"/>
          <w:highlight w:val="none"/>
          <w:lang w:eastAsia="zh-CN"/>
        </w:rPr>
        <w:t>表3.3-</w:t>
      </w:r>
      <w:r>
        <w:rPr>
          <w:rFonts w:hint="eastAsia"/>
          <w:color w:val="auto"/>
          <w:highlight w:val="none"/>
          <w:lang w:val="en-US" w:eastAsia="zh-CN"/>
        </w:rPr>
        <w:t>5</w:t>
      </w:r>
      <w:r>
        <w:rPr>
          <w:rFonts w:hint="eastAsia"/>
          <w:color w:val="auto"/>
          <w:highlight w:val="none"/>
          <w:lang w:eastAsia="zh-CN"/>
        </w:rPr>
        <w:t xml:space="preserve"> 阶段性进度管理报告</w:t>
      </w:r>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p>
    <w:p w14:paraId="11CD0B40">
      <w:pPr>
        <w:pStyle w:val="37"/>
        <w:jc w:val="center"/>
        <w:rPr>
          <w:rFonts w:cs="方正小标宋简体" w:asciiTheme="minorEastAsia" w:hAnsiTheme="minorEastAsia" w:eastAsiaTheme="minorEastAsia"/>
          <w:b/>
          <w:bCs/>
          <w:color w:val="auto"/>
          <w:sz w:val="36"/>
          <w:szCs w:val="36"/>
          <w:highlight w:val="none"/>
          <w:lang w:eastAsia="zh-CN"/>
        </w:rPr>
      </w:pPr>
      <w:r>
        <w:rPr>
          <w:rFonts w:cs="方正小标宋简体" w:asciiTheme="minorEastAsia" w:hAnsiTheme="minorEastAsia" w:eastAsiaTheme="minorEastAsia"/>
          <w:b/>
          <w:bCs/>
          <w:color w:val="auto"/>
          <w:sz w:val="36"/>
          <w:szCs w:val="36"/>
          <w:highlight w:val="none"/>
          <w:lang w:eastAsia="zh-CN"/>
        </w:rPr>
        <w:t>****工程</w:t>
      </w:r>
      <w:r>
        <w:rPr>
          <w:rFonts w:hint="eastAsia" w:cs="方正小标宋简体" w:asciiTheme="minorEastAsia" w:hAnsiTheme="minorEastAsia" w:eastAsiaTheme="minorEastAsia"/>
          <w:b/>
          <w:bCs/>
          <w:color w:val="auto"/>
          <w:sz w:val="36"/>
          <w:szCs w:val="36"/>
          <w:highlight w:val="none"/>
          <w:lang w:eastAsia="zh-CN"/>
        </w:rPr>
        <w:t>阶段性进度管理报告</w:t>
      </w:r>
    </w:p>
    <w:p w14:paraId="26A43674">
      <w:pPr>
        <w:ind w:firstLine="480"/>
        <w:rPr>
          <w:rFonts w:asciiTheme="minorEastAsia" w:hAnsiTheme="minorEastAsia" w:eastAsiaTheme="minorEastAsia" w:cstheme="minorEastAsia"/>
          <w:color w:val="auto"/>
          <w:highlight w:val="none"/>
          <w:lang w:eastAsia="zh-CN"/>
        </w:rPr>
      </w:pPr>
    </w:p>
    <w:p w14:paraId="6E411A46">
      <w:pPr>
        <w:ind w:firstLine="480"/>
        <w:rPr>
          <w:color w:val="auto"/>
          <w:highlight w:val="none"/>
          <w:lang w:eastAsia="zh-CN"/>
        </w:rPr>
      </w:pPr>
      <w:bookmarkStart w:id="1373" w:name="_Toc1152"/>
      <w:bookmarkStart w:id="1374" w:name="_Toc29030"/>
      <w:bookmarkStart w:id="1375" w:name="_Toc25510"/>
      <w:bookmarkStart w:id="1376" w:name="_Toc30794"/>
      <w:r>
        <w:rPr>
          <w:rFonts w:hint="eastAsia"/>
          <w:color w:val="auto"/>
          <w:highlight w:val="none"/>
          <w:lang w:eastAsia="zh-CN"/>
        </w:rPr>
        <w:t>一、项目进度概况</w:t>
      </w:r>
      <w:bookmarkEnd w:id="1373"/>
      <w:bookmarkEnd w:id="1374"/>
      <w:bookmarkEnd w:id="1375"/>
      <w:bookmarkEnd w:id="1376"/>
      <w:bookmarkStart w:id="1377" w:name="_Toc378"/>
      <w:bookmarkEnd w:id="1377"/>
      <w:bookmarkStart w:id="1378" w:name="_Toc16527"/>
      <w:bookmarkEnd w:id="1378"/>
    </w:p>
    <w:p w14:paraId="734F2455">
      <w:pPr>
        <w:ind w:firstLine="480"/>
        <w:rPr>
          <w:color w:val="auto"/>
          <w:highlight w:val="none"/>
          <w:lang w:eastAsia="zh-CN"/>
        </w:rPr>
      </w:pPr>
      <w:bookmarkStart w:id="1379" w:name="_Toc16996"/>
      <w:bookmarkStart w:id="1380" w:name="_Toc12303"/>
      <w:r>
        <w:rPr>
          <w:rFonts w:hint="eastAsia"/>
          <w:color w:val="auto"/>
          <w:highlight w:val="none"/>
          <w:lang w:eastAsia="zh-CN"/>
        </w:rPr>
        <w:t>1、项目基本信息</w:t>
      </w:r>
      <w:bookmarkEnd w:id="1379"/>
      <w:bookmarkEnd w:id="1380"/>
      <w:r>
        <w:rPr>
          <w:rFonts w:hint="eastAsia"/>
          <w:color w:val="auto"/>
          <w:highlight w:val="none"/>
          <w:lang w:eastAsia="zh-CN"/>
        </w:rPr>
        <w:t>；</w:t>
      </w:r>
    </w:p>
    <w:p w14:paraId="4580CF5E">
      <w:pPr>
        <w:ind w:firstLine="480"/>
        <w:rPr>
          <w:color w:val="auto"/>
          <w:highlight w:val="none"/>
          <w:lang w:eastAsia="zh-CN"/>
        </w:rPr>
      </w:pPr>
      <w:bookmarkStart w:id="1381" w:name="_Toc27958"/>
      <w:bookmarkStart w:id="1382" w:name="_Toc9831"/>
      <w:r>
        <w:rPr>
          <w:rFonts w:hint="eastAsia"/>
          <w:color w:val="auto"/>
          <w:highlight w:val="none"/>
          <w:lang w:eastAsia="zh-CN"/>
        </w:rPr>
        <w:t>2、阶段起止时间</w:t>
      </w:r>
      <w:bookmarkEnd w:id="1381"/>
      <w:bookmarkEnd w:id="1382"/>
      <w:r>
        <w:rPr>
          <w:rFonts w:hint="eastAsia"/>
          <w:color w:val="auto"/>
          <w:highlight w:val="none"/>
          <w:lang w:eastAsia="zh-CN"/>
        </w:rPr>
        <w:t>；</w:t>
      </w:r>
    </w:p>
    <w:p w14:paraId="658FF1E9">
      <w:pPr>
        <w:ind w:firstLine="480"/>
        <w:rPr>
          <w:color w:val="auto"/>
          <w:highlight w:val="none"/>
          <w:lang w:eastAsia="zh-CN"/>
        </w:rPr>
      </w:pPr>
      <w:bookmarkStart w:id="1383" w:name="_Toc28351"/>
      <w:bookmarkStart w:id="1384" w:name="_Toc25673"/>
      <w:r>
        <w:rPr>
          <w:rFonts w:hint="eastAsia"/>
          <w:color w:val="auto"/>
          <w:highlight w:val="none"/>
          <w:lang w:eastAsia="zh-CN"/>
        </w:rPr>
        <w:t>3、项目目标与范围、阶段核心目标</w:t>
      </w:r>
      <w:bookmarkEnd w:id="1383"/>
      <w:bookmarkEnd w:id="1384"/>
      <w:r>
        <w:rPr>
          <w:rFonts w:hint="eastAsia"/>
          <w:color w:val="auto"/>
          <w:highlight w:val="none"/>
          <w:lang w:eastAsia="zh-CN"/>
        </w:rPr>
        <w:t>。</w:t>
      </w:r>
    </w:p>
    <w:p w14:paraId="5FEFC6F2">
      <w:pPr>
        <w:ind w:firstLine="480"/>
        <w:rPr>
          <w:color w:val="auto"/>
          <w:highlight w:val="none"/>
          <w:lang w:eastAsia="zh-CN"/>
        </w:rPr>
      </w:pPr>
      <w:bookmarkStart w:id="1385" w:name="_Toc27483"/>
      <w:bookmarkStart w:id="1386" w:name="_Toc4691"/>
      <w:r>
        <w:rPr>
          <w:rFonts w:hint="eastAsia"/>
          <w:color w:val="auto"/>
          <w:highlight w:val="none"/>
          <w:lang w:eastAsia="zh-CN"/>
        </w:rPr>
        <w:t>二、阶段性进度概述</w:t>
      </w:r>
      <w:bookmarkEnd w:id="1385"/>
      <w:bookmarkEnd w:id="1386"/>
    </w:p>
    <w:p w14:paraId="518D4655">
      <w:pPr>
        <w:ind w:firstLine="480"/>
        <w:rPr>
          <w:color w:val="auto"/>
          <w:highlight w:val="none"/>
          <w:lang w:eastAsia="zh-CN"/>
        </w:rPr>
      </w:pPr>
      <w:bookmarkStart w:id="1387" w:name="_Toc8404"/>
      <w:bookmarkStart w:id="1388" w:name="_Toc11598"/>
      <w:r>
        <w:rPr>
          <w:rFonts w:hint="eastAsia"/>
          <w:color w:val="auto"/>
          <w:highlight w:val="none"/>
          <w:lang w:eastAsia="zh-CN"/>
        </w:rPr>
        <w:t>1、实际完成情况与计划对比</w:t>
      </w:r>
      <w:bookmarkEnd w:id="1387"/>
      <w:bookmarkEnd w:id="1388"/>
      <w:r>
        <w:rPr>
          <w:rFonts w:hint="eastAsia"/>
          <w:color w:val="auto"/>
          <w:highlight w:val="none"/>
          <w:lang w:eastAsia="zh-CN"/>
        </w:rPr>
        <w:t>；</w:t>
      </w:r>
    </w:p>
    <w:p w14:paraId="1A88F06D">
      <w:pPr>
        <w:ind w:firstLine="480"/>
        <w:rPr>
          <w:color w:val="auto"/>
          <w:highlight w:val="none"/>
          <w:lang w:eastAsia="zh-CN"/>
        </w:rPr>
      </w:pPr>
      <w:bookmarkStart w:id="1389" w:name="_Toc19917"/>
      <w:bookmarkStart w:id="1390" w:name="_Toc31844"/>
      <w:r>
        <w:rPr>
          <w:rFonts w:hint="eastAsia"/>
          <w:color w:val="auto"/>
          <w:highlight w:val="none"/>
          <w:lang w:eastAsia="zh-CN"/>
        </w:rPr>
        <w:t>2、计划任务清单及完成状态</w:t>
      </w:r>
      <w:bookmarkEnd w:id="1389"/>
      <w:bookmarkEnd w:id="1390"/>
      <w:r>
        <w:rPr>
          <w:rFonts w:hint="eastAsia"/>
          <w:color w:val="auto"/>
          <w:highlight w:val="none"/>
          <w:lang w:eastAsia="zh-CN"/>
        </w:rPr>
        <w:t>；</w:t>
      </w:r>
    </w:p>
    <w:p w14:paraId="5C3025D6">
      <w:pPr>
        <w:ind w:firstLine="480"/>
        <w:rPr>
          <w:color w:val="auto"/>
          <w:highlight w:val="none"/>
          <w:lang w:eastAsia="zh-CN"/>
        </w:rPr>
      </w:pPr>
      <w:bookmarkStart w:id="1391" w:name="_Toc8624"/>
      <w:bookmarkStart w:id="1392" w:name="_Toc20534"/>
      <w:r>
        <w:rPr>
          <w:rFonts w:hint="eastAsia"/>
          <w:color w:val="auto"/>
          <w:highlight w:val="none"/>
          <w:lang w:eastAsia="zh-CN"/>
        </w:rPr>
        <w:t>3、进度偏差分析（提前/滞后原因）</w:t>
      </w:r>
      <w:bookmarkEnd w:id="1391"/>
      <w:bookmarkEnd w:id="1392"/>
      <w:r>
        <w:rPr>
          <w:rFonts w:hint="eastAsia"/>
          <w:color w:val="auto"/>
          <w:highlight w:val="none"/>
          <w:lang w:eastAsia="zh-CN"/>
        </w:rPr>
        <w:t>；</w:t>
      </w:r>
    </w:p>
    <w:p w14:paraId="7ACE5698">
      <w:pPr>
        <w:ind w:firstLine="480"/>
        <w:rPr>
          <w:color w:val="auto"/>
          <w:highlight w:val="none"/>
          <w:lang w:eastAsia="zh-CN"/>
        </w:rPr>
      </w:pPr>
      <w:bookmarkStart w:id="1393" w:name="_Toc25161"/>
      <w:bookmarkStart w:id="1394" w:name="_Toc6268"/>
      <w:r>
        <w:rPr>
          <w:rFonts w:hint="eastAsia"/>
          <w:color w:val="auto"/>
          <w:highlight w:val="none"/>
          <w:lang w:eastAsia="zh-CN"/>
        </w:rPr>
        <w:t>4、关键里程碑达成情况</w:t>
      </w:r>
      <w:bookmarkEnd w:id="1393"/>
      <w:bookmarkEnd w:id="1394"/>
      <w:r>
        <w:rPr>
          <w:rFonts w:hint="eastAsia"/>
          <w:color w:val="auto"/>
          <w:highlight w:val="none"/>
          <w:lang w:eastAsia="zh-CN"/>
        </w:rPr>
        <w:t>。</w:t>
      </w:r>
    </w:p>
    <w:p w14:paraId="476BD633">
      <w:pPr>
        <w:ind w:firstLine="480"/>
        <w:rPr>
          <w:color w:val="auto"/>
          <w:highlight w:val="none"/>
          <w:lang w:eastAsia="zh-CN"/>
        </w:rPr>
      </w:pPr>
      <w:bookmarkStart w:id="1395" w:name="_Toc17844"/>
      <w:bookmarkStart w:id="1396" w:name="_Toc8087"/>
      <w:r>
        <w:rPr>
          <w:rFonts w:hint="eastAsia"/>
          <w:color w:val="auto"/>
          <w:highlight w:val="none"/>
          <w:lang w:eastAsia="zh-CN"/>
        </w:rPr>
        <w:t>（1）已完成的里程碑及验证结果</w:t>
      </w:r>
      <w:bookmarkEnd w:id="1395"/>
      <w:bookmarkEnd w:id="1396"/>
      <w:r>
        <w:rPr>
          <w:rFonts w:hint="eastAsia"/>
          <w:color w:val="auto"/>
          <w:highlight w:val="none"/>
          <w:lang w:eastAsia="zh-CN"/>
        </w:rPr>
        <w:t>；</w:t>
      </w:r>
    </w:p>
    <w:p w14:paraId="59527E07">
      <w:pPr>
        <w:ind w:firstLine="480"/>
        <w:rPr>
          <w:color w:val="auto"/>
          <w:highlight w:val="none"/>
          <w:lang w:eastAsia="zh-CN"/>
        </w:rPr>
      </w:pPr>
      <w:bookmarkStart w:id="1397" w:name="_Toc18368"/>
      <w:bookmarkStart w:id="1398" w:name="_Toc16176"/>
      <w:r>
        <w:rPr>
          <w:rFonts w:hint="eastAsia"/>
          <w:color w:val="auto"/>
          <w:highlight w:val="none"/>
          <w:lang w:eastAsia="zh-CN"/>
        </w:rPr>
        <w:t>（2）未达成的里程碑及调整计划</w:t>
      </w:r>
      <w:bookmarkEnd w:id="1397"/>
      <w:bookmarkEnd w:id="1398"/>
      <w:r>
        <w:rPr>
          <w:rFonts w:hint="eastAsia"/>
          <w:color w:val="auto"/>
          <w:highlight w:val="none"/>
          <w:lang w:eastAsia="zh-CN"/>
        </w:rPr>
        <w:t>。</w:t>
      </w:r>
    </w:p>
    <w:p w14:paraId="1097B818">
      <w:pPr>
        <w:ind w:firstLine="480"/>
        <w:rPr>
          <w:color w:val="auto"/>
          <w:highlight w:val="none"/>
          <w:lang w:eastAsia="zh-CN"/>
        </w:rPr>
      </w:pPr>
      <w:bookmarkStart w:id="1399" w:name="_Toc925"/>
      <w:bookmarkStart w:id="1400" w:name="_Toc10469"/>
      <w:r>
        <w:rPr>
          <w:rFonts w:hint="eastAsia"/>
          <w:color w:val="auto"/>
          <w:highlight w:val="none"/>
          <w:lang w:eastAsia="zh-CN"/>
        </w:rPr>
        <w:t>三、问题与风险分析</w:t>
      </w:r>
      <w:bookmarkEnd w:id="1399"/>
      <w:bookmarkEnd w:id="1400"/>
    </w:p>
    <w:p w14:paraId="4EB114D0">
      <w:pPr>
        <w:ind w:firstLine="480"/>
        <w:rPr>
          <w:color w:val="auto"/>
          <w:highlight w:val="none"/>
          <w:lang w:eastAsia="zh-CN"/>
        </w:rPr>
      </w:pPr>
      <w:bookmarkStart w:id="1401" w:name="_Toc18138"/>
      <w:bookmarkStart w:id="1402" w:name="_Toc19213"/>
      <w:r>
        <w:rPr>
          <w:rFonts w:hint="eastAsia"/>
          <w:color w:val="auto"/>
          <w:highlight w:val="none"/>
          <w:lang w:eastAsia="zh-CN"/>
        </w:rPr>
        <w:t>1、当前阶段主要问题。</w:t>
      </w:r>
      <w:bookmarkEnd w:id="1401"/>
      <w:bookmarkEnd w:id="1402"/>
    </w:p>
    <w:p w14:paraId="37A2EB23">
      <w:pPr>
        <w:ind w:firstLine="480"/>
        <w:rPr>
          <w:color w:val="auto"/>
          <w:highlight w:val="none"/>
          <w:lang w:eastAsia="zh-CN"/>
        </w:rPr>
      </w:pPr>
      <w:bookmarkStart w:id="1403" w:name="_Toc7428"/>
      <w:bookmarkStart w:id="1404" w:name="_Toc24958"/>
      <w:r>
        <w:rPr>
          <w:rFonts w:hint="eastAsia"/>
          <w:color w:val="auto"/>
          <w:highlight w:val="none"/>
          <w:lang w:eastAsia="zh-CN"/>
        </w:rPr>
        <w:t>（1）问题描述及影响分析</w:t>
      </w:r>
      <w:bookmarkEnd w:id="1403"/>
      <w:bookmarkEnd w:id="1404"/>
      <w:r>
        <w:rPr>
          <w:rFonts w:hint="eastAsia"/>
          <w:color w:val="auto"/>
          <w:highlight w:val="none"/>
          <w:lang w:eastAsia="zh-CN"/>
        </w:rPr>
        <w:t>；</w:t>
      </w:r>
    </w:p>
    <w:p w14:paraId="508360BE">
      <w:pPr>
        <w:ind w:firstLine="480"/>
        <w:rPr>
          <w:color w:val="auto"/>
          <w:highlight w:val="none"/>
          <w:lang w:eastAsia="zh-CN"/>
        </w:rPr>
      </w:pPr>
      <w:bookmarkStart w:id="1405" w:name="_Toc1687"/>
      <w:bookmarkStart w:id="1406" w:name="_Toc32351"/>
      <w:r>
        <w:rPr>
          <w:rFonts w:hint="eastAsia"/>
          <w:color w:val="auto"/>
          <w:highlight w:val="none"/>
          <w:lang w:eastAsia="zh-CN"/>
        </w:rPr>
        <w:t>（2）已采取的应对措施及效果</w:t>
      </w:r>
      <w:bookmarkEnd w:id="1405"/>
      <w:bookmarkEnd w:id="1406"/>
      <w:r>
        <w:rPr>
          <w:rFonts w:hint="eastAsia"/>
          <w:color w:val="auto"/>
          <w:highlight w:val="none"/>
          <w:lang w:eastAsia="zh-CN"/>
        </w:rPr>
        <w:t>。</w:t>
      </w:r>
    </w:p>
    <w:p w14:paraId="3972140B">
      <w:pPr>
        <w:ind w:firstLine="480"/>
        <w:rPr>
          <w:color w:val="auto"/>
          <w:highlight w:val="none"/>
          <w:lang w:eastAsia="zh-CN"/>
        </w:rPr>
      </w:pPr>
      <w:bookmarkStart w:id="1407" w:name="_Toc25239"/>
      <w:bookmarkStart w:id="1408" w:name="_Toc16975"/>
      <w:r>
        <w:rPr>
          <w:rFonts w:hint="eastAsia"/>
          <w:color w:val="auto"/>
          <w:highlight w:val="none"/>
          <w:lang w:eastAsia="zh-CN"/>
        </w:rPr>
        <w:t>2、潜在风险预警</w:t>
      </w:r>
      <w:bookmarkEnd w:id="1407"/>
      <w:bookmarkEnd w:id="1408"/>
    </w:p>
    <w:p w14:paraId="06AB6C50">
      <w:pPr>
        <w:ind w:firstLine="480"/>
        <w:rPr>
          <w:color w:val="auto"/>
          <w:highlight w:val="none"/>
          <w:lang w:eastAsia="zh-CN"/>
        </w:rPr>
      </w:pPr>
      <w:bookmarkStart w:id="1409" w:name="_Toc11678"/>
      <w:bookmarkStart w:id="1410" w:name="_Toc13628"/>
      <w:r>
        <w:rPr>
          <w:rFonts w:hint="eastAsia"/>
          <w:color w:val="auto"/>
          <w:highlight w:val="none"/>
          <w:lang w:eastAsia="zh-CN"/>
        </w:rPr>
        <w:t>（1）风险清单及可能性/影响评估</w:t>
      </w:r>
      <w:bookmarkEnd w:id="1409"/>
      <w:bookmarkEnd w:id="1410"/>
      <w:r>
        <w:rPr>
          <w:rFonts w:hint="eastAsia"/>
          <w:color w:val="auto"/>
          <w:highlight w:val="none"/>
          <w:lang w:eastAsia="zh-CN"/>
        </w:rPr>
        <w:t>；</w:t>
      </w:r>
    </w:p>
    <w:p w14:paraId="19443F43">
      <w:pPr>
        <w:ind w:firstLine="480"/>
        <w:rPr>
          <w:color w:val="auto"/>
          <w:highlight w:val="none"/>
          <w:lang w:eastAsia="zh-CN"/>
        </w:rPr>
      </w:pPr>
      <w:bookmarkStart w:id="1411" w:name="_Toc13546"/>
      <w:bookmarkStart w:id="1412" w:name="_Toc29671"/>
      <w:r>
        <w:rPr>
          <w:rFonts w:hint="eastAsia"/>
          <w:color w:val="auto"/>
          <w:highlight w:val="none"/>
          <w:lang w:eastAsia="zh-CN"/>
        </w:rPr>
        <w:t>（2）风险应对策略及责任人</w:t>
      </w:r>
      <w:bookmarkEnd w:id="1411"/>
      <w:bookmarkEnd w:id="1412"/>
      <w:r>
        <w:rPr>
          <w:rFonts w:hint="eastAsia"/>
          <w:color w:val="auto"/>
          <w:highlight w:val="none"/>
          <w:lang w:eastAsia="zh-CN"/>
        </w:rPr>
        <w:t>。</w:t>
      </w:r>
    </w:p>
    <w:p w14:paraId="7F384899">
      <w:pPr>
        <w:ind w:firstLine="480"/>
        <w:rPr>
          <w:color w:val="auto"/>
          <w:highlight w:val="none"/>
          <w:lang w:eastAsia="zh-CN"/>
        </w:rPr>
      </w:pPr>
      <w:bookmarkStart w:id="1413" w:name="_Toc7588"/>
      <w:bookmarkStart w:id="1414" w:name="_Toc11881"/>
      <w:r>
        <w:rPr>
          <w:rFonts w:hint="eastAsia"/>
          <w:color w:val="auto"/>
          <w:highlight w:val="none"/>
          <w:lang w:eastAsia="zh-CN"/>
        </w:rPr>
        <w:t>四、下一阶段工作计划</w:t>
      </w:r>
      <w:bookmarkEnd w:id="1413"/>
      <w:bookmarkEnd w:id="1414"/>
    </w:p>
    <w:p w14:paraId="41928302">
      <w:pPr>
        <w:ind w:firstLine="480"/>
        <w:rPr>
          <w:color w:val="auto"/>
          <w:highlight w:val="none"/>
          <w:lang w:eastAsia="zh-CN"/>
        </w:rPr>
      </w:pPr>
      <w:bookmarkStart w:id="1415" w:name="_Toc4754"/>
      <w:bookmarkStart w:id="1416" w:name="_Toc4739"/>
      <w:r>
        <w:rPr>
          <w:rFonts w:hint="eastAsia"/>
          <w:color w:val="auto"/>
          <w:highlight w:val="none"/>
          <w:lang w:eastAsia="zh-CN"/>
        </w:rPr>
        <w:t>1、任务计划与时间节点</w:t>
      </w:r>
      <w:bookmarkEnd w:id="1415"/>
      <w:bookmarkEnd w:id="1416"/>
    </w:p>
    <w:p w14:paraId="36094169">
      <w:pPr>
        <w:ind w:firstLine="480"/>
        <w:rPr>
          <w:color w:val="auto"/>
          <w:highlight w:val="none"/>
          <w:lang w:eastAsia="zh-CN"/>
        </w:rPr>
      </w:pPr>
      <w:bookmarkStart w:id="1417" w:name="_Toc25995"/>
      <w:bookmarkStart w:id="1418" w:name="_Toc1508"/>
      <w:r>
        <w:rPr>
          <w:rFonts w:hint="eastAsia"/>
          <w:color w:val="auto"/>
          <w:highlight w:val="none"/>
          <w:lang w:eastAsia="zh-CN"/>
        </w:rPr>
        <w:t>（1）下一阶段任务清单及优先级</w:t>
      </w:r>
      <w:bookmarkEnd w:id="1417"/>
      <w:bookmarkEnd w:id="1418"/>
      <w:r>
        <w:rPr>
          <w:rFonts w:hint="eastAsia"/>
          <w:color w:val="auto"/>
          <w:highlight w:val="none"/>
          <w:lang w:eastAsia="zh-CN"/>
        </w:rPr>
        <w:t>；</w:t>
      </w:r>
    </w:p>
    <w:p w14:paraId="1F570CB2">
      <w:pPr>
        <w:ind w:firstLine="480"/>
        <w:rPr>
          <w:color w:val="auto"/>
          <w:highlight w:val="none"/>
          <w:lang w:eastAsia="zh-CN"/>
        </w:rPr>
      </w:pPr>
      <w:bookmarkStart w:id="1419" w:name="_Toc22627"/>
      <w:bookmarkStart w:id="1420" w:name="_Toc32454"/>
      <w:r>
        <w:rPr>
          <w:rFonts w:hint="eastAsia"/>
          <w:color w:val="auto"/>
          <w:highlight w:val="none"/>
          <w:lang w:eastAsia="zh-CN"/>
        </w:rPr>
        <w:t>（2）甘特图或时间表（关键节点）</w:t>
      </w:r>
      <w:bookmarkEnd w:id="1419"/>
      <w:bookmarkEnd w:id="1420"/>
      <w:r>
        <w:rPr>
          <w:rFonts w:hint="eastAsia"/>
          <w:color w:val="auto"/>
          <w:highlight w:val="none"/>
          <w:lang w:eastAsia="zh-CN"/>
        </w:rPr>
        <w:t>；</w:t>
      </w:r>
    </w:p>
    <w:p w14:paraId="20E9BCDF">
      <w:pPr>
        <w:ind w:firstLine="480"/>
        <w:rPr>
          <w:color w:val="auto"/>
          <w:highlight w:val="none"/>
          <w:lang w:eastAsia="zh-CN"/>
        </w:rPr>
      </w:pPr>
      <w:r>
        <w:rPr>
          <w:rFonts w:hint="eastAsia"/>
          <w:color w:val="auto"/>
          <w:highlight w:val="none"/>
          <w:lang w:eastAsia="zh-CN"/>
        </w:rPr>
        <w:t>（3）根据各专业队伍穿插工期人力、物资、配置需求。</w:t>
      </w:r>
    </w:p>
    <w:p w14:paraId="47703838">
      <w:pPr>
        <w:ind w:firstLine="480"/>
        <w:rPr>
          <w:color w:val="auto"/>
          <w:highlight w:val="none"/>
          <w:lang w:eastAsia="zh-CN"/>
        </w:rPr>
      </w:pPr>
      <w:bookmarkStart w:id="1421" w:name="_Toc30705"/>
      <w:bookmarkStart w:id="1422" w:name="_Toc18000"/>
      <w:r>
        <w:rPr>
          <w:rFonts w:hint="eastAsia"/>
          <w:color w:val="auto"/>
          <w:highlight w:val="none"/>
          <w:lang w:eastAsia="zh-CN"/>
        </w:rPr>
        <w:t>2、资源需求与分配。</w:t>
      </w:r>
      <w:bookmarkEnd w:id="1421"/>
      <w:bookmarkEnd w:id="1422"/>
      <w:r>
        <w:rPr>
          <w:rFonts w:hint="eastAsia"/>
          <w:color w:val="auto"/>
          <w:highlight w:val="none"/>
          <w:lang w:eastAsia="zh-CN"/>
        </w:rPr>
        <w:t>针对目前工期（超前\滞后）情况对照进度计划合理配置资源，保证工期按计划实施</w:t>
      </w:r>
    </w:p>
    <w:p w14:paraId="47B778E5">
      <w:pPr>
        <w:ind w:firstLine="480"/>
        <w:rPr>
          <w:color w:val="auto"/>
          <w:highlight w:val="none"/>
          <w:lang w:eastAsia="zh-CN"/>
        </w:rPr>
      </w:pPr>
      <w:bookmarkStart w:id="1423" w:name="_Toc6382"/>
      <w:bookmarkStart w:id="1424" w:name="_Toc15709"/>
      <w:r>
        <w:rPr>
          <w:rFonts w:hint="eastAsia"/>
          <w:color w:val="auto"/>
          <w:highlight w:val="none"/>
          <w:lang w:eastAsia="zh-CN"/>
        </w:rPr>
        <w:t>（1）人力、设备、预算等资源配置计划</w:t>
      </w:r>
      <w:bookmarkEnd w:id="1423"/>
      <w:bookmarkEnd w:id="1424"/>
      <w:r>
        <w:rPr>
          <w:rFonts w:hint="eastAsia"/>
          <w:color w:val="auto"/>
          <w:highlight w:val="none"/>
          <w:lang w:eastAsia="zh-CN"/>
        </w:rPr>
        <w:t>；</w:t>
      </w:r>
    </w:p>
    <w:p w14:paraId="11D5FB93">
      <w:pPr>
        <w:ind w:firstLine="480"/>
        <w:rPr>
          <w:color w:val="auto"/>
          <w:highlight w:val="none"/>
          <w:lang w:eastAsia="zh-CN"/>
        </w:rPr>
      </w:pPr>
      <w:bookmarkStart w:id="1425" w:name="_Toc15505"/>
      <w:bookmarkStart w:id="1426" w:name="_Toc1349"/>
      <w:r>
        <w:rPr>
          <w:rFonts w:hint="eastAsia"/>
          <w:color w:val="auto"/>
          <w:highlight w:val="none"/>
          <w:lang w:eastAsia="zh-CN"/>
        </w:rPr>
        <w:t>（2）阶段性质量目标及验收流程</w:t>
      </w:r>
      <w:bookmarkEnd w:id="1425"/>
      <w:bookmarkEnd w:id="1426"/>
      <w:r>
        <w:rPr>
          <w:rFonts w:hint="eastAsia"/>
          <w:color w:val="auto"/>
          <w:highlight w:val="none"/>
          <w:lang w:eastAsia="zh-CN"/>
        </w:rPr>
        <w:t>；</w:t>
      </w:r>
    </w:p>
    <w:p w14:paraId="55477BBB">
      <w:pPr>
        <w:ind w:firstLine="480"/>
        <w:rPr>
          <w:color w:val="auto"/>
          <w:highlight w:val="none"/>
          <w:lang w:eastAsia="zh-CN"/>
        </w:rPr>
      </w:pPr>
      <w:bookmarkStart w:id="1427" w:name="_Toc31140"/>
      <w:bookmarkStart w:id="1428" w:name="_Toc6071"/>
      <w:r>
        <w:rPr>
          <w:rFonts w:hint="eastAsia"/>
          <w:color w:val="auto"/>
          <w:highlight w:val="none"/>
          <w:lang w:eastAsia="zh-CN"/>
        </w:rPr>
        <w:t>（3）沟通协调并敲定计划及措施。</w:t>
      </w:r>
      <w:bookmarkEnd w:id="1427"/>
      <w:bookmarkEnd w:id="1428"/>
    </w:p>
    <w:p w14:paraId="0DFDB02F">
      <w:pPr>
        <w:ind w:firstLine="480"/>
        <w:rPr>
          <w:color w:val="auto"/>
          <w:highlight w:val="none"/>
          <w:lang w:eastAsia="zh-CN"/>
        </w:rPr>
      </w:pPr>
      <w:bookmarkStart w:id="1429" w:name="_Toc18900"/>
      <w:bookmarkStart w:id="1430" w:name="_Toc6950"/>
      <w:r>
        <w:rPr>
          <w:rFonts w:hint="eastAsia"/>
          <w:color w:val="auto"/>
          <w:highlight w:val="none"/>
          <w:lang w:eastAsia="zh-CN"/>
        </w:rPr>
        <w:t>五、结论与建议</w:t>
      </w:r>
      <w:bookmarkEnd w:id="1429"/>
      <w:bookmarkEnd w:id="1430"/>
    </w:p>
    <w:p w14:paraId="0F19E4F2">
      <w:pPr>
        <w:ind w:firstLine="480"/>
        <w:rPr>
          <w:color w:val="auto"/>
          <w:highlight w:val="none"/>
          <w:lang w:eastAsia="zh-CN"/>
        </w:rPr>
      </w:pPr>
      <w:bookmarkStart w:id="1431" w:name="_Toc31329"/>
      <w:bookmarkStart w:id="1432" w:name="_Toc16208"/>
      <w:r>
        <w:rPr>
          <w:rFonts w:hint="eastAsia"/>
          <w:color w:val="auto"/>
          <w:highlight w:val="none"/>
          <w:lang w:eastAsia="zh-CN"/>
        </w:rPr>
        <w:t>1、阶段总结与改进</w:t>
      </w:r>
      <w:bookmarkEnd w:id="1431"/>
      <w:bookmarkEnd w:id="1432"/>
      <w:bookmarkStart w:id="1433" w:name="_Toc8916"/>
      <w:bookmarkStart w:id="1434" w:name="_Toc26527"/>
      <w:r>
        <w:rPr>
          <w:rFonts w:hint="eastAsia"/>
          <w:color w:val="auto"/>
          <w:highlight w:val="none"/>
          <w:lang w:eastAsia="zh-CN"/>
        </w:rPr>
        <w:t>；</w:t>
      </w:r>
    </w:p>
    <w:p w14:paraId="6FD85006">
      <w:pPr>
        <w:ind w:firstLine="480"/>
        <w:rPr>
          <w:color w:val="auto"/>
          <w:highlight w:val="none"/>
          <w:lang w:eastAsia="zh-CN"/>
        </w:rPr>
      </w:pPr>
      <w:r>
        <w:rPr>
          <w:rFonts w:hint="eastAsia"/>
          <w:color w:val="auto"/>
          <w:highlight w:val="none"/>
          <w:lang w:eastAsia="zh-CN"/>
        </w:rPr>
        <w:t>2、进度跟踪表/甘特图计划</w:t>
      </w:r>
      <w:bookmarkEnd w:id="1433"/>
      <w:bookmarkEnd w:id="1434"/>
      <w:r>
        <w:rPr>
          <w:rFonts w:hint="eastAsia"/>
          <w:color w:val="auto"/>
          <w:highlight w:val="none"/>
          <w:lang w:eastAsia="zh-CN"/>
        </w:rPr>
        <w:t>；</w:t>
      </w:r>
    </w:p>
    <w:p w14:paraId="6559B4BE">
      <w:pPr>
        <w:ind w:firstLine="480"/>
        <w:rPr>
          <w:color w:val="auto"/>
          <w:highlight w:val="none"/>
          <w:lang w:eastAsia="zh-CN"/>
        </w:rPr>
      </w:pPr>
    </w:p>
    <w:p w14:paraId="70C28CBC">
      <w:pPr>
        <w:ind w:firstLine="480"/>
        <w:rPr>
          <w:color w:val="auto"/>
          <w:highlight w:val="none"/>
          <w:lang w:eastAsia="zh-CN"/>
        </w:rPr>
      </w:pPr>
    </w:p>
    <w:p w14:paraId="5FF75632">
      <w:pPr>
        <w:ind w:firstLine="480"/>
        <w:rPr>
          <w:color w:val="auto"/>
          <w:highlight w:val="none"/>
          <w:lang w:eastAsia="zh-CN"/>
        </w:rPr>
      </w:pPr>
    </w:p>
    <w:p w14:paraId="3CB08271">
      <w:pPr>
        <w:ind w:firstLine="480"/>
        <w:rPr>
          <w:color w:val="auto"/>
          <w:highlight w:val="none"/>
          <w:lang w:eastAsia="zh-CN"/>
        </w:rPr>
      </w:pPr>
    </w:p>
    <w:p w14:paraId="570B6341">
      <w:pPr>
        <w:ind w:firstLine="480"/>
        <w:rPr>
          <w:color w:val="auto"/>
          <w:highlight w:val="none"/>
          <w:lang w:eastAsia="zh-CN"/>
        </w:rPr>
      </w:pPr>
    </w:p>
    <w:p w14:paraId="012D9604">
      <w:pPr>
        <w:ind w:firstLine="480"/>
        <w:rPr>
          <w:color w:val="auto"/>
          <w:highlight w:val="none"/>
          <w:lang w:eastAsia="zh-CN"/>
        </w:rPr>
      </w:pPr>
    </w:p>
    <w:p w14:paraId="17261838">
      <w:pPr>
        <w:ind w:firstLine="480"/>
        <w:rPr>
          <w:color w:val="auto"/>
          <w:highlight w:val="none"/>
          <w:lang w:eastAsia="zh-CN"/>
        </w:rPr>
      </w:pPr>
    </w:p>
    <w:p w14:paraId="62D205E3">
      <w:pPr>
        <w:ind w:firstLine="480"/>
        <w:rPr>
          <w:color w:val="auto"/>
          <w:highlight w:val="none"/>
          <w:lang w:eastAsia="zh-CN"/>
        </w:rPr>
      </w:pPr>
    </w:p>
    <w:p w14:paraId="742ED3D2">
      <w:pPr>
        <w:ind w:firstLine="480"/>
        <w:rPr>
          <w:color w:val="auto"/>
          <w:highlight w:val="none"/>
          <w:lang w:eastAsia="zh-CN"/>
        </w:rPr>
      </w:pPr>
    </w:p>
    <w:p w14:paraId="538B1293">
      <w:pPr>
        <w:ind w:firstLine="480"/>
        <w:rPr>
          <w:color w:val="auto"/>
          <w:highlight w:val="none"/>
          <w:lang w:eastAsia="zh-CN"/>
        </w:rPr>
      </w:pPr>
    </w:p>
    <w:p w14:paraId="41E7EDB1">
      <w:pPr>
        <w:ind w:firstLine="480"/>
        <w:rPr>
          <w:color w:val="auto"/>
          <w:highlight w:val="none"/>
          <w:lang w:eastAsia="zh-CN"/>
        </w:rPr>
      </w:pPr>
    </w:p>
    <w:p w14:paraId="579FFCB8">
      <w:pPr>
        <w:ind w:firstLine="480"/>
        <w:rPr>
          <w:color w:val="auto"/>
          <w:highlight w:val="none"/>
          <w:lang w:eastAsia="zh-CN"/>
        </w:rPr>
      </w:pPr>
    </w:p>
    <w:p w14:paraId="562A8246">
      <w:pPr>
        <w:ind w:firstLine="480"/>
        <w:rPr>
          <w:color w:val="auto"/>
          <w:highlight w:val="none"/>
          <w:lang w:eastAsia="zh-CN"/>
        </w:rPr>
      </w:pPr>
    </w:p>
    <w:p w14:paraId="4913E2DB">
      <w:pPr>
        <w:ind w:firstLine="480"/>
        <w:rPr>
          <w:color w:val="auto"/>
          <w:highlight w:val="none"/>
          <w:lang w:eastAsia="zh-CN"/>
        </w:rPr>
      </w:pPr>
    </w:p>
    <w:p w14:paraId="22F510BB">
      <w:pPr>
        <w:ind w:firstLine="480"/>
        <w:rPr>
          <w:color w:val="auto"/>
          <w:highlight w:val="none"/>
          <w:lang w:eastAsia="zh-CN"/>
        </w:rPr>
      </w:pPr>
    </w:p>
    <w:p w14:paraId="33B5FC3E">
      <w:pPr>
        <w:ind w:firstLine="480"/>
        <w:rPr>
          <w:color w:val="auto"/>
          <w:highlight w:val="none"/>
          <w:lang w:eastAsia="zh-CN"/>
        </w:rPr>
      </w:pPr>
    </w:p>
    <w:p w14:paraId="346699DA">
      <w:pPr>
        <w:ind w:firstLine="480"/>
        <w:rPr>
          <w:color w:val="auto"/>
          <w:highlight w:val="none"/>
          <w:lang w:eastAsia="zh-CN"/>
        </w:rPr>
      </w:pPr>
    </w:p>
    <w:p w14:paraId="296AFFA2">
      <w:pPr>
        <w:ind w:firstLine="480"/>
        <w:rPr>
          <w:color w:val="auto"/>
          <w:highlight w:val="none"/>
          <w:lang w:eastAsia="zh-CN"/>
        </w:rPr>
      </w:pPr>
    </w:p>
    <w:p w14:paraId="5B6FD995">
      <w:pPr>
        <w:ind w:firstLine="480"/>
        <w:rPr>
          <w:color w:val="auto"/>
          <w:highlight w:val="none"/>
          <w:lang w:eastAsia="zh-CN"/>
        </w:rPr>
      </w:pPr>
    </w:p>
    <w:p w14:paraId="6D1CF18F">
      <w:pPr>
        <w:ind w:firstLine="480"/>
        <w:rPr>
          <w:color w:val="auto"/>
          <w:highlight w:val="none"/>
          <w:lang w:eastAsia="zh-CN"/>
        </w:rPr>
      </w:pPr>
    </w:p>
    <w:p w14:paraId="53E4F903">
      <w:pPr>
        <w:ind w:firstLine="480"/>
        <w:rPr>
          <w:color w:val="auto"/>
          <w:highlight w:val="none"/>
          <w:lang w:eastAsia="zh-CN"/>
        </w:rPr>
      </w:pPr>
    </w:p>
    <w:p w14:paraId="1DCB6DC9">
      <w:pPr>
        <w:ind w:firstLine="480"/>
        <w:rPr>
          <w:color w:val="auto"/>
          <w:highlight w:val="none"/>
          <w:lang w:eastAsia="zh-CN"/>
        </w:rPr>
      </w:pPr>
    </w:p>
    <w:p w14:paraId="479B1CAB">
      <w:pPr>
        <w:ind w:firstLine="480"/>
        <w:rPr>
          <w:color w:val="auto"/>
          <w:highlight w:val="none"/>
          <w:lang w:eastAsia="zh-CN"/>
        </w:rPr>
      </w:pPr>
    </w:p>
    <w:p w14:paraId="7E21074C">
      <w:pPr>
        <w:ind w:firstLine="480"/>
        <w:rPr>
          <w:color w:val="auto"/>
          <w:highlight w:val="none"/>
          <w:lang w:eastAsia="zh-CN"/>
        </w:rPr>
      </w:pPr>
    </w:p>
    <w:p w14:paraId="1B5DACE8">
      <w:pPr>
        <w:ind w:firstLine="480"/>
        <w:rPr>
          <w:color w:val="auto"/>
          <w:highlight w:val="none"/>
          <w:lang w:eastAsia="zh-CN"/>
        </w:rPr>
      </w:pPr>
    </w:p>
    <w:p w14:paraId="56B27364">
      <w:pPr>
        <w:ind w:firstLine="480"/>
        <w:rPr>
          <w:color w:val="auto"/>
          <w:highlight w:val="none"/>
          <w:lang w:eastAsia="zh-CN"/>
        </w:rPr>
      </w:pPr>
    </w:p>
    <w:p w14:paraId="086E598A">
      <w:pPr>
        <w:ind w:firstLine="480"/>
        <w:rPr>
          <w:color w:val="auto"/>
          <w:highlight w:val="none"/>
          <w:lang w:eastAsia="zh-CN"/>
        </w:rPr>
      </w:pPr>
    </w:p>
    <w:p w14:paraId="1F76B296">
      <w:pPr>
        <w:ind w:firstLine="480"/>
        <w:rPr>
          <w:color w:val="auto"/>
          <w:highlight w:val="none"/>
          <w:lang w:eastAsia="zh-CN"/>
        </w:rPr>
      </w:pPr>
    </w:p>
    <w:p w14:paraId="4C620660">
      <w:pPr>
        <w:ind w:firstLine="480"/>
        <w:rPr>
          <w:color w:val="auto"/>
          <w:highlight w:val="none"/>
          <w:lang w:eastAsia="zh-CN"/>
        </w:rPr>
      </w:pPr>
    </w:p>
    <w:p w14:paraId="026B7904">
      <w:pPr>
        <w:pStyle w:val="4"/>
        <w:ind w:firstLine="241"/>
        <w:rPr>
          <w:color w:val="auto"/>
          <w:highlight w:val="none"/>
          <w:lang w:eastAsia="zh-CN"/>
        </w:rPr>
      </w:pPr>
      <w:bookmarkStart w:id="1435" w:name="_Toc30756"/>
      <w:bookmarkStart w:id="1436" w:name="_Toc25341"/>
      <w:bookmarkStart w:id="1437" w:name="_Toc10177"/>
      <w:bookmarkStart w:id="1438" w:name="_Toc6689"/>
      <w:bookmarkStart w:id="1439" w:name="_Toc15638"/>
      <w:bookmarkStart w:id="1440" w:name="_Toc31406"/>
      <w:bookmarkStart w:id="1441" w:name="_Toc3109"/>
      <w:bookmarkStart w:id="1442" w:name="_Toc22003"/>
      <w:bookmarkStart w:id="1443" w:name="_Toc22554"/>
      <w:bookmarkStart w:id="1444" w:name="_Toc5665"/>
      <w:bookmarkStart w:id="1445" w:name="_Toc4499"/>
      <w:bookmarkStart w:id="1446" w:name="_Toc858"/>
      <w:bookmarkStart w:id="1447" w:name="_Toc28692"/>
      <w:bookmarkStart w:id="1448" w:name="_Toc6821"/>
      <w:bookmarkStart w:id="1449" w:name="_Toc10336"/>
      <w:bookmarkStart w:id="1450" w:name="_Toc26218"/>
      <w:bookmarkStart w:id="1451" w:name="_Toc192580229"/>
      <w:bookmarkStart w:id="1452" w:name="_Toc22545"/>
      <w:bookmarkStart w:id="1453" w:name="_Toc30307"/>
      <w:r>
        <w:rPr>
          <w:rFonts w:hint="eastAsia"/>
          <w:color w:val="auto"/>
          <w:highlight w:val="none"/>
          <w:lang w:eastAsia="zh-CN"/>
        </w:rPr>
        <w:t>表3.3-</w:t>
      </w:r>
      <w:r>
        <w:rPr>
          <w:rFonts w:hint="eastAsia"/>
          <w:color w:val="auto"/>
          <w:highlight w:val="none"/>
          <w:lang w:val="en-US" w:eastAsia="zh-CN"/>
        </w:rPr>
        <w:t>6</w:t>
      </w:r>
      <w:r>
        <w:rPr>
          <w:rFonts w:hint="eastAsia"/>
          <w:color w:val="auto"/>
          <w:highlight w:val="none"/>
          <w:lang w:eastAsia="zh-CN"/>
        </w:rPr>
        <w:t xml:space="preserve"> 工程质量整改通知单</w:t>
      </w:r>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p>
    <w:p w14:paraId="3337505E">
      <w:pPr>
        <w:pStyle w:val="45"/>
        <w:jc w:val="center"/>
        <w:rPr>
          <w:rFonts w:ascii="宋体" w:hAnsi="宋体" w:cs="宋体"/>
          <w:b/>
          <w:color w:val="auto"/>
          <w:sz w:val="44"/>
          <w:szCs w:val="44"/>
          <w:highlight w:val="none"/>
        </w:rPr>
      </w:pPr>
      <w:bookmarkStart w:id="1454" w:name="_Hlk528579237"/>
      <w:r>
        <w:rPr>
          <w:rFonts w:hint="eastAsia" w:ascii="宋体" w:hAnsi="宋体" w:cs="宋体"/>
          <w:b/>
          <w:color w:val="auto"/>
          <w:sz w:val="44"/>
          <w:szCs w:val="44"/>
          <w:highlight w:val="none"/>
        </w:rPr>
        <w:t>质量整改通知单</w:t>
      </w:r>
    </w:p>
    <w:p w14:paraId="25B9DC6C">
      <w:pPr>
        <w:pStyle w:val="45"/>
        <w:rPr>
          <w:rFonts w:ascii="宋体" w:hAnsi="宋体" w:cs="宋体"/>
          <w:b/>
          <w:color w:val="auto"/>
          <w:sz w:val="24"/>
          <w:szCs w:val="18"/>
          <w:highlight w:val="none"/>
        </w:rPr>
      </w:pPr>
    </w:p>
    <w:p w14:paraId="4F818A0B">
      <w:pPr>
        <w:pStyle w:val="45"/>
        <w:jc w:val="left"/>
        <w:rPr>
          <w:rFonts w:ascii="宋体" w:hAnsi="宋体" w:cs="宋体"/>
          <w:bCs/>
          <w:color w:val="auto"/>
          <w:sz w:val="28"/>
          <w:szCs w:val="28"/>
          <w:highlight w:val="none"/>
        </w:rPr>
      </w:pPr>
      <w:r>
        <w:rPr>
          <w:rFonts w:hint="eastAsia" w:ascii="宋体" w:hAnsi="宋体" w:cs="宋体"/>
          <w:bCs/>
          <w:color w:val="auto"/>
          <w:sz w:val="28"/>
          <w:szCs w:val="28"/>
          <w:highlight w:val="none"/>
        </w:rPr>
        <w:t xml:space="preserve">工程名称：     </w:t>
      </w:r>
      <w:r>
        <w:rPr>
          <w:rFonts w:hint="eastAsia" w:ascii="宋体" w:hAnsi="宋体" w:cs="宋体"/>
          <w:b/>
          <w:color w:val="auto"/>
          <w:sz w:val="28"/>
          <w:szCs w:val="28"/>
          <w:highlight w:val="none"/>
        </w:rPr>
        <w:t xml:space="preserve">                                      </w:t>
      </w:r>
      <w:r>
        <w:rPr>
          <w:rFonts w:hint="eastAsia" w:ascii="宋体" w:hAnsi="宋体" w:cs="宋体"/>
          <w:bCs/>
          <w:color w:val="auto"/>
          <w:sz w:val="28"/>
          <w:szCs w:val="28"/>
          <w:highlight w:val="none"/>
        </w:rPr>
        <w:t xml:space="preserve">      编号：XXX</w:t>
      </w:r>
    </w:p>
    <w:tbl>
      <w:tblPr>
        <w:tblStyle w:val="24"/>
        <w:tblW w:w="509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1"/>
        <w:gridCol w:w="3861"/>
        <w:gridCol w:w="1530"/>
        <w:gridCol w:w="3549"/>
      </w:tblGrid>
      <w:tr w14:paraId="71E42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735" w:type="pct"/>
          </w:tcPr>
          <w:p w14:paraId="653A57FE">
            <w:pPr>
              <w:pStyle w:val="45"/>
              <w:spacing w:line="0" w:lineRule="atLeast"/>
              <w:jc w:val="center"/>
              <w:rPr>
                <w:color w:val="auto"/>
                <w:sz w:val="24"/>
                <w:highlight w:val="none"/>
              </w:rPr>
            </w:pPr>
            <w:r>
              <w:rPr>
                <w:color w:val="auto"/>
                <w:sz w:val="24"/>
                <w:highlight w:val="none"/>
              </w:rPr>
              <w:t>检查单位</w:t>
            </w:r>
          </w:p>
        </w:tc>
        <w:tc>
          <w:tcPr>
            <w:tcW w:w="1842" w:type="pct"/>
          </w:tcPr>
          <w:p w14:paraId="51ACCC86">
            <w:pPr>
              <w:pStyle w:val="45"/>
              <w:spacing w:line="0" w:lineRule="atLeast"/>
              <w:jc w:val="center"/>
              <w:rPr>
                <w:color w:val="auto"/>
                <w:sz w:val="24"/>
                <w:highlight w:val="none"/>
              </w:rPr>
            </w:pPr>
          </w:p>
        </w:tc>
        <w:tc>
          <w:tcPr>
            <w:tcW w:w="730" w:type="pct"/>
          </w:tcPr>
          <w:p w14:paraId="25DC3BE2">
            <w:pPr>
              <w:pStyle w:val="45"/>
              <w:spacing w:line="0" w:lineRule="atLeast"/>
              <w:jc w:val="center"/>
              <w:rPr>
                <w:color w:val="auto"/>
                <w:sz w:val="24"/>
                <w:highlight w:val="none"/>
              </w:rPr>
            </w:pPr>
            <w:r>
              <w:rPr>
                <w:color w:val="auto"/>
                <w:sz w:val="24"/>
                <w:highlight w:val="none"/>
              </w:rPr>
              <w:t>整改部位</w:t>
            </w:r>
          </w:p>
        </w:tc>
        <w:tc>
          <w:tcPr>
            <w:tcW w:w="1693" w:type="pct"/>
          </w:tcPr>
          <w:p w14:paraId="4229950C">
            <w:pPr>
              <w:pStyle w:val="45"/>
              <w:spacing w:line="0" w:lineRule="atLeast"/>
              <w:jc w:val="center"/>
              <w:rPr>
                <w:color w:val="auto"/>
                <w:sz w:val="24"/>
                <w:highlight w:val="none"/>
              </w:rPr>
            </w:pPr>
          </w:p>
        </w:tc>
      </w:tr>
      <w:tr w14:paraId="3C854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735" w:type="pct"/>
          </w:tcPr>
          <w:p w14:paraId="053D8F16">
            <w:pPr>
              <w:pStyle w:val="45"/>
              <w:spacing w:line="0" w:lineRule="atLeast"/>
              <w:jc w:val="center"/>
              <w:rPr>
                <w:color w:val="auto"/>
                <w:sz w:val="24"/>
                <w:highlight w:val="none"/>
              </w:rPr>
            </w:pPr>
            <w:r>
              <w:rPr>
                <w:color w:val="auto"/>
                <w:sz w:val="24"/>
                <w:highlight w:val="none"/>
              </w:rPr>
              <w:t>整改单位</w:t>
            </w:r>
          </w:p>
        </w:tc>
        <w:tc>
          <w:tcPr>
            <w:tcW w:w="1842" w:type="pct"/>
          </w:tcPr>
          <w:p w14:paraId="3CC0F9E7">
            <w:pPr>
              <w:pStyle w:val="45"/>
              <w:spacing w:line="0" w:lineRule="atLeast"/>
              <w:jc w:val="center"/>
              <w:rPr>
                <w:color w:val="auto"/>
                <w:sz w:val="24"/>
                <w:highlight w:val="none"/>
              </w:rPr>
            </w:pPr>
          </w:p>
        </w:tc>
        <w:tc>
          <w:tcPr>
            <w:tcW w:w="730" w:type="pct"/>
          </w:tcPr>
          <w:p w14:paraId="4204A858">
            <w:pPr>
              <w:pStyle w:val="45"/>
              <w:spacing w:line="0" w:lineRule="atLeast"/>
              <w:jc w:val="center"/>
              <w:rPr>
                <w:color w:val="auto"/>
                <w:sz w:val="24"/>
                <w:highlight w:val="none"/>
              </w:rPr>
            </w:pPr>
            <w:r>
              <w:rPr>
                <w:color w:val="auto"/>
                <w:sz w:val="24"/>
                <w:highlight w:val="none"/>
              </w:rPr>
              <w:t>整改项目</w:t>
            </w:r>
          </w:p>
        </w:tc>
        <w:tc>
          <w:tcPr>
            <w:tcW w:w="1693" w:type="pct"/>
          </w:tcPr>
          <w:p w14:paraId="3F4344C8">
            <w:pPr>
              <w:pStyle w:val="45"/>
              <w:spacing w:line="0" w:lineRule="atLeast"/>
              <w:jc w:val="center"/>
              <w:rPr>
                <w:color w:val="auto"/>
                <w:sz w:val="24"/>
                <w:highlight w:val="none"/>
              </w:rPr>
            </w:pPr>
          </w:p>
        </w:tc>
      </w:tr>
      <w:tr w14:paraId="7B8A7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2" w:hRule="atLeast"/>
        </w:trPr>
        <w:tc>
          <w:tcPr>
            <w:tcW w:w="5000" w:type="pct"/>
            <w:gridSpan w:val="4"/>
          </w:tcPr>
          <w:p w14:paraId="73BCCF65">
            <w:pPr>
              <w:pStyle w:val="45"/>
              <w:spacing w:line="312" w:lineRule="auto"/>
              <w:rPr>
                <w:color w:val="auto"/>
                <w:sz w:val="24"/>
                <w:highlight w:val="none"/>
              </w:rPr>
            </w:pPr>
            <w:r>
              <w:rPr>
                <w:color w:val="auto"/>
                <w:sz w:val="24"/>
                <w:highlight w:val="none"/>
              </w:rPr>
              <w:t>整改内容：</w:t>
            </w:r>
          </w:p>
          <w:p w14:paraId="1D79086F">
            <w:pPr>
              <w:pStyle w:val="45"/>
              <w:numPr>
                <w:ilvl w:val="0"/>
                <w:numId w:val="55"/>
              </w:numPr>
              <w:spacing w:line="440" w:lineRule="exact"/>
              <w:ind w:firstLine="480" w:firstLineChars="200"/>
              <w:rPr>
                <w:color w:val="auto"/>
                <w:sz w:val="24"/>
                <w:highlight w:val="none"/>
              </w:rPr>
            </w:pPr>
            <w:r>
              <w:rPr>
                <w:color w:val="auto"/>
                <w:sz w:val="24"/>
                <w:highlight w:val="none"/>
              </w:rPr>
              <w:t>部位、范围，责权归属；</w:t>
            </w:r>
          </w:p>
          <w:p w14:paraId="3B9E4D65">
            <w:pPr>
              <w:pStyle w:val="45"/>
              <w:numPr>
                <w:ilvl w:val="0"/>
                <w:numId w:val="55"/>
              </w:numPr>
              <w:spacing w:line="440" w:lineRule="exact"/>
              <w:ind w:firstLine="480" w:firstLineChars="200"/>
              <w:rPr>
                <w:color w:val="auto"/>
                <w:sz w:val="24"/>
                <w:highlight w:val="none"/>
              </w:rPr>
            </w:pPr>
            <w:r>
              <w:rPr>
                <w:color w:val="auto"/>
                <w:sz w:val="24"/>
                <w:highlight w:val="none"/>
              </w:rPr>
              <w:t>整改责任；</w:t>
            </w:r>
          </w:p>
          <w:p w14:paraId="23E3099A">
            <w:pPr>
              <w:pStyle w:val="45"/>
              <w:spacing w:line="440" w:lineRule="exact"/>
              <w:rPr>
                <w:color w:val="auto"/>
                <w:sz w:val="24"/>
                <w:highlight w:val="none"/>
              </w:rPr>
            </w:pPr>
          </w:p>
          <w:p w14:paraId="12484BB8">
            <w:pPr>
              <w:pStyle w:val="45"/>
              <w:spacing w:line="440" w:lineRule="exact"/>
              <w:ind w:left="7200" w:leftChars="3000"/>
              <w:rPr>
                <w:color w:val="auto"/>
                <w:sz w:val="24"/>
                <w:highlight w:val="none"/>
              </w:rPr>
            </w:pPr>
          </w:p>
          <w:p w14:paraId="2EABAEA5">
            <w:pPr>
              <w:pStyle w:val="45"/>
              <w:spacing w:line="312" w:lineRule="auto"/>
              <w:ind w:left="7200" w:leftChars="3000" w:firstLine="0" w:firstLineChars="0"/>
              <w:rPr>
                <w:color w:val="auto"/>
                <w:sz w:val="24"/>
                <w:highlight w:val="none"/>
              </w:rPr>
            </w:pPr>
            <w:r>
              <w:rPr>
                <w:color w:val="auto"/>
                <w:sz w:val="24"/>
                <w:highlight w:val="none"/>
              </w:rPr>
              <w:t>签发人：</w:t>
            </w:r>
          </w:p>
          <w:p w14:paraId="14532BBE">
            <w:pPr>
              <w:pStyle w:val="45"/>
              <w:ind w:left="7200" w:leftChars="3000" w:firstLine="0" w:firstLineChars="0"/>
              <w:rPr>
                <w:color w:val="auto"/>
                <w:sz w:val="24"/>
                <w:highlight w:val="none"/>
              </w:rPr>
            </w:pPr>
            <w:r>
              <w:rPr>
                <w:color w:val="auto"/>
                <w:sz w:val="24"/>
                <w:highlight w:val="none"/>
              </w:rPr>
              <w:t xml:space="preserve">签发日期：  年  月  日   </w:t>
            </w:r>
          </w:p>
        </w:tc>
      </w:tr>
      <w:tr w14:paraId="02BC8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4" w:hRule="atLeast"/>
        </w:trPr>
        <w:tc>
          <w:tcPr>
            <w:tcW w:w="5000" w:type="pct"/>
            <w:gridSpan w:val="4"/>
          </w:tcPr>
          <w:p w14:paraId="0FC970FF">
            <w:pPr>
              <w:ind w:firstLine="0" w:firstLineChars="0"/>
              <w:rPr>
                <w:color w:val="auto"/>
                <w:highlight w:val="none"/>
              </w:rPr>
            </w:pPr>
            <w:r>
              <w:rPr>
                <w:color w:val="auto"/>
                <w:highlight w:val="none"/>
              </w:rPr>
              <w:t>质量要求及整改措施：</w:t>
            </w:r>
          </w:p>
          <w:p w14:paraId="4B4EDFB7">
            <w:pPr>
              <w:pStyle w:val="45"/>
              <w:spacing w:line="360" w:lineRule="auto"/>
              <w:rPr>
                <w:color w:val="auto"/>
                <w:sz w:val="24"/>
                <w:highlight w:val="none"/>
              </w:rPr>
            </w:pPr>
          </w:p>
          <w:p w14:paraId="200FECA4">
            <w:pPr>
              <w:pStyle w:val="45"/>
              <w:spacing w:line="360" w:lineRule="auto"/>
              <w:rPr>
                <w:color w:val="auto"/>
                <w:sz w:val="24"/>
                <w:highlight w:val="none"/>
              </w:rPr>
            </w:pPr>
          </w:p>
          <w:p w14:paraId="35F98EA2">
            <w:pPr>
              <w:pStyle w:val="45"/>
              <w:spacing w:line="360" w:lineRule="auto"/>
              <w:ind w:left="7200" w:leftChars="3000" w:firstLine="0" w:firstLineChars="0"/>
              <w:rPr>
                <w:color w:val="auto"/>
                <w:sz w:val="24"/>
                <w:highlight w:val="none"/>
              </w:rPr>
            </w:pPr>
            <w:r>
              <w:rPr>
                <w:color w:val="auto"/>
                <w:sz w:val="24"/>
                <w:highlight w:val="none"/>
              </w:rPr>
              <w:t>项目负责人：</w:t>
            </w:r>
          </w:p>
          <w:p w14:paraId="7977F741">
            <w:pPr>
              <w:pStyle w:val="45"/>
              <w:spacing w:line="360" w:lineRule="auto"/>
              <w:ind w:left="7200" w:leftChars="3000" w:firstLine="0" w:firstLineChars="0"/>
              <w:rPr>
                <w:color w:val="auto"/>
                <w:sz w:val="24"/>
                <w:highlight w:val="none"/>
              </w:rPr>
            </w:pPr>
            <w:r>
              <w:rPr>
                <w:color w:val="auto"/>
                <w:sz w:val="24"/>
                <w:highlight w:val="none"/>
              </w:rPr>
              <w:t xml:space="preserve">签发日期：  年  月  日  </w:t>
            </w:r>
          </w:p>
        </w:tc>
      </w:tr>
      <w:tr w14:paraId="0119C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9" w:hRule="atLeast"/>
        </w:trPr>
        <w:tc>
          <w:tcPr>
            <w:tcW w:w="5000" w:type="pct"/>
            <w:gridSpan w:val="4"/>
          </w:tcPr>
          <w:p w14:paraId="604AD0B1">
            <w:pPr>
              <w:pStyle w:val="45"/>
              <w:spacing w:line="360" w:lineRule="auto"/>
              <w:rPr>
                <w:color w:val="auto"/>
                <w:sz w:val="24"/>
                <w:highlight w:val="none"/>
              </w:rPr>
            </w:pPr>
            <w:r>
              <w:rPr>
                <w:color w:val="auto"/>
                <w:sz w:val="24"/>
                <w:highlight w:val="none"/>
              </w:rPr>
              <w:t>整改时效：</w:t>
            </w:r>
          </w:p>
          <w:p w14:paraId="7D4ADEE1">
            <w:pPr>
              <w:pStyle w:val="45"/>
              <w:spacing w:line="360" w:lineRule="auto"/>
              <w:ind w:firstLine="5791" w:firstLineChars="2413"/>
              <w:rPr>
                <w:color w:val="auto"/>
                <w:sz w:val="24"/>
                <w:highlight w:val="none"/>
              </w:rPr>
            </w:pPr>
          </w:p>
          <w:p w14:paraId="02EFB025">
            <w:pPr>
              <w:pStyle w:val="45"/>
              <w:spacing w:line="360" w:lineRule="auto"/>
              <w:ind w:left="7200" w:leftChars="3000" w:firstLine="0" w:firstLineChars="0"/>
              <w:rPr>
                <w:color w:val="auto"/>
                <w:sz w:val="24"/>
                <w:highlight w:val="none"/>
              </w:rPr>
            </w:pPr>
            <w:r>
              <w:rPr>
                <w:color w:val="auto"/>
                <w:sz w:val="24"/>
                <w:highlight w:val="none"/>
              </w:rPr>
              <w:t>整改单位签收：</w:t>
            </w:r>
          </w:p>
          <w:p w14:paraId="11244414">
            <w:pPr>
              <w:pStyle w:val="45"/>
              <w:spacing w:line="360" w:lineRule="auto"/>
              <w:ind w:left="7200" w:leftChars="3000" w:firstLine="0" w:firstLineChars="0"/>
              <w:rPr>
                <w:color w:val="auto"/>
                <w:sz w:val="24"/>
                <w:highlight w:val="none"/>
              </w:rPr>
            </w:pPr>
            <w:r>
              <w:rPr>
                <w:color w:val="auto"/>
                <w:sz w:val="24"/>
                <w:highlight w:val="none"/>
              </w:rPr>
              <w:t>签收日期：  年  月  日</w:t>
            </w:r>
          </w:p>
        </w:tc>
      </w:tr>
      <w:tr w14:paraId="02BBF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2" w:hRule="atLeast"/>
        </w:trPr>
        <w:tc>
          <w:tcPr>
            <w:tcW w:w="5000" w:type="pct"/>
            <w:gridSpan w:val="4"/>
          </w:tcPr>
          <w:p w14:paraId="4CC695FC">
            <w:pPr>
              <w:pStyle w:val="45"/>
              <w:spacing w:line="360" w:lineRule="auto"/>
              <w:rPr>
                <w:color w:val="auto"/>
                <w:sz w:val="24"/>
                <w:highlight w:val="none"/>
              </w:rPr>
            </w:pPr>
            <w:r>
              <w:rPr>
                <w:color w:val="auto"/>
                <w:sz w:val="24"/>
                <w:highlight w:val="none"/>
              </w:rPr>
              <w:t>复查记录：</w:t>
            </w:r>
          </w:p>
          <w:p w14:paraId="3189E301">
            <w:pPr>
              <w:pStyle w:val="45"/>
              <w:spacing w:line="360" w:lineRule="auto"/>
              <w:rPr>
                <w:color w:val="auto"/>
                <w:sz w:val="24"/>
                <w:highlight w:val="none"/>
              </w:rPr>
            </w:pPr>
            <w:r>
              <w:rPr>
                <w:color w:val="auto"/>
                <w:sz w:val="24"/>
                <w:highlight w:val="none"/>
              </w:rPr>
              <w:t xml:space="preserve">                                                                  </w:t>
            </w:r>
          </w:p>
          <w:p w14:paraId="23B6FD72">
            <w:pPr>
              <w:pStyle w:val="45"/>
              <w:spacing w:line="360" w:lineRule="auto"/>
              <w:rPr>
                <w:color w:val="auto"/>
                <w:sz w:val="24"/>
                <w:highlight w:val="none"/>
              </w:rPr>
            </w:pPr>
          </w:p>
          <w:p w14:paraId="0C6B9D24">
            <w:pPr>
              <w:pStyle w:val="45"/>
              <w:spacing w:line="360" w:lineRule="auto"/>
              <w:ind w:left="7200" w:leftChars="3000"/>
              <w:jc w:val="left"/>
              <w:rPr>
                <w:color w:val="auto"/>
                <w:sz w:val="24"/>
                <w:highlight w:val="none"/>
              </w:rPr>
            </w:pPr>
            <w:r>
              <w:rPr>
                <w:color w:val="auto"/>
                <w:sz w:val="24"/>
                <w:highlight w:val="none"/>
              </w:rPr>
              <w:t xml:space="preserve">复查人：                                     复查日期：  年  月   日 </w:t>
            </w:r>
          </w:p>
        </w:tc>
      </w:tr>
      <w:bookmarkEnd w:id="1454"/>
    </w:tbl>
    <w:p w14:paraId="45B293CA">
      <w:pPr>
        <w:pStyle w:val="4"/>
        <w:rPr>
          <w:color w:val="auto"/>
          <w:highlight w:val="none"/>
          <w:lang w:eastAsia="zh-CN"/>
        </w:rPr>
      </w:pPr>
      <w:r>
        <w:rPr>
          <w:rFonts w:hint="eastAsia" w:ascii="宋体" w:hAnsi="宋体" w:cs="宋体"/>
          <w:color w:val="auto"/>
          <w:highlight w:val="none"/>
          <w:lang w:eastAsia="zh-CN"/>
        </w:rPr>
        <w:br w:type="page"/>
      </w:r>
      <w:bookmarkStart w:id="1455" w:name="_Toc10259"/>
      <w:bookmarkStart w:id="1456" w:name="_Toc7788"/>
      <w:bookmarkStart w:id="1457" w:name="_Toc2512"/>
      <w:bookmarkStart w:id="1458" w:name="_Toc27288"/>
      <w:bookmarkStart w:id="1459" w:name="_Toc9983"/>
      <w:bookmarkStart w:id="1460" w:name="_Toc24038"/>
      <w:bookmarkStart w:id="1461" w:name="_Toc8195"/>
      <w:bookmarkStart w:id="1462" w:name="_Toc30748"/>
      <w:bookmarkStart w:id="1463" w:name="_Toc28149"/>
      <w:bookmarkStart w:id="1464" w:name="_Toc24888"/>
      <w:bookmarkStart w:id="1465" w:name="_Toc30053"/>
      <w:bookmarkStart w:id="1466" w:name="_Toc5236"/>
      <w:bookmarkStart w:id="1467" w:name="_Toc31495"/>
      <w:bookmarkStart w:id="1468" w:name="_Toc192580230"/>
      <w:bookmarkStart w:id="1469" w:name="_Toc2746"/>
      <w:bookmarkStart w:id="1470" w:name="_Toc20764"/>
      <w:bookmarkStart w:id="1471" w:name="_Toc9853"/>
      <w:bookmarkStart w:id="1472" w:name="_Toc31368"/>
      <w:bookmarkStart w:id="1473" w:name="_Toc27044"/>
      <w:r>
        <w:rPr>
          <w:rStyle w:val="30"/>
          <w:rFonts w:hint="eastAsia"/>
          <w:b/>
          <w:color w:val="auto"/>
          <w:highlight w:val="none"/>
          <w:lang w:eastAsia="zh-CN"/>
        </w:rPr>
        <w:t>表3.3-</w:t>
      </w:r>
      <w:r>
        <w:rPr>
          <w:rStyle w:val="30"/>
          <w:rFonts w:hint="eastAsia"/>
          <w:b/>
          <w:color w:val="auto"/>
          <w:highlight w:val="none"/>
          <w:lang w:val="en-US" w:eastAsia="zh-CN"/>
        </w:rPr>
        <w:t>7</w:t>
      </w:r>
      <w:r>
        <w:rPr>
          <w:rStyle w:val="30"/>
          <w:rFonts w:hint="eastAsia"/>
          <w:b/>
          <w:color w:val="auto"/>
          <w:highlight w:val="none"/>
          <w:lang w:eastAsia="zh-CN"/>
        </w:rPr>
        <w:t xml:space="preserve"> 危大方案审核意见</w:t>
      </w:r>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p>
    <w:p w14:paraId="0D711AED">
      <w:pPr>
        <w:ind w:left="8393" w:hanging="8393" w:hangingChars="1900"/>
        <w:jc w:val="center"/>
        <w:rPr>
          <w:rFonts w:ascii="宋体" w:hAnsi="宋体" w:cs="宋体"/>
          <w:color w:val="auto"/>
          <w:highlight w:val="none"/>
          <w:lang w:eastAsia="zh-CN"/>
        </w:rPr>
      </w:pPr>
      <w:r>
        <w:rPr>
          <w:rFonts w:hint="eastAsia" w:ascii="宋体" w:hAnsi="宋体" w:cs="宋体"/>
          <w:b/>
          <w:bCs/>
          <w:color w:val="auto"/>
          <w:sz w:val="44"/>
          <w:szCs w:val="44"/>
          <w:highlight w:val="none"/>
          <w:lang w:eastAsia="zh-CN"/>
        </w:rPr>
        <w:t>XXX危大方案审核意见</w:t>
      </w:r>
    </w:p>
    <w:p w14:paraId="35C35855">
      <w:pPr>
        <w:ind w:left="4560" w:hanging="4560" w:hangingChars="1900"/>
        <w:jc w:val="right"/>
        <w:rPr>
          <w:rFonts w:ascii="宋体" w:hAnsi="宋体" w:cs="宋体"/>
          <w:color w:val="auto"/>
          <w:highlight w:val="none"/>
          <w:lang w:eastAsia="zh-CN"/>
        </w:rPr>
      </w:pPr>
      <w:r>
        <w:rPr>
          <w:rFonts w:hint="eastAsia" w:ascii="宋体" w:hAnsi="宋体" w:cs="宋体"/>
          <w:color w:val="auto"/>
          <w:highlight w:val="none"/>
        </w:rPr>
        <w:t>编号：</w:t>
      </w:r>
      <w:r>
        <w:rPr>
          <w:rFonts w:hint="eastAsia" w:ascii="宋体" w:hAnsi="宋体" w:cs="宋体"/>
          <w:color w:val="auto"/>
          <w:highlight w:val="none"/>
          <w:lang w:eastAsia="zh-CN"/>
        </w:rPr>
        <w:t>XXX</w:t>
      </w:r>
    </w:p>
    <w:tbl>
      <w:tblPr>
        <w:tblStyle w:val="24"/>
        <w:tblW w:w="4994"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263"/>
        <w:gridCol w:w="2024"/>
        <w:gridCol w:w="6997"/>
      </w:tblGrid>
      <w:tr w14:paraId="2B62DF2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9" w:hRule="atLeast"/>
        </w:trPr>
        <w:tc>
          <w:tcPr>
            <w:tcW w:w="614" w:type="pct"/>
            <w:vAlign w:val="center"/>
          </w:tcPr>
          <w:p w14:paraId="2112ECA9">
            <w:pPr>
              <w:spacing w:line="0" w:lineRule="atLeast"/>
              <w:ind w:firstLine="0" w:firstLineChars="0"/>
              <w:jc w:val="center"/>
              <w:rPr>
                <w:color w:val="auto"/>
                <w:highlight w:val="none"/>
                <w:lang w:eastAsia="zh-CN"/>
              </w:rPr>
            </w:pPr>
            <w:r>
              <w:rPr>
                <w:color w:val="auto"/>
                <w:highlight w:val="none"/>
                <w:lang w:eastAsia="zh-CN"/>
              </w:rPr>
              <w:t>工程</w:t>
            </w:r>
          </w:p>
          <w:p w14:paraId="57B59EF0">
            <w:pPr>
              <w:spacing w:line="0" w:lineRule="atLeast"/>
              <w:ind w:firstLine="0" w:firstLineChars="0"/>
              <w:jc w:val="center"/>
              <w:rPr>
                <w:color w:val="auto"/>
                <w:highlight w:val="none"/>
              </w:rPr>
            </w:pPr>
            <w:r>
              <w:rPr>
                <w:color w:val="auto"/>
                <w:highlight w:val="none"/>
                <w:lang w:eastAsia="zh-CN"/>
              </w:rPr>
              <w:t>名称</w:t>
            </w:r>
          </w:p>
        </w:tc>
        <w:tc>
          <w:tcPr>
            <w:tcW w:w="4385" w:type="pct"/>
            <w:gridSpan w:val="2"/>
            <w:vAlign w:val="center"/>
          </w:tcPr>
          <w:p w14:paraId="4B9665AE">
            <w:pPr>
              <w:spacing w:line="0" w:lineRule="atLeast"/>
              <w:ind w:firstLine="0" w:firstLineChars="0"/>
              <w:rPr>
                <w:color w:val="auto"/>
                <w:highlight w:val="none"/>
                <w:lang w:eastAsia="zh-CN"/>
              </w:rPr>
            </w:pPr>
          </w:p>
        </w:tc>
      </w:tr>
      <w:tr w14:paraId="2578D1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19" w:hRule="atLeast"/>
        </w:trPr>
        <w:tc>
          <w:tcPr>
            <w:tcW w:w="614" w:type="pct"/>
            <w:vAlign w:val="center"/>
          </w:tcPr>
          <w:p w14:paraId="0DE44C20">
            <w:pPr>
              <w:spacing w:line="0" w:lineRule="atLeast"/>
              <w:ind w:firstLine="0" w:firstLineChars="0"/>
              <w:jc w:val="center"/>
              <w:rPr>
                <w:color w:val="auto"/>
                <w:highlight w:val="none"/>
                <w:lang w:eastAsia="zh-CN"/>
              </w:rPr>
            </w:pPr>
            <w:r>
              <w:rPr>
                <w:color w:val="auto"/>
                <w:highlight w:val="none"/>
                <w:lang w:eastAsia="zh-CN"/>
              </w:rPr>
              <w:t>方案</w:t>
            </w:r>
          </w:p>
          <w:p w14:paraId="5871F670">
            <w:pPr>
              <w:spacing w:line="0" w:lineRule="atLeast"/>
              <w:ind w:firstLine="0" w:firstLineChars="0"/>
              <w:jc w:val="center"/>
              <w:rPr>
                <w:color w:val="auto"/>
                <w:highlight w:val="none"/>
                <w:lang w:eastAsia="zh-CN"/>
              </w:rPr>
            </w:pPr>
            <w:r>
              <w:rPr>
                <w:color w:val="auto"/>
                <w:highlight w:val="none"/>
                <w:lang w:eastAsia="zh-CN"/>
              </w:rPr>
              <w:t>名称</w:t>
            </w:r>
          </w:p>
        </w:tc>
        <w:tc>
          <w:tcPr>
            <w:tcW w:w="4385" w:type="pct"/>
            <w:gridSpan w:val="2"/>
            <w:vAlign w:val="center"/>
          </w:tcPr>
          <w:p w14:paraId="4884C449">
            <w:pPr>
              <w:spacing w:line="0" w:lineRule="atLeast"/>
              <w:ind w:firstLine="0" w:firstLineChars="0"/>
              <w:rPr>
                <w:color w:val="auto"/>
                <w:highlight w:val="none"/>
                <w:lang w:eastAsia="zh-CN"/>
              </w:rPr>
            </w:pPr>
          </w:p>
        </w:tc>
      </w:tr>
      <w:tr w14:paraId="0697F7B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94" w:hRule="atLeast"/>
        </w:trPr>
        <w:tc>
          <w:tcPr>
            <w:tcW w:w="614" w:type="pct"/>
            <w:vAlign w:val="center"/>
          </w:tcPr>
          <w:p w14:paraId="63E19F01">
            <w:pPr>
              <w:spacing w:line="0" w:lineRule="atLeast"/>
              <w:ind w:firstLine="0" w:firstLineChars="0"/>
              <w:jc w:val="center"/>
              <w:rPr>
                <w:color w:val="auto"/>
                <w:highlight w:val="none"/>
                <w:lang w:eastAsia="zh-CN"/>
              </w:rPr>
            </w:pPr>
            <w:r>
              <w:rPr>
                <w:color w:val="auto"/>
                <w:highlight w:val="none"/>
                <w:lang w:eastAsia="zh-CN"/>
              </w:rPr>
              <w:t>建设</w:t>
            </w:r>
          </w:p>
          <w:p w14:paraId="38CDE93E">
            <w:pPr>
              <w:spacing w:line="0" w:lineRule="atLeast"/>
              <w:ind w:firstLine="0" w:firstLineChars="0"/>
              <w:jc w:val="center"/>
              <w:rPr>
                <w:color w:val="auto"/>
                <w:highlight w:val="none"/>
              </w:rPr>
            </w:pPr>
            <w:r>
              <w:rPr>
                <w:color w:val="auto"/>
                <w:highlight w:val="none"/>
                <w:lang w:eastAsia="zh-CN"/>
              </w:rPr>
              <w:t>单位</w:t>
            </w:r>
          </w:p>
        </w:tc>
        <w:tc>
          <w:tcPr>
            <w:tcW w:w="4385" w:type="pct"/>
            <w:gridSpan w:val="2"/>
            <w:vAlign w:val="center"/>
          </w:tcPr>
          <w:p w14:paraId="3F2A0741">
            <w:pPr>
              <w:spacing w:line="0" w:lineRule="atLeast"/>
              <w:ind w:firstLine="0" w:firstLineChars="0"/>
              <w:rPr>
                <w:color w:val="auto"/>
                <w:highlight w:val="none"/>
                <w:lang w:eastAsia="zh-CN"/>
              </w:rPr>
            </w:pPr>
            <w:r>
              <w:rPr>
                <w:color w:val="auto"/>
                <w:highlight w:val="none"/>
                <w:lang w:eastAsia="zh-CN"/>
              </w:rPr>
              <w:t>北京经济技术开发区土地储备与建设服务中心</w:t>
            </w:r>
          </w:p>
        </w:tc>
      </w:tr>
      <w:tr w14:paraId="318FB6F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5000" w:type="pct"/>
            <w:gridSpan w:val="3"/>
            <w:vAlign w:val="center"/>
          </w:tcPr>
          <w:p w14:paraId="514D761A">
            <w:pPr>
              <w:spacing w:line="0" w:lineRule="atLeast"/>
              <w:ind w:firstLine="0" w:firstLineChars="0"/>
              <w:rPr>
                <w:color w:val="auto"/>
                <w:highlight w:val="none"/>
              </w:rPr>
            </w:pPr>
            <w:r>
              <w:rPr>
                <w:color w:val="auto"/>
                <w:highlight w:val="none"/>
              </w:rPr>
              <w:t>审核意见</w:t>
            </w:r>
          </w:p>
        </w:tc>
      </w:tr>
      <w:tr w14:paraId="4E6406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74" w:hRule="atLeast"/>
        </w:trPr>
        <w:tc>
          <w:tcPr>
            <w:tcW w:w="5000" w:type="pct"/>
            <w:gridSpan w:val="3"/>
            <w:vAlign w:val="center"/>
          </w:tcPr>
          <w:p w14:paraId="67C5B6B7">
            <w:pPr>
              <w:spacing w:line="360" w:lineRule="auto"/>
              <w:ind w:firstLine="482" w:firstLineChars="200"/>
              <w:rPr>
                <w:b/>
                <w:bCs/>
                <w:color w:val="auto"/>
                <w:highlight w:val="none"/>
                <w:lang w:eastAsia="zh-CN"/>
              </w:rPr>
            </w:pPr>
            <w:r>
              <w:rPr>
                <w:b/>
                <w:bCs/>
                <w:color w:val="auto"/>
                <w:highlight w:val="none"/>
                <w:lang w:eastAsia="zh-CN"/>
              </w:rPr>
              <w:t>一、工程概况审核</w:t>
            </w:r>
          </w:p>
          <w:p w14:paraId="063EC8DA">
            <w:pPr>
              <w:spacing w:line="360" w:lineRule="auto"/>
              <w:ind w:firstLine="480" w:firstLineChars="200"/>
              <w:rPr>
                <w:color w:val="auto"/>
                <w:highlight w:val="none"/>
                <w:lang w:eastAsia="zh-CN"/>
              </w:rPr>
            </w:pPr>
            <w:r>
              <w:rPr>
                <w:color w:val="auto"/>
                <w:highlight w:val="none"/>
                <w:lang w:eastAsia="zh-CN"/>
              </w:rPr>
              <w:t>工程基本信息（工程名称、地点、参建单位等）；危大工程范围清晰（类型、规模、部位、周边环境）；工程地质、水文、气候等特殊条件。</w:t>
            </w:r>
          </w:p>
          <w:p w14:paraId="6CE63983">
            <w:pPr>
              <w:spacing w:line="360" w:lineRule="auto"/>
              <w:ind w:firstLine="482" w:firstLineChars="200"/>
              <w:rPr>
                <w:b/>
                <w:bCs/>
                <w:color w:val="auto"/>
                <w:highlight w:val="none"/>
                <w:lang w:eastAsia="zh-CN"/>
              </w:rPr>
            </w:pPr>
            <w:r>
              <w:rPr>
                <w:b/>
                <w:bCs/>
                <w:color w:val="auto"/>
                <w:highlight w:val="none"/>
                <w:lang w:eastAsia="zh-CN"/>
              </w:rPr>
              <w:t>二、方案编制依据审核</w:t>
            </w:r>
          </w:p>
          <w:p w14:paraId="1D4613FC">
            <w:pPr>
              <w:spacing w:line="360" w:lineRule="auto"/>
              <w:ind w:firstLine="480" w:firstLineChars="200"/>
              <w:rPr>
                <w:color w:val="auto"/>
                <w:highlight w:val="none"/>
                <w:lang w:eastAsia="zh-CN"/>
              </w:rPr>
            </w:pPr>
            <w:r>
              <w:rPr>
                <w:color w:val="auto"/>
                <w:highlight w:val="none"/>
                <w:lang w:eastAsia="zh-CN"/>
              </w:rPr>
              <w:t>符合国家/地方相关法规标准；结合设计文件、勘察报告和现场实际情况；引用行业规范和技术标准。</w:t>
            </w:r>
          </w:p>
          <w:p w14:paraId="3B31F549">
            <w:pPr>
              <w:spacing w:line="360" w:lineRule="auto"/>
              <w:ind w:firstLine="482" w:firstLineChars="200"/>
              <w:rPr>
                <w:b/>
                <w:bCs/>
                <w:color w:val="auto"/>
                <w:highlight w:val="none"/>
                <w:lang w:eastAsia="zh-CN"/>
              </w:rPr>
            </w:pPr>
            <w:r>
              <w:rPr>
                <w:b/>
                <w:bCs/>
                <w:color w:val="auto"/>
                <w:highlight w:val="none"/>
                <w:lang w:eastAsia="zh-CN"/>
              </w:rPr>
              <w:t>三、施工技术及工艺审核</w:t>
            </w:r>
          </w:p>
          <w:p w14:paraId="68A88B90">
            <w:pPr>
              <w:spacing w:line="360" w:lineRule="auto"/>
              <w:ind w:firstLine="480" w:firstLineChars="200"/>
              <w:rPr>
                <w:color w:val="auto"/>
                <w:highlight w:val="none"/>
                <w:lang w:eastAsia="zh-CN"/>
              </w:rPr>
            </w:pPr>
            <w:r>
              <w:rPr>
                <w:color w:val="auto"/>
                <w:highlight w:val="none"/>
                <w:lang w:eastAsia="zh-CN"/>
              </w:rPr>
              <w:t>施工工艺流程清晰、完整</w:t>
            </w:r>
            <w:r>
              <w:rPr>
                <w:rFonts w:hint="eastAsia"/>
                <w:color w:val="auto"/>
                <w:highlight w:val="none"/>
                <w:lang w:eastAsia="zh-CN"/>
              </w:rPr>
              <w:t>；</w:t>
            </w:r>
            <w:r>
              <w:rPr>
                <w:color w:val="auto"/>
                <w:highlight w:val="none"/>
                <w:lang w:eastAsia="zh-CN"/>
              </w:rPr>
              <w:t>技术参数（如材料强度、支护结构参数）合理且有计算依据；复杂工况（如深基坑、高支模、吊装等）提出专项措施；涉及新技术/新工艺是否经过论证</w:t>
            </w:r>
            <w:r>
              <w:rPr>
                <w:rFonts w:hint="eastAsia"/>
                <w:color w:val="auto"/>
                <w:highlight w:val="none"/>
                <w:lang w:eastAsia="zh-CN"/>
              </w:rPr>
              <w:t>。</w:t>
            </w:r>
          </w:p>
          <w:p w14:paraId="7D93276D">
            <w:pPr>
              <w:spacing w:line="360" w:lineRule="auto"/>
              <w:ind w:firstLine="482" w:firstLineChars="200"/>
              <w:rPr>
                <w:b/>
                <w:bCs/>
                <w:color w:val="auto"/>
                <w:highlight w:val="none"/>
                <w:lang w:eastAsia="zh-CN"/>
              </w:rPr>
            </w:pPr>
            <w:r>
              <w:rPr>
                <w:b/>
                <w:bCs/>
                <w:color w:val="auto"/>
                <w:highlight w:val="none"/>
                <w:lang w:eastAsia="zh-CN"/>
              </w:rPr>
              <w:t>四、施工计划及资源配置审核</w:t>
            </w:r>
          </w:p>
          <w:p w14:paraId="47E46719">
            <w:pPr>
              <w:spacing w:line="360" w:lineRule="auto"/>
              <w:ind w:firstLine="480" w:firstLineChars="200"/>
              <w:rPr>
                <w:color w:val="auto"/>
                <w:highlight w:val="none"/>
                <w:lang w:eastAsia="zh-CN"/>
              </w:rPr>
            </w:pPr>
            <w:r>
              <w:rPr>
                <w:color w:val="auto"/>
                <w:highlight w:val="none"/>
                <w:lang w:eastAsia="zh-CN"/>
              </w:rPr>
              <w:t>施工进度安排合理性，是否与总进度计划协调；人员配置（特种作业人员资质）、设备选型、材料验收是否符合要求；对交叉作业风险是否予以考虑并制定协调措施</w:t>
            </w:r>
            <w:r>
              <w:rPr>
                <w:rFonts w:hint="eastAsia"/>
                <w:color w:val="auto"/>
                <w:highlight w:val="none"/>
                <w:lang w:eastAsia="zh-CN"/>
              </w:rPr>
              <w:t>。</w:t>
            </w:r>
          </w:p>
          <w:p w14:paraId="792E58AA">
            <w:pPr>
              <w:spacing w:line="360" w:lineRule="auto"/>
              <w:ind w:firstLine="482" w:firstLineChars="200"/>
              <w:rPr>
                <w:b/>
                <w:bCs/>
                <w:color w:val="auto"/>
                <w:highlight w:val="none"/>
                <w:lang w:eastAsia="zh-CN"/>
              </w:rPr>
            </w:pPr>
            <w:r>
              <w:rPr>
                <w:b/>
                <w:bCs/>
                <w:color w:val="auto"/>
                <w:highlight w:val="none"/>
                <w:lang w:eastAsia="zh-CN"/>
              </w:rPr>
              <w:t>五、安全保证措施审核</w:t>
            </w:r>
          </w:p>
          <w:p w14:paraId="6CB04DAF">
            <w:pPr>
              <w:spacing w:line="360" w:lineRule="auto"/>
              <w:ind w:firstLine="480" w:firstLineChars="200"/>
              <w:rPr>
                <w:color w:val="auto"/>
                <w:highlight w:val="none"/>
                <w:lang w:eastAsia="zh-CN"/>
              </w:rPr>
            </w:pPr>
            <w:r>
              <w:rPr>
                <w:color w:val="auto"/>
                <w:highlight w:val="none"/>
                <w:lang w:eastAsia="zh-CN"/>
              </w:rPr>
              <w:t>明确安全管理组织架构及责任分工；制定风险管控清单及应急预案；安全防护措施（如临边防护、临时用电、消防设施）是否到位；明确监测方案（监测内容、频率、预警值）</w:t>
            </w:r>
            <w:r>
              <w:rPr>
                <w:rFonts w:hint="eastAsia"/>
                <w:color w:val="auto"/>
                <w:highlight w:val="none"/>
                <w:lang w:eastAsia="zh-CN"/>
              </w:rPr>
              <w:t>。</w:t>
            </w:r>
          </w:p>
          <w:p w14:paraId="69449579">
            <w:pPr>
              <w:spacing w:line="360" w:lineRule="auto"/>
              <w:ind w:firstLine="482" w:firstLineChars="200"/>
              <w:rPr>
                <w:b/>
                <w:bCs/>
                <w:color w:val="auto"/>
                <w:highlight w:val="none"/>
                <w:lang w:eastAsia="zh-CN"/>
              </w:rPr>
            </w:pPr>
            <w:r>
              <w:rPr>
                <w:b/>
                <w:bCs/>
                <w:color w:val="auto"/>
                <w:highlight w:val="none"/>
                <w:lang w:eastAsia="zh-CN"/>
              </w:rPr>
              <w:t>六、应急预案审核</w:t>
            </w:r>
          </w:p>
          <w:p w14:paraId="76278B18">
            <w:pPr>
              <w:spacing w:line="360" w:lineRule="auto"/>
              <w:ind w:firstLine="480" w:firstLineChars="200"/>
              <w:rPr>
                <w:color w:val="auto"/>
                <w:highlight w:val="none"/>
                <w:lang w:eastAsia="zh-CN"/>
              </w:rPr>
            </w:pPr>
            <w:r>
              <w:rPr>
                <w:color w:val="auto"/>
                <w:highlight w:val="none"/>
                <w:lang w:eastAsia="zh-CN"/>
              </w:rPr>
              <w:t>主要风险点（坍塌、高处坠落、机械伤害等）应急措施制定；应急物资、救援通道、通讯联络落实到位；明确应急响应流程及责任人</w:t>
            </w:r>
            <w:r>
              <w:rPr>
                <w:rFonts w:hint="eastAsia"/>
                <w:color w:val="auto"/>
                <w:highlight w:val="none"/>
                <w:lang w:eastAsia="zh-CN"/>
              </w:rPr>
              <w:t>。</w:t>
            </w:r>
          </w:p>
          <w:p w14:paraId="7565D658">
            <w:pPr>
              <w:spacing w:line="360" w:lineRule="auto"/>
              <w:ind w:firstLine="482" w:firstLineChars="200"/>
              <w:rPr>
                <w:b/>
                <w:bCs/>
                <w:color w:val="auto"/>
                <w:highlight w:val="none"/>
                <w:lang w:eastAsia="zh-CN"/>
              </w:rPr>
            </w:pPr>
            <w:r>
              <w:rPr>
                <w:b/>
                <w:bCs/>
                <w:color w:val="auto"/>
                <w:highlight w:val="none"/>
                <w:lang w:eastAsia="zh-CN"/>
              </w:rPr>
              <w:t>七、验收程序审核</w:t>
            </w:r>
          </w:p>
          <w:p w14:paraId="01E23574">
            <w:pPr>
              <w:spacing w:line="360" w:lineRule="auto"/>
              <w:ind w:firstLine="480" w:firstLineChars="200"/>
              <w:rPr>
                <w:color w:val="auto"/>
                <w:highlight w:val="none"/>
                <w:lang w:eastAsia="zh-CN"/>
              </w:rPr>
            </w:pPr>
            <w:r>
              <w:rPr>
                <w:color w:val="auto"/>
                <w:highlight w:val="none"/>
                <w:lang w:eastAsia="zh-CN"/>
              </w:rPr>
              <w:t>明确危大工程验收标准及参与单位；验收程序是否符合规范（如分阶段验收、签字确认</w:t>
            </w:r>
            <w:r>
              <w:rPr>
                <w:rFonts w:hint="eastAsia"/>
                <w:color w:val="auto"/>
                <w:highlight w:val="none"/>
                <w:lang w:eastAsia="zh-CN"/>
              </w:rPr>
              <w:t>。</w:t>
            </w:r>
          </w:p>
          <w:p w14:paraId="427ECAD0">
            <w:pPr>
              <w:spacing w:line="360" w:lineRule="auto"/>
              <w:ind w:firstLine="482" w:firstLineChars="200"/>
              <w:rPr>
                <w:b/>
                <w:bCs/>
                <w:color w:val="auto"/>
                <w:highlight w:val="none"/>
                <w:lang w:eastAsia="zh-CN"/>
              </w:rPr>
            </w:pPr>
            <w:r>
              <w:rPr>
                <w:b/>
                <w:bCs/>
                <w:color w:val="auto"/>
                <w:highlight w:val="none"/>
                <w:lang w:eastAsia="zh-CN"/>
              </w:rPr>
              <w:t>八、方案完整性及规范性审核</w:t>
            </w:r>
          </w:p>
          <w:p w14:paraId="5032DA37">
            <w:pPr>
              <w:spacing w:line="360" w:lineRule="auto"/>
              <w:ind w:firstLine="480" w:firstLineChars="200"/>
              <w:rPr>
                <w:color w:val="auto"/>
                <w:highlight w:val="none"/>
                <w:lang w:eastAsia="zh-CN"/>
              </w:rPr>
            </w:pPr>
            <w:r>
              <w:rPr>
                <w:color w:val="auto"/>
                <w:highlight w:val="none"/>
                <w:lang w:eastAsia="zh-CN"/>
              </w:rPr>
              <w:t>方案编制、审核、批准签字盖章齐全；图纸、计算书、节点详图完整性；方案大纲及内容全面无缺失；文字、数据或逻辑正确</w:t>
            </w:r>
            <w:r>
              <w:rPr>
                <w:rFonts w:hint="eastAsia"/>
                <w:color w:val="auto"/>
                <w:highlight w:val="none"/>
                <w:lang w:eastAsia="zh-CN"/>
              </w:rPr>
              <w:t>。</w:t>
            </w:r>
          </w:p>
          <w:p w14:paraId="084088C2">
            <w:pPr>
              <w:spacing w:line="360" w:lineRule="auto"/>
              <w:ind w:firstLine="482" w:firstLineChars="200"/>
              <w:rPr>
                <w:b/>
                <w:bCs/>
                <w:color w:val="auto"/>
                <w:highlight w:val="none"/>
                <w:lang w:eastAsia="zh-CN"/>
              </w:rPr>
            </w:pPr>
            <w:r>
              <w:rPr>
                <w:b/>
                <w:bCs/>
                <w:color w:val="auto"/>
                <w:highlight w:val="none"/>
                <w:lang w:eastAsia="zh-CN"/>
              </w:rPr>
              <w:t>九、其他注意事项</w:t>
            </w:r>
          </w:p>
          <w:p w14:paraId="6E551059">
            <w:pPr>
              <w:spacing w:line="360" w:lineRule="auto"/>
              <w:ind w:firstLine="480" w:firstLineChars="200"/>
              <w:rPr>
                <w:color w:val="auto"/>
                <w:highlight w:val="none"/>
                <w:lang w:eastAsia="zh-CN"/>
              </w:rPr>
            </w:pPr>
            <w:r>
              <w:rPr>
                <w:color w:val="auto"/>
                <w:highlight w:val="none"/>
                <w:lang w:eastAsia="zh-CN"/>
              </w:rPr>
              <w:t>方案是否经过专家论证，专家意见是否落实；季节性施工（高温、雨季、冬季）有专项措施；涉及相邻建筑物/管线保护专项方案；审核结论及建议</w:t>
            </w:r>
            <w:r>
              <w:rPr>
                <w:rFonts w:hint="eastAsia"/>
                <w:color w:val="auto"/>
                <w:highlight w:val="none"/>
                <w:lang w:eastAsia="zh-CN"/>
              </w:rPr>
              <w:t>；</w:t>
            </w:r>
            <w:r>
              <w:rPr>
                <w:color w:val="auto"/>
                <w:highlight w:val="none"/>
                <w:lang w:eastAsia="zh-CN"/>
              </w:rPr>
              <w:t>明确方案是否通过审核，或需补充修改的内容</w:t>
            </w:r>
            <w:r>
              <w:rPr>
                <w:rFonts w:hint="eastAsia"/>
                <w:color w:val="auto"/>
                <w:highlight w:val="none"/>
                <w:lang w:eastAsia="zh-CN"/>
              </w:rPr>
              <w:t>；</w:t>
            </w:r>
            <w:r>
              <w:rPr>
                <w:color w:val="auto"/>
                <w:highlight w:val="none"/>
                <w:lang w:eastAsia="zh-CN"/>
              </w:rPr>
              <w:t>提出重点整改要求及复核时间节点</w:t>
            </w:r>
            <w:r>
              <w:rPr>
                <w:rFonts w:hint="eastAsia"/>
                <w:color w:val="auto"/>
                <w:highlight w:val="none"/>
                <w:lang w:eastAsia="zh-CN"/>
              </w:rPr>
              <w:t>；</w:t>
            </w:r>
            <w:r>
              <w:rPr>
                <w:color w:val="auto"/>
                <w:highlight w:val="none"/>
                <w:lang w:eastAsia="zh-CN"/>
              </w:rPr>
              <w:t>审核意见需结合现场实际情况</w:t>
            </w:r>
            <w:r>
              <w:rPr>
                <w:rFonts w:hint="eastAsia"/>
                <w:color w:val="auto"/>
                <w:highlight w:val="none"/>
                <w:lang w:eastAsia="zh-CN"/>
              </w:rPr>
              <w:t>；</w:t>
            </w:r>
            <w:r>
              <w:rPr>
                <w:color w:val="auto"/>
                <w:highlight w:val="none"/>
                <w:lang w:eastAsia="zh-CN"/>
              </w:rPr>
              <w:t>对关键风险点应要求方案细化量化；涉及超危大工程时，需核查专家论证意见的落实情况。</w:t>
            </w:r>
          </w:p>
          <w:p w14:paraId="331FEC7C">
            <w:pPr>
              <w:spacing w:line="0" w:lineRule="atLeast"/>
              <w:ind w:firstLine="480" w:firstLineChars="200"/>
              <w:rPr>
                <w:color w:val="auto"/>
                <w:highlight w:val="none"/>
                <w:lang w:eastAsia="zh-CN"/>
              </w:rPr>
            </w:pPr>
          </w:p>
          <w:p w14:paraId="15E5A6A0">
            <w:pPr>
              <w:spacing w:line="0" w:lineRule="atLeast"/>
              <w:ind w:firstLine="0" w:firstLineChars="0"/>
              <w:rPr>
                <w:color w:val="auto"/>
                <w:highlight w:val="none"/>
                <w:lang w:eastAsia="zh-CN"/>
              </w:rPr>
            </w:pPr>
          </w:p>
        </w:tc>
      </w:tr>
      <w:tr w14:paraId="0764A5E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1598" w:type="pct"/>
            <w:gridSpan w:val="2"/>
            <w:shd w:val="clear" w:color="auto" w:fill="auto"/>
            <w:vAlign w:val="center"/>
          </w:tcPr>
          <w:p w14:paraId="6DFB8D6D">
            <w:pPr>
              <w:spacing w:line="0" w:lineRule="atLeast"/>
              <w:ind w:firstLine="0" w:firstLineChars="0"/>
              <w:rPr>
                <w:color w:val="auto"/>
                <w:highlight w:val="none"/>
                <w:lang w:eastAsia="zh-CN"/>
              </w:rPr>
            </w:pPr>
            <w:r>
              <w:rPr>
                <w:color w:val="auto"/>
                <w:highlight w:val="none"/>
                <w:lang w:eastAsia="zh-CN"/>
              </w:rPr>
              <w:t>全过程</w:t>
            </w:r>
            <w:r>
              <w:rPr>
                <w:color w:val="auto"/>
                <w:highlight w:val="none"/>
              </w:rPr>
              <w:t>项目管理单</w:t>
            </w:r>
            <w:r>
              <w:rPr>
                <w:color w:val="auto"/>
                <w:highlight w:val="none"/>
                <w:lang w:eastAsia="zh-CN"/>
              </w:rPr>
              <w:t>位</w:t>
            </w:r>
          </w:p>
        </w:tc>
        <w:tc>
          <w:tcPr>
            <w:tcW w:w="3401" w:type="pct"/>
            <w:shd w:val="clear" w:color="auto" w:fill="auto"/>
            <w:vAlign w:val="center"/>
          </w:tcPr>
          <w:p w14:paraId="38053A13">
            <w:pPr>
              <w:spacing w:line="0" w:lineRule="atLeast"/>
              <w:ind w:firstLine="0" w:firstLineChars="0"/>
              <w:rPr>
                <w:color w:val="auto"/>
                <w:highlight w:val="none"/>
                <w:lang w:eastAsia="zh-CN"/>
              </w:rPr>
            </w:pPr>
          </w:p>
        </w:tc>
      </w:tr>
      <w:tr w14:paraId="2F1E47C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45" w:hRule="atLeast"/>
        </w:trPr>
        <w:tc>
          <w:tcPr>
            <w:tcW w:w="1598" w:type="pct"/>
            <w:gridSpan w:val="2"/>
            <w:vAlign w:val="center"/>
          </w:tcPr>
          <w:p w14:paraId="19B407FD">
            <w:pPr>
              <w:spacing w:line="0" w:lineRule="atLeast"/>
              <w:ind w:firstLine="0" w:firstLineChars="0"/>
              <w:rPr>
                <w:color w:val="auto"/>
                <w:highlight w:val="none"/>
                <w:lang w:eastAsia="zh-CN"/>
              </w:rPr>
            </w:pPr>
            <w:r>
              <w:rPr>
                <w:color w:val="auto"/>
                <w:highlight w:val="none"/>
                <w:lang w:eastAsia="zh-CN"/>
              </w:rPr>
              <w:t>审核人</w:t>
            </w:r>
          </w:p>
        </w:tc>
        <w:tc>
          <w:tcPr>
            <w:tcW w:w="3401" w:type="pct"/>
            <w:vAlign w:val="center"/>
          </w:tcPr>
          <w:p w14:paraId="707BDF4F">
            <w:pPr>
              <w:spacing w:line="0" w:lineRule="atLeast"/>
              <w:ind w:firstLine="0" w:firstLineChars="0"/>
              <w:rPr>
                <w:color w:val="auto"/>
                <w:highlight w:val="none"/>
                <w:lang w:eastAsia="zh-CN"/>
              </w:rPr>
            </w:pPr>
          </w:p>
        </w:tc>
      </w:tr>
      <w:tr w14:paraId="537A8B7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65" w:hRule="atLeast"/>
        </w:trPr>
        <w:tc>
          <w:tcPr>
            <w:tcW w:w="1598" w:type="pct"/>
            <w:gridSpan w:val="2"/>
            <w:shd w:val="clear" w:color="auto" w:fill="auto"/>
            <w:vAlign w:val="center"/>
          </w:tcPr>
          <w:p w14:paraId="6F657245">
            <w:pPr>
              <w:spacing w:line="0" w:lineRule="atLeast"/>
              <w:ind w:firstLine="0" w:firstLineChars="0"/>
              <w:rPr>
                <w:color w:val="auto"/>
                <w:highlight w:val="none"/>
                <w:lang w:eastAsia="zh-CN"/>
              </w:rPr>
            </w:pPr>
            <w:r>
              <w:rPr>
                <w:color w:val="auto"/>
                <w:highlight w:val="none"/>
                <w:lang w:eastAsia="zh-CN"/>
              </w:rPr>
              <w:t>审核时间</w:t>
            </w:r>
          </w:p>
        </w:tc>
        <w:tc>
          <w:tcPr>
            <w:tcW w:w="3401" w:type="pct"/>
            <w:shd w:val="clear" w:color="auto" w:fill="auto"/>
            <w:vAlign w:val="center"/>
          </w:tcPr>
          <w:p w14:paraId="0245B047">
            <w:pPr>
              <w:spacing w:line="0" w:lineRule="atLeast"/>
              <w:ind w:firstLine="0" w:firstLineChars="0"/>
              <w:rPr>
                <w:color w:val="auto"/>
                <w:highlight w:val="none"/>
                <w:lang w:eastAsia="zh-CN"/>
              </w:rPr>
            </w:pPr>
          </w:p>
        </w:tc>
      </w:tr>
    </w:tbl>
    <w:p w14:paraId="30D3442C">
      <w:pPr>
        <w:ind w:firstLine="480"/>
        <w:rPr>
          <w:rFonts w:ascii="宋体" w:hAnsi="宋体" w:cs="宋体"/>
          <w:color w:val="auto"/>
          <w:highlight w:val="none"/>
          <w:lang w:eastAsia="zh-CN"/>
        </w:rPr>
      </w:pPr>
    </w:p>
    <w:p w14:paraId="1EBA6605">
      <w:pPr>
        <w:ind w:firstLine="480"/>
        <w:rPr>
          <w:rFonts w:ascii="宋体" w:hAnsi="宋体" w:cs="宋体"/>
          <w:color w:val="auto"/>
          <w:highlight w:val="none"/>
          <w:lang w:eastAsia="zh-CN"/>
        </w:rPr>
      </w:pPr>
    </w:p>
    <w:p w14:paraId="039CE493">
      <w:pPr>
        <w:ind w:firstLine="480"/>
        <w:rPr>
          <w:rFonts w:ascii="宋体" w:hAnsi="宋体" w:cs="宋体"/>
          <w:color w:val="auto"/>
          <w:highlight w:val="none"/>
          <w:lang w:eastAsia="zh-CN"/>
        </w:rPr>
      </w:pPr>
    </w:p>
    <w:p w14:paraId="4439DECE">
      <w:pPr>
        <w:ind w:firstLine="480"/>
        <w:rPr>
          <w:rFonts w:ascii="宋体" w:hAnsi="宋体" w:cs="宋体"/>
          <w:color w:val="auto"/>
          <w:highlight w:val="none"/>
          <w:lang w:eastAsia="zh-CN"/>
        </w:rPr>
      </w:pPr>
    </w:p>
    <w:p w14:paraId="32AFD518">
      <w:pPr>
        <w:ind w:firstLine="480"/>
        <w:rPr>
          <w:rFonts w:ascii="宋体" w:hAnsi="宋体" w:cs="宋体"/>
          <w:color w:val="auto"/>
          <w:highlight w:val="none"/>
          <w:lang w:eastAsia="zh-CN"/>
        </w:rPr>
      </w:pPr>
    </w:p>
    <w:p w14:paraId="664995AA">
      <w:pPr>
        <w:ind w:firstLine="480"/>
        <w:rPr>
          <w:rFonts w:ascii="宋体" w:hAnsi="宋体" w:cs="宋体"/>
          <w:color w:val="auto"/>
          <w:highlight w:val="none"/>
          <w:lang w:eastAsia="zh-CN"/>
        </w:rPr>
      </w:pPr>
    </w:p>
    <w:p w14:paraId="0C7E1C06">
      <w:pPr>
        <w:ind w:firstLine="480"/>
        <w:rPr>
          <w:rFonts w:ascii="宋体" w:hAnsi="宋体" w:cs="宋体"/>
          <w:color w:val="auto"/>
          <w:highlight w:val="none"/>
          <w:lang w:eastAsia="zh-CN"/>
        </w:rPr>
      </w:pPr>
    </w:p>
    <w:p w14:paraId="7E2E2CDC">
      <w:pPr>
        <w:ind w:firstLine="480"/>
        <w:rPr>
          <w:rFonts w:ascii="宋体" w:hAnsi="宋体" w:cs="宋体"/>
          <w:color w:val="auto"/>
          <w:highlight w:val="none"/>
          <w:lang w:eastAsia="zh-CN"/>
        </w:rPr>
      </w:pPr>
    </w:p>
    <w:p w14:paraId="4C1B7F10">
      <w:pPr>
        <w:ind w:firstLine="480"/>
        <w:rPr>
          <w:rFonts w:ascii="宋体" w:hAnsi="宋体" w:cs="宋体"/>
          <w:color w:val="auto"/>
          <w:highlight w:val="none"/>
          <w:lang w:eastAsia="zh-CN"/>
        </w:rPr>
      </w:pPr>
    </w:p>
    <w:p w14:paraId="49E0FE7B">
      <w:pPr>
        <w:ind w:firstLine="480"/>
        <w:rPr>
          <w:rFonts w:ascii="宋体" w:hAnsi="宋体" w:cs="宋体"/>
          <w:color w:val="auto"/>
          <w:highlight w:val="none"/>
          <w:lang w:eastAsia="zh-CN"/>
        </w:rPr>
      </w:pPr>
    </w:p>
    <w:p w14:paraId="2F6FBCC0">
      <w:pPr>
        <w:ind w:firstLine="480"/>
        <w:rPr>
          <w:rFonts w:ascii="宋体" w:hAnsi="宋体" w:cs="宋体"/>
          <w:color w:val="auto"/>
          <w:highlight w:val="none"/>
          <w:lang w:eastAsia="zh-CN"/>
        </w:rPr>
      </w:pPr>
    </w:p>
    <w:p w14:paraId="5BD31932">
      <w:pPr>
        <w:ind w:firstLine="480"/>
        <w:rPr>
          <w:rFonts w:ascii="宋体" w:hAnsi="宋体" w:cs="宋体"/>
          <w:color w:val="auto"/>
          <w:highlight w:val="none"/>
          <w:lang w:eastAsia="zh-CN"/>
        </w:rPr>
      </w:pPr>
    </w:p>
    <w:p w14:paraId="4BE5AB38">
      <w:pPr>
        <w:ind w:firstLine="480"/>
        <w:rPr>
          <w:rFonts w:ascii="宋体" w:hAnsi="宋体" w:cs="宋体"/>
          <w:color w:val="auto"/>
          <w:highlight w:val="none"/>
          <w:lang w:eastAsia="zh-CN"/>
        </w:rPr>
      </w:pPr>
    </w:p>
    <w:p w14:paraId="0B11456C">
      <w:pPr>
        <w:ind w:firstLine="480"/>
        <w:rPr>
          <w:rFonts w:ascii="宋体" w:hAnsi="宋体" w:cs="宋体"/>
          <w:color w:val="auto"/>
          <w:highlight w:val="none"/>
          <w:lang w:eastAsia="zh-CN"/>
        </w:rPr>
      </w:pPr>
    </w:p>
    <w:p w14:paraId="2ED575CE">
      <w:pPr>
        <w:ind w:firstLine="480"/>
        <w:rPr>
          <w:rFonts w:ascii="宋体" w:hAnsi="宋体" w:cs="宋体"/>
          <w:color w:val="auto"/>
          <w:highlight w:val="none"/>
          <w:lang w:eastAsia="zh-CN"/>
        </w:rPr>
      </w:pPr>
    </w:p>
    <w:p w14:paraId="1D3F8649">
      <w:pPr>
        <w:pStyle w:val="4"/>
        <w:ind w:firstLine="241"/>
        <w:rPr>
          <w:color w:val="auto"/>
          <w:highlight w:val="none"/>
          <w:lang w:eastAsia="zh-CN"/>
        </w:rPr>
      </w:pPr>
      <w:bookmarkStart w:id="1474" w:name="_Toc15600"/>
      <w:bookmarkStart w:id="1475" w:name="_Toc25011"/>
      <w:bookmarkStart w:id="1476" w:name="_Toc21297"/>
      <w:bookmarkStart w:id="1477" w:name="_Toc192580231"/>
      <w:bookmarkStart w:id="1478" w:name="_Toc9548"/>
      <w:bookmarkStart w:id="1479" w:name="_Toc3970"/>
      <w:bookmarkStart w:id="1480" w:name="_Toc18356"/>
      <w:bookmarkStart w:id="1481" w:name="_Toc5595"/>
      <w:bookmarkStart w:id="1482" w:name="_Toc7094"/>
      <w:bookmarkStart w:id="1483" w:name="_Toc19644"/>
      <w:bookmarkStart w:id="1484" w:name="_Toc17588"/>
      <w:bookmarkStart w:id="1485" w:name="_Toc28139"/>
      <w:bookmarkStart w:id="1486" w:name="_Toc2439"/>
      <w:bookmarkStart w:id="1487" w:name="_Toc24691"/>
      <w:bookmarkStart w:id="1488" w:name="_Toc20009"/>
      <w:bookmarkStart w:id="1489" w:name="_Toc2954"/>
      <w:bookmarkStart w:id="1490" w:name="_Toc6680"/>
      <w:bookmarkStart w:id="1491" w:name="_Toc6948"/>
      <w:bookmarkStart w:id="1492" w:name="_Toc26971"/>
      <w:r>
        <w:rPr>
          <w:rFonts w:hint="eastAsia"/>
          <w:color w:val="auto"/>
          <w:highlight w:val="none"/>
          <w:lang w:eastAsia="zh-CN"/>
        </w:rPr>
        <w:t>表3.3-</w:t>
      </w:r>
      <w:r>
        <w:rPr>
          <w:rFonts w:hint="eastAsia"/>
          <w:color w:val="auto"/>
          <w:highlight w:val="none"/>
          <w:lang w:val="en-US" w:eastAsia="zh-CN"/>
        </w:rPr>
        <w:t>8</w:t>
      </w:r>
      <w:r>
        <w:rPr>
          <w:rFonts w:hint="eastAsia"/>
          <w:color w:val="auto"/>
          <w:highlight w:val="none"/>
          <w:lang w:eastAsia="zh-CN"/>
        </w:rPr>
        <w:t xml:space="preserve"> 工程安全检查记录表</w:t>
      </w:r>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p>
    <w:p w14:paraId="6BF47F0F">
      <w:pPr>
        <w:ind w:firstLine="723"/>
        <w:jc w:val="center"/>
        <w:rPr>
          <w:rFonts w:ascii="Arial" w:hAnsi="Arial" w:cs="Arial"/>
          <w:color w:val="auto"/>
          <w:highlight w:val="none"/>
          <w:lang w:eastAsia="zh-CN"/>
        </w:rPr>
      </w:pPr>
      <w:r>
        <w:rPr>
          <w:rFonts w:hint="eastAsia" w:ascii="宋体" w:hAnsi="宋体" w:cs="宋体"/>
          <w:b/>
          <w:bCs/>
          <w:color w:val="auto"/>
          <w:sz w:val="36"/>
          <w:szCs w:val="36"/>
          <w:highlight w:val="none"/>
        </w:rPr>
        <w:t>工程安全检查记录表</w:t>
      </w:r>
    </w:p>
    <w:tbl>
      <w:tblPr>
        <w:tblStyle w:val="24"/>
        <w:tblpPr w:leftFromText="180" w:rightFromText="180" w:vertAnchor="page" w:horzAnchor="page" w:tblpX="1224" w:tblpY="3118"/>
        <w:tblW w:w="4675"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0" w:type="dxa"/>
          <w:bottom w:w="0" w:type="dxa"/>
          <w:right w:w="0" w:type="dxa"/>
        </w:tblCellMar>
      </w:tblPr>
      <w:tblGrid>
        <w:gridCol w:w="1253"/>
        <w:gridCol w:w="4303"/>
        <w:gridCol w:w="1272"/>
        <w:gridCol w:w="2625"/>
      </w:tblGrid>
      <w:tr w14:paraId="5001FC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816" w:hRule="atLeast"/>
        </w:trPr>
        <w:tc>
          <w:tcPr>
            <w:tcW w:w="663" w:type="pct"/>
            <w:vAlign w:val="center"/>
          </w:tcPr>
          <w:p w14:paraId="74EF32F3">
            <w:pPr>
              <w:spacing w:line="240" w:lineRule="atLeast"/>
              <w:ind w:firstLine="0" w:firstLineChars="0"/>
              <w:jc w:val="center"/>
              <w:rPr>
                <w:color w:val="auto"/>
                <w:highlight w:val="none"/>
              </w:rPr>
            </w:pPr>
            <w:r>
              <w:rPr>
                <w:color w:val="auto"/>
                <w:highlight w:val="none"/>
              </w:rPr>
              <w:t>工程名称</w:t>
            </w:r>
          </w:p>
        </w:tc>
        <w:tc>
          <w:tcPr>
            <w:tcW w:w="2276" w:type="pct"/>
            <w:vAlign w:val="center"/>
          </w:tcPr>
          <w:p w14:paraId="058CB054">
            <w:pPr>
              <w:spacing w:line="240" w:lineRule="atLeast"/>
              <w:ind w:firstLine="0" w:firstLineChars="0"/>
              <w:jc w:val="center"/>
              <w:rPr>
                <w:color w:val="auto"/>
                <w:highlight w:val="none"/>
              </w:rPr>
            </w:pPr>
          </w:p>
        </w:tc>
        <w:tc>
          <w:tcPr>
            <w:tcW w:w="673" w:type="pct"/>
            <w:vAlign w:val="center"/>
          </w:tcPr>
          <w:p w14:paraId="20C68904">
            <w:pPr>
              <w:spacing w:line="240" w:lineRule="atLeast"/>
              <w:ind w:firstLine="0" w:firstLineChars="0"/>
              <w:jc w:val="center"/>
              <w:rPr>
                <w:color w:val="auto"/>
                <w:highlight w:val="none"/>
              </w:rPr>
            </w:pPr>
            <w:r>
              <w:rPr>
                <w:color w:val="auto"/>
                <w:highlight w:val="none"/>
              </w:rPr>
              <w:t>施工单位</w:t>
            </w:r>
          </w:p>
        </w:tc>
        <w:tc>
          <w:tcPr>
            <w:tcW w:w="1386" w:type="pct"/>
            <w:vAlign w:val="center"/>
          </w:tcPr>
          <w:p w14:paraId="6456F2E9">
            <w:pPr>
              <w:spacing w:line="240" w:lineRule="atLeast"/>
              <w:ind w:firstLine="0" w:firstLineChars="0"/>
              <w:jc w:val="center"/>
              <w:rPr>
                <w:rFonts w:eastAsiaTheme="minorEastAsia"/>
                <w:color w:val="auto"/>
                <w:highlight w:val="none"/>
                <w:lang w:eastAsia="zh-CN"/>
              </w:rPr>
            </w:pPr>
          </w:p>
        </w:tc>
      </w:tr>
      <w:tr w14:paraId="74FDC1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794" w:hRule="atLeast"/>
        </w:trPr>
        <w:tc>
          <w:tcPr>
            <w:tcW w:w="663" w:type="pct"/>
            <w:vAlign w:val="center"/>
          </w:tcPr>
          <w:p w14:paraId="4AF6C918">
            <w:pPr>
              <w:spacing w:line="240" w:lineRule="atLeast"/>
              <w:ind w:firstLine="0" w:firstLineChars="0"/>
              <w:jc w:val="center"/>
              <w:rPr>
                <w:color w:val="auto"/>
                <w:highlight w:val="none"/>
              </w:rPr>
            </w:pPr>
            <w:r>
              <w:rPr>
                <w:color w:val="auto"/>
                <w:highlight w:val="none"/>
              </w:rPr>
              <w:t>检查时间</w:t>
            </w:r>
          </w:p>
        </w:tc>
        <w:tc>
          <w:tcPr>
            <w:tcW w:w="2276" w:type="pct"/>
            <w:vAlign w:val="center"/>
          </w:tcPr>
          <w:p w14:paraId="563A3D86">
            <w:pPr>
              <w:spacing w:line="240" w:lineRule="atLeast"/>
              <w:ind w:firstLine="0" w:firstLineChars="0"/>
              <w:jc w:val="center"/>
              <w:rPr>
                <w:color w:val="auto"/>
                <w:highlight w:val="none"/>
              </w:rPr>
            </w:pPr>
          </w:p>
        </w:tc>
        <w:tc>
          <w:tcPr>
            <w:tcW w:w="673" w:type="pct"/>
            <w:vAlign w:val="center"/>
          </w:tcPr>
          <w:p w14:paraId="57F83487">
            <w:pPr>
              <w:spacing w:line="240" w:lineRule="atLeast"/>
              <w:ind w:firstLine="0" w:firstLineChars="0"/>
              <w:jc w:val="center"/>
              <w:rPr>
                <w:color w:val="auto"/>
                <w:highlight w:val="none"/>
              </w:rPr>
            </w:pPr>
            <w:r>
              <w:rPr>
                <w:color w:val="auto"/>
                <w:highlight w:val="none"/>
              </w:rPr>
              <w:t>检查部位</w:t>
            </w:r>
          </w:p>
        </w:tc>
        <w:tc>
          <w:tcPr>
            <w:tcW w:w="1386" w:type="pct"/>
            <w:vAlign w:val="center"/>
          </w:tcPr>
          <w:p w14:paraId="2485EF27">
            <w:pPr>
              <w:spacing w:line="240" w:lineRule="atLeast"/>
              <w:ind w:firstLine="0" w:firstLineChars="0"/>
              <w:jc w:val="center"/>
              <w:rPr>
                <w:rFonts w:eastAsiaTheme="minorEastAsia"/>
                <w:color w:val="auto"/>
                <w:highlight w:val="none"/>
                <w:lang w:eastAsia="zh-CN"/>
              </w:rPr>
            </w:pPr>
          </w:p>
        </w:tc>
      </w:tr>
      <w:tr w14:paraId="199687A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794" w:hRule="atLeast"/>
        </w:trPr>
        <w:tc>
          <w:tcPr>
            <w:tcW w:w="663" w:type="pct"/>
            <w:vAlign w:val="center"/>
          </w:tcPr>
          <w:p w14:paraId="04AE8FFE">
            <w:pPr>
              <w:spacing w:line="240" w:lineRule="atLeast"/>
              <w:ind w:firstLine="0" w:firstLineChars="0"/>
              <w:jc w:val="center"/>
              <w:rPr>
                <w:color w:val="auto"/>
                <w:highlight w:val="none"/>
              </w:rPr>
            </w:pPr>
            <w:r>
              <w:rPr>
                <w:color w:val="auto"/>
                <w:highlight w:val="none"/>
              </w:rPr>
              <w:t>检查人员</w:t>
            </w:r>
          </w:p>
        </w:tc>
        <w:tc>
          <w:tcPr>
            <w:tcW w:w="4336" w:type="pct"/>
            <w:gridSpan w:val="3"/>
            <w:vAlign w:val="center"/>
          </w:tcPr>
          <w:p w14:paraId="3FBE11BD">
            <w:pPr>
              <w:spacing w:line="240" w:lineRule="atLeast"/>
              <w:ind w:firstLine="0" w:firstLineChars="0"/>
              <w:jc w:val="center"/>
              <w:rPr>
                <w:rFonts w:eastAsiaTheme="minorEastAsia"/>
                <w:color w:val="auto"/>
                <w:highlight w:val="none"/>
                <w:lang w:eastAsia="zh-CN"/>
              </w:rPr>
            </w:pPr>
          </w:p>
        </w:tc>
      </w:tr>
      <w:tr w14:paraId="18B610F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2206" w:hRule="atLeast"/>
        </w:trPr>
        <w:tc>
          <w:tcPr>
            <w:tcW w:w="5000" w:type="pct"/>
            <w:gridSpan w:val="4"/>
          </w:tcPr>
          <w:p w14:paraId="6E121A84">
            <w:pPr>
              <w:spacing w:line="240" w:lineRule="atLeast"/>
              <w:ind w:firstLine="0" w:firstLineChars="0"/>
              <w:rPr>
                <w:color w:val="auto"/>
                <w:highlight w:val="none"/>
              </w:rPr>
            </w:pPr>
            <w:r>
              <w:rPr>
                <w:color w:val="auto"/>
                <w:highlight w:val="none"/>
              </w:rPr>
              <w:t>检查内容存在问题：</w:t>
            </w:r>
          </w:p>
          <w:p w14:paraId="135FF964">
            <w:pPr>
              <w:spacing w:line="240" w:lineRule="atLeast"/>
              <w:ind w:firstLine="0" w:firstLineChars="0"/>
              <w:rPr>
                <w:color w:val="auto"/>
                <w:highlight w:val="none"/>
              </w:rPr>
            </w:pPr>
          </w:p>
          <w:p w14:paraId="3A80071E">
            <w:pPr>
              <w:spacing w:line="240" w:lineRule="atLeast"/>
              <w:ind w:firstLine="0" w:firstLineChars="0"/>
              <w:rPr>
                <w:color w:val="auto"/>
                <w:highlight w:val="none"/>
              </w:rPr>
            </w:pPr>
          </w:p>
          <w:p w14:paraId="19E1E4E8">
            <w:pPr>
              <w:spacing w:line="240" w:lineRule="atLeast"/>
              <w:ind w:firstLine="0" w:firstLineChars="0"/>
              <w:rPr>
                <w:color w:val="auto"/>
                <w:highlight w:val="none"/>
              </w:rPr>
            </w:pPr>
          </w:p>
        </w:tc>
      </w:tr>
      <w:tr w14:paraId="185AE7C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2294" w:hRule="atLeast"/>
        </w:trPr>
        <w:tc>
          <w:tcPr>
            <w:tcW w:w="5000" w:type="pct"/>
            <w:gridSpan w:val="4"/>
          </w:tcPr>
          <w:p w14:paraId="6CD9B1CF">
            <w:pPr>
              <w:spacing w:line="240" w:lineRule="atLeast"/>
              <w:ind w:firstLine="0" w:firstLineChars="0"/>
              <w:rPr>
                <w:color w:val="auto"/>
                <w:highlight w:val="none"/>
              </w:rPr>
            </w:pPr>
            <w:r>
              <w:rPr>
                <w:color w:val="auto"/>
                <w:highlight w:val="none"/>
              </w:rPr>
              <w:t>整改措施：</w:t>
            </w:r>
          </w:p>
          <w:p w14:paraId="1A62912F">
            <w:pPr>
              <w:spacing w:line="240" w:lineRule="atLeast"/>
              <w:ind w:firstLine="0" w:firstLineChars="0"/>
              <w:rPr>
                <w:color w:val="auto"/>
                <w:highlight w:val="none"/>
              </w:rPr>
            </w:pPr>
          </w:p>
          <w:p w14:paraId="68388632">
            <w:pPr>
              <w:spacing w:line="240" w:lineRule="atLeast"/>
              <w:ind w:firstLine="0" w:firstLineChars="0"/>
              <w:rPr>
                <w:color w:val="auto"/>
                <w:highlight w:val="none"/>
              </w:rPr>
            </w:pPr>
          </w:p>
          <w:p w14:paraId="7BCD3FD8">
            <w:pPr>
              <w:spacing w:line="240" w:lineRule="atLeast"/>
              <w:ind w:right="840" w:firstLine="0" w:firstLineChars="0"/>
              <w:jc w:val="right"/>
              <w:rPr>
                <w:color w:val="auto"/>
                <w:highlight w:val="none"/>
              </w:rPr>
            </w:pPr>
          </w:p>
        </w:tc>
      </w:tr>
      <w:tr w14:paraId="771666C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2551" w:hRule="atLeast"/>
        </w:trPr>
        <w:tc>
          <w:tcPr>
            <w:tcW w:w="5000" w:type="pct"/>
            <w:gridSpan w:val="4"/>
          </w:tcPr>
          <w:p w14:paraId="216AE790">
            <w:pPr>
              <w:spacing w:line="240" w:lineRule="atLeast"/>
              <w:ind w:firstLine="0" w:firstLineChars="0"/>
              <w:rPr>
                <w:color w:val="auto"/>
                <w:highlight w:val="none"/>
                <w:lang w:eastAsia="zh-CN"/>
              </w:rPr>
            </w:pPr>
            <w:r>
              <w:rPr>
                <w:color w:val="auto"/>
                <w:highlight w:val="none"/>
                <w:lang w:eastAsia="zh-CN"/>
              </w:rPr>
              <w:t>整改回复：</w:t>
            </w:r>
          </w:p>
          <w:p w14:paraId="031E6D8D">
            <w:pPr>
              <w:spacing w:line="240" w:lineRule="atLeast"/>
              <w:ind w:firstLine="0" w:firstLineChars="0"/>
              <w:rPr>
                <w:color w:val="auto"/>
                <w:highlight w:val="none"/>
                <w:lang w:eastAsia="zh-CN"/>
              </w:rPr>
            </w:pPr>
          </w:p>
          <w:p w14:paraId="6F059892">
            <w:pPr>
              <w:spacing w:line="240" w:lineRule="atLeast"/>
              <w:ind w:firstLine="0" w:firstLineChars="0"/>
              <w:rPr>
                <w:color w:val="auto"/>
                <w:highlight w:val="none"/>
                <w:lang w:eastAsia="zh-CN"/>
              </w:rPr>
            </w:pPr>
          </w:p>
          <w:p w14:paraId="16EB957D">
            <w:pPr>
              <w:spacing w:line="240" w:lineRule="atLeast"/>
              <w:ind w:firstLine="0" w:firstLineChars="0"/>
              <w:rPr>
                <w:color w:val="auto"/>
                <w:highlight w:val="none"/>
                <w:lang w:eastAsia="zh-CN"/>
              </w:rPr>
            </w:pPr>
          </w:p>
          <w:p w14:paraId="2EB3696F">
            <w:pPr>
              <w:spacing w:line="240" w:lineRule="atLeast"/>
              <w:ind w:firstLine="0" w:firstLineChars="0"/>
              <w:rPr>
                <w:color w:val="auto"/>
                <w:highlight w:val="none"/>
                <w:lang w:eastAsia="zh-CN"/>
              </w:rPr>
            </w:pPr>
          </w:p>
          <w:p w14:paraId="45F7074F">
            <w:pPr>
              <w:spacing w:line="240" w:lineRule="atLeast"/>
              <w:ind w:right="1470" w:firstLine="0" w:firstLineChars="0"/>
              <w:jc w:val="right"/>
              <w:rPr>
                <w:color w:val="auto"/>
                <w:highlight w:val="none"/>
                <w:lang w:eastAsia="zh-CN"/>
              </w:rPr>
            </w:pPr>
            <w:r>
              <w:rPr>
                <w:color w:val="auto"/>
                <w:highlight w:val="none"/>
                <w:lang w:eastAsia="zh-CN"/>
              </w:rPr>
              <w:t>整改负责人：</w:t>
            </w:r>
          </w:p>
          <w:p w14:paraId="1EC117FE">
            <w:pPr>
              <w:spacing w:line="240" w:lineRule="atLeast"/>
              <w:ind w:firstLine="0" w:firstLineChars="0"/>
              <w:rPr>
                <w:color w:val="auto"/>
                <w:highlight w:val="none"/>
              </w:rPr>
            </w:pPr>
            <w:r>
              <w:rPr>
                <w:color w:val="auto"/>
                <w:highlight w:val="none"/>
              </w:rPr>
              <w:t>日期：</w:t>
            </w:r>
          </w:p>
        </w:tc>
      </w:tr>
      <w:tr w14:paraId="11145F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0" w:type="dxa"/>
            <w:bottom w:w="0" w:type="dxa"/>
            <w:right w:w="0" w:type="dxa"/>
          </w:tblCellMar>
        </w:tblPrEx>
        <w:trPr>
          <w:trHeight w:val="2065" w:hRule="atLeast"/>
        </w:trPr>
        <w:tc>
          <w:tcPr>
            <w:tcW w:w="5000" w:type="pct"/>
            <w:gridSpan w:val="4"/>
          </w:tcPr>
          <w:p w14:paraId="1FB6249D">
            <w:pPr>
              <w:spacing w:line="240" w:lineRule="atLeast"/>
              <w:ind w:right="1679" w:firstLine="0" w:firstLineChars="0"/>
              <w:rPr>
                <w:color w:val="auto"/>
                <w:highlight w:val="none"/>
                <w:lang w:eastAsia="zh-CN"/>
              </w:rPr>
            </w:pPr>
            <w:r>
              <w:rPr>
                <w:color w:val="auto"/>
                <w:highlight w:val="none"/>
                <w:lang w:eastAsia="zh-CN"/>
              </w:rPr>
              <w:t>复查意见</w:t>
            </w:r>
          </w:p>
          <w:p w14:paraId="4D104C36">
            <w:pPr>
              <w:spacing w:line="240" w:lineRule="atLeast"/>
              <w:ind w:right="1679" w:firstLine="0" w:firstLineChars="0"/>
              <w:jc w:val="right"/>
              <w:rPr>
                <w:color w:val="auto"/>
                <w:highlight w:val="none"/>
                <w:lang w:eastAsia="zh-CN"/>
              </w:rPr>
            </w:pPr>
          </w:p>
          <w:p w14:paraId="5CEE39AC">
            <w:pPr>
              <w:spacing w:line="240" w:lineRule="atLeast"/>
              <w:ind w:right="1679" w:firstLine="0" w:firstLineChars="0"/>
              <w:jc w:val="right"/>
              <w:rPr>
                <w:color w:val="auto"/>
                <w:highlight w:val="none"/>
                <w:lang w:eastAsia="zh-CN"/>
              </w:rPr>
            </w:pPr>
          </w:p>
          <w:p w14:paraId="2F653E54">
            <w:pPr>
              <w:spacing w:line="240" w:lineRule="atLeast"/>
              <w:ind w:right="1679" w:firstLine="0" w:firstLineChars="0"/>
              <w:jc w:val="right"/>
              <w:rPr>
                <w:color w:val="auto"/>
                <w:highlight w:val="none"/>
                <w:lang w:eastAsia="zh-CN"/>
              </w:rPr>
            </w:pPr>
            <w:r>
              <w:rPr>
                <w:color w:val="auto"/>
                <w:highlight w:val="none"/>
                <w:lang w:eastAsia="zh-CN"/>
              </w:rPr>
              <w:t>复查人员：</w:t>
            </w:r>
          </w:p>
          <w:p w14:paraId="01CF8556">
            <w:pPr>
              <w:spacing w:line="240" w:lineRule="atLeast"/>
              <w:ind w:right="1679" w:firstLine="0" w:firstLineChars="0"/>
              <w:jc w:val="center"/>
              <w:rPr>
                <w:color w:val="auto"/>
                <w:highlight w:val="none"/>
                <w:lang w:eastAsia="zh-CN"/>
              </w:rPr>
            </w:pPr>
            <w:r>
              <w:rPr>
                <w:rFonts w:hint="eastAsia"/>
                <w:color w:val="auto"/>
                <w:highlight w:val="none"/>
                <w:lang w:eastAsia="zh-CN"/>
              </w:rPr>
              <w:t xml:space="preserve">                        </w:t>
            </w:r>
            <w:r>
              <w:rPr>
                <w:color w:val="auto"/>
                <w:highlight w:val="none"/>
                <w:lang w:eastAsia="zh-CN"/>
              </w:rPr>
              <w:t>日期：</w:t>
            </w:r>
          </w:p>
        </w:tc>
      </w:tr>
    </w:tbl>
    <w:p w14:paraId="605AF09A">
      <w:pPr>
        <w:ind w:firstLine="723"/>
        <w:jc w:val="center"/>
        <w:rPr>
          <w:rFonts w:ascii="宋体" w:hAnsi="宋体" w:cs="宋体"/>
          <w:b/>
          <w:bCs/>
          <w:color w:val="auto"/>
          <w:sz w:val="36"/>
          <w:szCs w:val="36"/>
          <w:highlight w:val="none"/>
          <w:lang w:eastAsia="zh-CN"/>
        </w:rPr>
      </w:pPr>
    </w:p>
    <w:p w14:paraId="1E4039C5">
      <w:pPr>
        <w:ind w:firstLine="480"/>
        <w:rPr>
          <w:color w:val="auto"/>
          <w:highlight w:val="none"/>
          <w:lang w:eastAsia="zh-CN"/>
        </w:rPr>
      </w:pPr>
    </w:p>
    <w:p w14:paraId="23EE4BB5">
      <w:pPr>
        <w:ind w:firstLine="480"/>
        <w:rPr>
          <w:color w:val="auto"/>
          <w:highlight w:val="none"/>
          <w:lang w:eastAsia="zh-CN"/>
        </w:rPr>
        <w:sectPr>
          <w:footerReference r:id="rId19" w:type="default"/>
          <w:pgSz w:w="11910" w:h="16840"/>
          <w:pgMar w:top="1580" w:right="878" w:bottom="280" w:left="952" w:header="720" w:footer="720" w:gutter="0"/>
          <w:pgBorders>
            <w:top w:val="none" w:sz="0" w:space="0"/>
            <w:left w:val="none" w:sz="0" w:space="0"/>
            <w:bottom w:val="none" w:sz="0" w:space="0"/>
            <w:right w:val="none" w:sz="0" w:space="0"/>
          </w:pgBorders>
          <w:pgNumType w:fmt="decimal"/>
          <w:cols w:space="720" w:num="1"/>
        </w:sectPr>
      </w:pPr>
    </w:p>
    <w:p w14:paraId="61F88A42">
      <w:pPr>
        <w:pStyle w:val="4"/>
        <w:ind w:firstLine="241"/>
        <w:rPr>
          <w:color w:val="auto"/>
          <w:highlight w:val="none"/>
          <w:lang w:eastAsia="zh-CN"/>
        </w:rPr>
      </w:pPr>
      <w:bookmarkStart w:id="1493" w:name="_Toc23765"/>
      <w:bookmarkStart w:id="1494" w:name="_Toc16383"/>
      <w:bookmarkStart w:id="1495" w:name="_Toc24588"/>
      <w:bookmarkStart w:id="1496" w:name="_Toc30322"/>
      <w:bookmarkStart w:id="1497" w:name="_Toc10651"/>
      <w:bookmarkStart w:id="1498" w:name="_Toc5319"/>
      <w:bookmarkStart w:id="1499" w:name="_Toc6761"/>
      <w:bookmarkStart w:id="1500" w:name="_Toc10486"/>
      <w:bookmarkStart w:id="1501" w:name="_Toc19307"/>
      <w:bookmarkStart w:id="1502" w:name="_Toc3145"/>
      <w:bookmarkStart w:id="1503" w:name="_Toc17444"/>
      <w:bookmarkStart w:id="1504" w:name="_Toc8747"/>
      <w:bookmarkStart w:id="1505" w:name="_Toc30548"/>
      <w:bookmarkStart w:id="1506" w:name="_Toc192580232"/>
      <w:bookmarkStart w:id="1507" w:name="_Toc28644"/>
      <w:bookmarkStart w:id="1508" w:name="_Toc6847"/>
      <w:bookmarkStart w:id="1509" w:name="_Toc32421"/>
      <w:bookmarkStart w:id="1510" w:name="_Toc23661"/>
      <w:bookmarkStart w:id="1511" w:name="_Toc30985"/>
      <w:r>
        <w:rPr>
          <w:rFonts w:hint="eastAsia"/>
          <w:color w:val="auto"/>
          <w:highlight w:val="none"/>
          <w:lang w:eastAsia="zh-CN"/>
        </w:rPr>
        <w:t>表3.3-</w:t>
      </w:r>
      <w:r>
        <w:rPr>
          <w:rFonts w:hint="eastAsia"/>
          <w:color w:val="auto"/>
          <w:highlight w:val="none"/>
          <w:lang w:val="en-US" w:eastAsia="zh-CN"/>
        </w:rPr>
        <w:t>9</w:t>
      </w:r>
      <w:r>
        <w:rPr>
          <w:rFonts w:hint="eastAsia"/>
          <w:color w:val="auto"/>
          <w:highlight w:val="none"/>
          <w:lang w:eastAsia="zh-CN"/>
        </w:rPr>
        <w:t xml:space="preserve"> 建设项目项目管理</w:t>
      </w:r>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del w:id="185" w:author="李国奇" w:date="2025-11-29T17:58:12Z">
        <w:r>
          <w:rPr>
            <w:rFonts w:hint="eastAsia"/>
            <w:color w:val="auto"/>
            <w:highlight w:val="none"/>
            <w:lang w:eastAsia="zh-CN"/>
          </w:rPr>
          <w:delText>周（月）报</w:delText>
        </w:r>
      </w:del>
      <w:ins w:id="186" w:author="李国奇" w:date="2025-11-29T17:58:12Z">
        <w:r>
          <w:rPr>
            <w:rFonts w:hint="eastAsia"/>
            <w:color w:val="auto"/>
            <w:highlight w:val="none"/>
            <w:lang w:eastAsia="zh-CN"/>
          </w:rPr>
          <w:t>周报</w:t>
        </w:r>
      </w:ins>
    </w:p>
    <w:p w14:paraId="1CB68BB7">
      <w:pPr>
        <w:ind w:firstLine="0" w:firstLineChars="0"/>
        <w:jc w:val="center"/>
        <w:rPr>
          <w:rFonts w:asciiTheme="minorEastAsia" w:hAnsiTheme="minorEastAsia" w:eastAsiaTheme="minorEastAsia"/>
          <w:b/>
          <w:bCs/>
          <w:color w:val="auto"/>
          <w:sz w:val="36"/>
          <w:szCs w:val="36"/>
          <w:highlight w:val="none"/>
          <w:lang w:eastAsia="zh-CN"/>
        </w:rPr>
      </w:pPr>
      <w:r>
        <w:rPr>
          <w:rFonts w:asciiTheme="minorEastAsia" w:hAnsiTheme="minorEastAsia" w:eastAsiaTheme="minorEastAsia"/>
          <w:b/>
          <w:bCs/>
          <w:color w:val="auto"/>
          <w:sz w:val="36"/>
          <w:szCs w:val="36"/>
          <w:highlight w:val="none"/>
          <w:lang w:eastAsia="zh-CN"/>
        </w:rPr>
        <w:t>XXXX</w:t>
      </w:r>
      <w:r>
        <w:rPr>
          <w:rFonts w:hint="eastAsia" w:asciiTheme="minorEastAsia" w:hAnsiTheme="minorEastAsia" w:eastAsiaTheme="minorEastAsia"/>
          <w:b/>
          <w:bCs/>
          <w:color w:val="auto"/>
          <w:sz w:val="36"/>
          <w:szCs w:val="36"/>
          <w:highlight w:val="none"/>
          <w:lang w:eastAsia="zh-CN"/>
        </w:rPr>
        <w:t>项目管理</w:t>
      </w:r>
      <w:del w:id="187" w:author="李国奇" w:date="2025-11-29T17:58:12Z">
        <w:r>
          <w:rPr>
            <w:rFonts w:hint="eastAsia" w:asciiTheme="minorEastAsia" w:hAnsiTheme="minorEastAsia" w:eastAsiaTheme="minorEastAsia"/>
            <w:b/>
            <w:bCs/>
            <w:color w:val="auto"/>
            <w:sz w:val="36"/>
            <w:szCs w:val="36"/>
            <w:highlight w:val="none"/>
            <w:lang w:eastAsia="zh-CN"/>
          </w:rPr>
          <w:delText>周（月）报</w:delText>
        </w:r>
      </w:del>
      <w:ins w:id="188" w:author="李国奇" w:date="2025-11-29T17:58:12Z">
        <w:r>
          <w:rPr>
            <w:rFonts w:hint="eastAsia" w:asciiTheme="minorEastAsia" w:hAnsiTheme="minorEastAsia" w:eastAsiaTheme="minorEastAsia"/>
            <w:b/>
            <w:bCs/>
            <w:color w:val="auto"/>
            <w:sz w:val="36"/>
            <w:szCs w:val="36"/>
            <w:highlight w:val="none"/>
            <w:lang w:eastAsia="zh-CN"/>
          </w:rPr>
          <w:t>周报</w:t>
        </w:r>
      </w:ins>
    </w:p>
    <w:p w14:paraId="4F71117A">
      <w:pPr>
        <w:ind w:firstLine="0" w:firstLineChars="0"/>
        <w:jc w:val="center"/>
        <w:rPr>
          <w:rFonts w:asciiTheme="minorEastAsia" w:hAnsiTheme="minorEastAsia" w:eastAsiaTheme="minorEastAsia"/>
          <w:b w:val="0"/>
          <w:bCs w:val="0"/>
          <w:color w:val="auto"/>
          <w:sz w:val="28"/>
          <w:szCs w:val="28"/>
          <w:highlight w:val="none"/>
          <w:lang w:eastAsia="zh-CN"/>
        </w:rPr>
      </w:pPr>
      <w:r>
        <w:rPr>
          <w:rFonts w:hint="eastAsia" w:asciiTheme="minorEastAsia" w:hAnsiTheme="minorEastAsia" w:eastAsiaTheme="minorEastAsia"/>
          <w:b w:val="0"/>
          <w:bCs w:val="0"/>
          <w:color w:val="auto"/>
          <w:sz w:val="28"/>
          <w:szCs w:val="28"/>
          <w:highlight w:val="none"/>
          <w:lang w:eastAsia="zh-CN"/>
        </w:rPr>
        <w:t>第</w:t>
      </w:r>
      <w:r>
        <w:rPr>
          <w:rFonts w:asciiTheme="minorEastAsia" w:hAnsiTheme="minorEastAsia" w:eastAsiaTheme="minorEastAsia"/>
          <w:b w:val="0"/>
          <w:bCs w:val="0"/>
          <w:color w:val="auto"/>
          <w:sz w:val="28"/>
          <w:szCs w:val="28"/>
          <w:highlight w:val="none"/>
          <w:lang w:eastAsia="zh-CN"/>
        </w:rPr>
        <w:t>XX期</w:t>
      </w:r>
    </w:p>
    <w:p w14:paraId="04F0E7A8">
      <w:pPr>
        <w:spacing w:line="240" w:lineRule="auto"/>
        <w:ind w:firstLine="0" w:firstLineChars="0"/>
        <w:rPr>
          <w:rFonts w:asciiTheme="minorEastAsia" w:hAnsiTheme="minorEastAsia" w:eastAsiaTheme="minorEastAsia"/>
          <w:b/>
          <w:bCs/>
          <w:color w:val="auto"/>
          <w:sz w:val="28"/>
          <w:szCs w:val="28"/>
          <w:highlight w:val="none"/>
          <w:lang w:eastAsia="zh-CN"/>
        </w:rPr>
      </w:pPr>
      <w:r>
        <w:rPr>
          <w:rFonts w:hint="eastAsia" w:ascii="仿宋" w:hAnsi="仿宋" w:eastAsia="仿宋"/>
          <w:b/>
          <w:bCs/>
          <w:color w:val="auto"/>
          <w:sz w:val="28"/>
          <w:szCs w:val="28"/>
          <w:highlight w:val="none"/>
          <w:lang w:eastAsia="zh-CN"/>
        </w:rPr>
        <w:t>XXX项目管理公司</w:t>
      </w:r>
      <w:r>
        <w:rPr>
          <w:rFonts w:hint="eastAsia"/>
          <w:b/>
          <w:bCs/>
          <w:snapToGrid/>
          <w:color w:val="auto"/>
          <w:sz w:val="28"/>
          <w:szCs w:val="28"/>
          <w:highlight w:val="none"/>
          <w:lang w:eastAsia="zh-CN"/>
        </w:rPr>
        <w:t xml:space="preserve">                                  </w:t>
      </w:r>
      <w:r>
        <w:rPr>
          <w:rFonts w:hint="eastAsia" w:ascii="仿宋" w:hAnsi="仿宋" w:eastAsia="仿宋"/>
          <w:b/>
          <w:bCs/>
          <w:color w:val="auto"/>
          <w:sz w:val="28"/>
          <w:szCs w:val="28"/>
          <w:highlight w:val="none"/>
          <w:lang w:eastAsia="zh-CN"/>
        </w:rPr>
        <w:t>2025年X月X日</w:t>
      </w:r>
    </w:p>
    <w:tbl>
      <w:tblPr>
        <w:tblStyle w:val="24"/>
        <w:tblW w:w="0" w:type="auto"/>
        <w:tblInd w:w="0" w:type="dxa"/>
        <w:tblBorders>
          <w:top w:val="single" w:color="FF0000" w:sz="18" w:space="0"/>
          <w:left w:val="none" w:color="auto" w:sz="0" w:space="0"/>
          <w:bottom w:val="single" w:color="FF0000" w:sz="12" w:space="0"/>
          <w:right w:val="none" w:color="auto" w:sz="0" w:space="0"/>
          <w:insideH w:val="single" w:color="FF0000" w:sz="12" w:space="0"/>
          <w:insideV w:val="single" w:color="FF0000" w:sz="12" w:space="0"/>
        </w:tblBorders>
        <w:tblLayout w:type="autofit"/>
        <w:tblCellMar>
          <w:top w:w="0" w:type="dxa"/>
          <w:left w:w="108" w:type="dxa"/>
          <w:bottom w:w="0" w:type="dxa"/>
          <w:right w:w="108" w:type="dxa"/>
        </w:tblCellMar>
      </w:tblPr>
      <w:tblGrid>
        <w:gridCol w:w="6487"/>
        <w:gridCol w:w="2663"/>
        <w:gridCol w:w="92"/>
      </w:tblGrid>
      <w:tr w14:paraId="016BB2FC">
        <w:tblPrEx>
          <w:tblBorders>
            <w:top w:val="single" w:color="FF0000" w:sz="18" w:space="0"/>
            <w:left w:val="none" w:color="auto" w:sz="0" w:space="0"/>
            <w:bottom w:val="single" w:color="FF0000" w:sz="12" w:space="0"/>
            <w:right w:val="none" w:color="auto" w:sz="0" w:space="0"/>
            <w:insideH w:val="single" w:color="FF0000" w:sz="12" w:space="0"/>
            <w:insideV w:val="single" w:color="FF0000" w:sz="12" w:space="0"/>
          </w:tblBorders>
          <w:tblCellMar>
            <w:top w:w="0" w:type="dxa"/>
            <w:left w:w="108" w:type="dxa"/>
            <w:bottom w:w="0" w:type="dxa"/>
            <w:right w:w="108" w:type="dxa"/>
          </w:tblCellMar>
        </w:tblPrEx>
        <w:trPr>
          <w:del w:id="189" w:author="李国奇" w:date="2025-11-29T17:58:12Z"/>
        </w:trPr>
        <w:tc>
          <w:tcPr>
            <w:tcW w:w="6487" w:type="dxa"/>
            <w:tcBorders>
              <w:bottom w:val="single" w:color="FF0000" w:sz="12" w:space="0"/>
            </w:tcBorders>
            <w:tcMar>
              <w:top w:w="113" w:type="dxa"/>
              <w:left w:w="0" w:type="dxa"/>
            </w:tcMar>
          </w:tcPr>
          <w:p w14:paraId="627E78F1">
            <w:pPr>
              <w:numPr>
                <w:ilvl w:val="0"/>
                <w:numId w:val="56"/>
              </w:numPr>
              <w:ind w:firstLineChars="0"/>
              <w:rPr>
                <w:del w:id="190" w:author="李国奇" w:date="2025-11-29T17:58:12Z"/>
                <w:color w:val="auto"/>
                <w:highlight w:val="none"/>
              </w:rPr>
            </w:pPr>
            <w:del w:id="191" w:author="李国奇" w:date="2025-11-29T17:58:12Z">
              <w:r>
                <w:rPr>
                  <w:rFonts w:hint="eastAsia"/>
                  <w:color w:val="auto"/>
                  <w:highlight w:val="none"/>
                </w:rPr>
                <w:delText>总体进展情况概述</w:delText>
              </w:r>
            </w:del>
          </w:p>
          <w:p w14:paraId="45F7FF6A">
            <w:pPr>
              <w:numPr>
                <w:ilvl w:val="0"/>
                <w:numId w:val="0"/>
              </w:numPr>
              <w:ind w:firstLine="0" w:firstLineChars="0"/>
              <w:rPr>
                <w:del w:id="192" w:author="李国奇" w:date="2025-11-29T17:58:12Z"/>
                <w:color w:val="auto"/>
                <w:highlight w:val="none"/>
                <w:lang w:eastAsia="zh-CN"/>
              </w:rPr>
            </w:pPr>
            <w:del w:id="193" w:author="李国奇" w:date="2025-11-29T17:58:12Z">
              <w:r>
                <w:rPr>
                  <w:rFonts w:hint="eastAsia"/>
                  <w:color w:val="auto"/>
                  <w:highlight w:val="none"/>
                  <w:lang w:eastAsia="zh-CN"/>
                </w:rPr>
                <w:delText>（简要描述重点任务、关键节点进展情况及存在的问题）</w:delText>
              </w:r>
            </w:del>
          </w:p>
          <w:p w14:paraId="565A508B">
            <w:pPr>
              <w:numPr>
                <w:ilvl w:val="0"/>
                <w:numId w:val="57"/>
              </w:numPr>
              <w:ind w:firstLineChars="0"/>
              <w:rPr>
                <w:del w:id="194" w:author="李国奇" w:date="2025-11-29T17:58:12Z"/>
                <w:color w:val="auto"/>
                <w:highlight w:val="none"/>
              </w:rPr>
            </w:pPr>
            <w:del w:id="195" w:author="李国奇" w:date="2025-11-29T17:58:12Z">
              <w:r>
                <w:rPr>
                  <w:rFonts w:hint="eastAsia"/>
                  <w:color w:val="auto"/>
                  <w:highlight w:val="none"/>
                </w:rPr>
                <w:delText>本周（月）工作进展</w:delText>
              </w:r>
            </w:del>
          </w:p>
          <w:p w14:paraId="08E3636B">
            <w:pPr>
              <w:pStyle w:val="40"/>
              <w:numPr>
                <w:ilvl w:val="0"/>
                <w:numId w:val="58"/>
              </w:numPr>
              <w:ind w:firstLineChars="0"/>
              <w:rPr>
                <w:del w:id="196" w:author="李国奇" w:date="2025-11-29T17:58:12Z"/>
                <w:rFonts w:ascii="Times New Roman" w:hAnsi="Times New Roman" w:cs="Times New Roman"/>
                <w:color w:val="auto"/>
                <w:highlight w:val="none"/>
                <w:lang w:eastAsia="en-US"/>
              </w:rPr>
            </w:pPr>
            <w:del w:id="197" w:author="李国奇" w:date="2025-11-29T17:58:12Z">
              <w:r>
                <w:rPr>
                  <w:rFonts w:hint="eastAsia" w:ascii="Times New Roman" w:hAnsi="Times New Roman" w:cs="Times New Roman"/>
                  <w:color w:val="auto"/>
                  <w:highlight w:val="none"/>
                  <w:lang w:eastAsia="en-US"/>
                </w:rPr>
                <w:delText>审批手续</w:delText>
              </w:r>
            </w:del>
          </w:p>
          <w:p w14:paraId="66A95486">
            <w:pPr>
              <w:pStyle w:val="40"/>
              <w:numPr>
                <w:ilvl w:val="0"/>
                <w:numId w:val="58"/>
              </w:numPr>
              <w:ind w:firstLineChars="0"/>
              <w:rPr>
                <w:del w:id="198" w:author="李国奇" w:date="2025-11-29T17:58:12Z"/>
                <w:rFonts w:ascii="Times New Roman" w:hAnsi="Times New Roman" w:cs="Times New Roman"/>
                <w:color w:val="auto"/>
                <w:highlight w:val="none"/>
                <w:lang w:eastAsia="en-US"/>
              </w:rPr>
            </w:pPr>
            <w:del w:id="199" w:author="李国奇" w:date="2025-11-29T17:58:12Z">
              <w:r>
                <w:rPr>
                  <w:rFonts w:hint="eastAsia" w:ascii="Times New Roman" w:hAnsi="Times New Roman" w:cs="Times New Roman"/>
                  <w:color w:val="auto"/>
                  <w:highlight w:val="none"/>
                  <w:lang w:eastAsia="en-US"/>
                </w:rPr>
                <w:delText>设计管理</w:delText>
              </w:r>
            </w:del>
          </w:p>
          <w:p w14:paraId="291F1FAD">
            <w:pPr>
              <w:pStyle w:val="40"/>
              <w:numPr>
                <w:ilvl w:val="0"/>
                <w:numId w:val="58"/>
              </w:numPr>
              <w:ind w:firstLineChars="0"/>
              <w:rPr>
                <w:del w:id="200" w:author="李国奇" w:date="2025-11-29T17:58:12Z"/>
                <w:rFonts w:ascii="Times New Roman" w:hAnsi="Times New Roman" w:cs="Times New Roman"/>
                <w:color w:val="auto"/>
                <w:highlight w:val="none"/>
                <w:lang w:eastAsia="en-US"/>
              </w:rPr>
            </w:pPr>
            <w:del w:id="201" w:author="李国奇" w:date="2025-11-29T17:58:12Z">
              <w:r>
                <w:rPr>
                  <w:rFonts w:hint="eastAsia" w:ascii="Times New Roman" w:hAnsi="Times New Roman" w:cs="Times New Roman"/>
                  <w:color w:val="auto"/>
                  <w:highlight w:val="none"/>
                  <w:lang w:eastAsia="en-US"/>
                </w:rPr>
                <w:delText>招采合约</w:delText>
              </w:r>
            </w:del>
          </w:p>
          <w:p w14:paraId="1F61FD27">
            <w:pPr>
              <w:pStyle w:val="40"/>
              <w:numPr>
                <w:ilvl w:val="0"/>
                <w:numId w:val="58"/>
              </w:numPr>
              <w:ind w:firstLineChars="0"/>
              <w:rPr>
                <w:del w:id="202" w:author="李国奇" w:date="2025-11-29T17:58:12Z"/>
                <w:rFonts w:ascii="Times New Roman" w:hAnsi="Times New Roman" w:cs="Times New Roman"/>
                <w:color w:val="auto"/>
                <w:highlight w:val="none"/>
                <w:lang w:eastAsia="en-US"/>
              </w:rPr>
            </w:pPr>
            <w:del w:id="203" w:author="李国奇" w:date="2025-11-29T17:58:12Z">
              <w:r>
                <w:rPr>
                  <w:rFonts w:hint="eastAsia" w:ascii="Times New Roman" w:hAnsi="Times New Roman" w:cs="Times New Roman"/>
                  <w:color w:val="auto"/>
                  <w:highlight w:val="none"/>
                  <w:lang w:eastAsia="en-US"/>
                </w:rPr>
                <w:delText>进度对比及保障措施</w:delText>
              </w:r>
            </w:del>
          </w:p>
          <w:p w14:paraId="4E04FA82">
            <w:pPr>
              <w:pStyle w:val="40"/>
              <w:numPr>
                <w:ilvl w:val="0"/>
                <w:numId w:val="58"/>
              </w:numPr>
              <w:ind w:firstLineChars="0"/>
              <w:rPr>
                <w:del w:id="204" w:author="李国奇" w:date="2025-11-29T17:58:12Z"/>
                <w:rFonts w:ascii="Times New Roman" w:hAnsi="Times New Roman" w:cs="Times New Roman"/>
                <w:color w:val="auto"/>
                <w:highlight w:val="none"/>
                <w:lang w:eastAsia="en-US"/>
              </w:rPr>
            </w:pPr>
            <w:del w:id="205" w:author="李国奇" w:date="2025-11-29T17:58:12Z">
              <w:r>
                <w:rPr>
                  <w:rFonts w:hint="eastAsia" w:ascii="Times New Roman" w:hAnsi="Times New Roman" w:cs="Times New Roman"/>
                  <w:color w:val="auto"/>
                  <w:highlight w:val="none"/>
                  <w:lang w:eastAsia="en-US"/>
                </w:rPr>
                <w:delText>质量问题与整改</w:delText>
              </w:r>
            </w:del>
          </w:p>
          <w:p w14:paraId="2353C456">
            <w:pPr>
              <w:pStyle w:val="40"/>
              <w:numPr>
                <w:ilvl w:val="0"/>
                <w:numId w:val="58"/>
              </w:numPr>
              <w:ind w:firstLineChars="0"/>
              <w:rPr>
                <w:del w:id="206" w:author="李国奇" w:date="2025-11-29T17:58:12Z"/>
                <w:rFonts w:ascii="Times New Roman" w:hAnsi="Times New Roman" w:cs="Times New Roman"/>
                <w:color w:val="auto"/>
                <w:highlight w:val="none"/>
                <w:lang w:eastAsia="en-US"/>
              </w:rPr>
            </w:pPr>
            <w:del w:id="207" w:author="李国奇" w:date="2025-11-29T17:58:12Z">
              <w:r>
                <w:rPr>
                  <w:rFonts w:hint="eastAsia" w:ascii="Times New Roman" w:hAnsi="Times New Roman" w:cs="Times New Roman"/>
                  <w:color w:val="auto"/>
                  <w:highlight w:val="none"/>
                  <w:lang w:eastAsia="en-US"/>
                </w:rPr>
                <w:delText>安全检查与记录</w:delText>
              </w:r>
            </w:del>
          </w:p>
          <w:p w14:paraId="15997866">
            <w:pPr>
              <w:pStyle w:val="40"/>
              <w:numPr>
                <w:ilvl w:val="0"/>
                <w:numId w:val="58"/>
              </w:numPr>
              <w:ind w:firstLineChars="0"/>
              <w:rPr>
                <w:del w:id="208" w:author="李国奇" w:date="2025-11-29T17:58:12Z"/>
                <w:rFonts w:ascii="Times New Roman" w:hAnsi="Times New Roman" w:cs="Times New Roman"/>
                <w:color w:val="auto"/>
                <w:highlight w:val="none"/>
                <w:lang w:eastAsia="en-US"/>
              </w:rPr>
            </w:pPr>
            <w:del w:id="209" w:author="李国奇" w:date="2025-11-29T17:58:12Z">
              <w:r>
                <w:rPr>
                  <w:rFonts w:hint="eastAsia" w:ascii="Times New Roman" w:hAnsi="Times New Roman" w:cs="Times New Roman"/>
                  <w:color w:val="auto"/>
                  <w:highlight w:val="none"/>
                  <w:lang w:eastAsia="en-US"/>
                </w:rPr>
                <w:delText>造价管理</w:delText>
              </w:r>
            </w:del>
          </w:p>
          <w:p w14:paraId="103EEBE3">
            <w:pPr>
              <w:pStyle w:val="40"/>
              <w:numPr>
                <w:ilvl w:val="0"/>
                <w:numId w:val="58"/>
              </w:numPr>
              <w:ind w:firstLineChars="0"/>
              <w:rPr>
                <w:del w:id="210" w:author="李国奇" w:date="2025-11-29T17:58:12Z"/>
                <w:rFonts w:ascii="Times New Roman" w:hAnsi="Times New Roman" w:cs="Times New Roman"/>
                <w:color w:val="auto"/>
                <w:highlight w:val="none"/>
              </w:rPr>
            </w:pPr>
            <w:del w:id="211" w:author="李国奇" w:date="2025-11-29T17:58:12Z">
              <w:r>
                <w:rPr>
                  <w:rFonts w:hint="eastAsia" w:ascii="Times New Roman" w:hAnsi="Times New Roman" w:cs="Times New Roman"/>
                  <w:color w:val="auto"/>
                  <w:highlight w:val="none"/>
                  <w:lang w:eastAsia="en-US"/>
                </w:rPr>
                <w:delText>问题分析与风险预测</w:delText>
              </w:r>
            </w:del>
          </w:p>
          <w:p w14:paraId="270A3327">
            <w:pPr>
              <w:numPr>
                <w:ilvl w:val="0"/>
                <w:numId w:val="57"/>
              </w:numPr>
              <w:ind w:firstLine="480"/>
              <w:rPr>
                <w:del w:id="212" w:author="李国奇" w:date="2025-11-29T17:58:12Z"/>
                <w:color w:val="auto"/>
                <w:highlight w:val="none"/>
              </w:rPr>
            </w:pPr>
            <w:del w:id="213" w:author="李国奇" w:date="2025-11-29T17:58:12Z">
              <w:r>
                <w:rPr>
                  <w:rFonts w:hint="eastAsia"/>
                  <w:color w:val="auto"/>
                  <w:highlight w:val="none"/>
                </w:rPr>
                <w:delText>下周（月）工作计划</w:delText>
              </w:r>
            </w:del>
          </w:p>
          <w:p w14:paraId="2FD94201">
            <w:pPr>
              <w:numPr>
                <w:ilvl w:val="0"/>
                <w:numId w:val="59"/>
              </w:numPr>
              <w:ind w:firstLine="480"/>
              <w:rPr>
                <w:del w:id="214" w:author="李国奇" w:date="2025-11-29T17:58:12Z"/>
                <w:color w:val="auto"/>
                <w:highlight w:val="none"/>
              </w:rPr>
            </w:pPr>
            <w:del w:id="215" w:author="李国奇" w:date="2025-11-29T17:58:12Z">
              <w:r>
                <w:rPr>
                  <w:rFonts w:hint="eastAsia"/>
                  <w:color w:val="auto"/>
                  <w:highlight w:val="none"/>
                </w:rPr>
                <w:delText>手续办理安排</w:delText>
              </w:r>
            </w:del>
          </w:p>
          <w:p w14:paraId="77ADD81D">
            <w:pPr>
              <w:numPr>
                <w:ilvl w:val="0"/>
                <w:numId w:val="59"/>
              </w:numPr>
              <w:ind w:firstLine="480"/>
              <w:rPr>
                <w:del w:id="216" w:author="李国奇" w:date="2025-11-29T17:58:12Z"/>
                <w:color w:val="auto"/>
                <w:highlight w:val="none"/>
              </w:rPr>
            </w:pPr>
            <w:del w:id="217" w:author="李国奇" w:date="2025-11-29T17:58:12Z">
              <w:r>
                <w:rPr>
                  <w:rFonts w:hint="eastAsia"/>
                  <w:color w:val="auto"/>
                  <w:highlight w:val="none"/>
                </w:rPr>
                <w:delText>设计管理</w:delText>
              </w:r>
            </w:del>
          </w:p>
          <w:p w14:paraId="78653109">
            <w:pPr>
              <w:numPr>
                <w:ilvl w:val="0"/>
                <w:numId w:val="59"/>
              </w:numPr>
              <w:ind w:firstLine="480"/>
              <w:rPr>
                <w:del w:id="218" w:author="李国奇" w:date="2025-11-29T17:58:12Z"/>
                <w:color w:val="auto"/>
                <w:highlight w:val="none"/>
              </w:rPr>
            </w:pPr>
            <w:del w:id="219" w:author="李国奇" w:date="2025-11-29T17:58:12Z">
              <w:r>
                <w:rPr>
                  <w:rFonts w:hint="eastAsia"/>
                  <w:color w:val="auto"/>
                  <w:highlight w:val="none"/>
                </w:rPr>
                <w:delText>招采合约管理</w:delText>
              </w:r>
            </w:del>
          </w:p>
          <w:p w14:paraId="4B873985">
            <w:pPr>
              <w:numPr>
                <w:ilvl w:val="0"/>
                <w:numId w:val="59"/>
              </w:numPr>
              <w:ind w:firstLine="480"/>
              <w:rPr>
                <w:del w:id="220" w:author="李国奇" w:date="2025-11-29T17:58:12Z"/>
                <w:color w:val="auto"/>
                <w:highlight w:val="none"/>
              </w:rPr>
            </w:pPr>
            <w:del w:id="221" w:author="李国奇" w:date="2025-11-29T17:58:12Z">
              <w:r>
                <w:rPr>
                  <w:rFonts w:hint="eastAsia"/>
                  <w:color w:val="auto"/>
                  <w:highlight w:val="none"/>
                </w:rPr>
                <w:delText>进度对比及保障措施</w:delText>
              </w:r>
            </w:del>
          </w:p>
          <w:p w14:paraId="5C51ED94">
            <w:pPr>
              <w:numPr>
                <w:ilvl w:val="0"/>
                <w:numId w:val="59"/>
              </w:numPr>
              <w:ind w:firstLine="480"/>
              <w:rPr>
                <w:del w:id="222" w:author="李国奇" w:date="2025-11-29T17:58:12Z"/>
                <w:color w:val="auto"/>
                <w:highlight w:val="none"/>
              </w:rPr>
            </w:pPr>
            <w:del w:id="223" w:author="李国奇" w:date="2025-11-29T17:58:12Z">
              <w:r>
                <w:rPr>
                  <w:rFonts w:hint="eastAsia"/>
                  <w:color w:val="auto"/>
                  <w:highlight w:val="none"/>
                </w:rPr>
                <w:delText>质量问题与整改</w:delText>
              </w:r>
            </w:del>
          </w:p>
          <w:p w14:paraId="5578D172">
            <w:pPr>
              <w:numPr>
                <w:ilvl w:val="0"/>
                <w:numId w:val="59"/>
              </w:numPr>
              <w:ind w:firstLine="480"/>
              <w:rPr>
                <w:del w:id="224" w:author="李国奇" w:date="2025-11-29T17:58:12Z"/>
                <w:color w:val="auto"/>
                <w:highlight w:val="none"/>
              </w:rPr>
            </w:pPr>
            <w:del w:id="225" w:author="李国奇" w:date="2025-11-29T17:58:12Z">
              <w:r>
                <w:rPr>
                  <w:rFonts w:hint="eastAsia"/>
                  <w:color w:val="auto"/>
                  <w:highlight w:val="none"/>
                </w:rPr>
                <w:delText>安全检查与记录</w:delText>
              </w:r>
            </w:del>
          </w:p>
          <w:p w14:paraId="1D3199CF">
            <w:pPr>
              <w:numPr>
                <w:ilvl w:val="0"/>
                <w:numId w:val="59"/>
              </w:numPr>
              <w:ind w:firstLine="480"/>
              <w:rPr>
                <w:del w:id="226" w:author="李国奇" w:date="2025-11-29T17:58:12Z"/>
                <w:color w:val="auto"/>
                <w:highlight w:val="none"/>
              </w:rPr>
            </w:pPr>
            <w:del w:id="227" w:author="李国奇" w:date="2025-11-29T17:58:12Z">
              <w:r>
                <w:rPr>
                  <w:rFonts w:hint="eastAsia"/>
                  <w:color w:val="auto"/>
                  <w:highlight w:val="none"/>
                </w:rPr>
                <w:delText>造价管理</w:delText>
              </w:r>
            </w:del>
          </w:p>
          <w:p w14:paraId="02A9D38F">
            <w:pPr>
              <w:numPr>
                <w:ilvl w:val="0"/>
                <w:numId w:val="57"/>
              </w:numPr>
              <w:ind w:firstLine="480"/>
              <w:rPr>
                <w:del w:id="228" w:author="李国奇" w:date="2025-11-29T17:58:12Z"/>
                <w:color w:val="auto"/>
                <w:highlight w:val="none"/>
              </w:rPr>
            </w:pPr>
            <w:del w:id="229" w:author="李国奇" w:date="2025-11-29T17:58:12Z">
              <w:r>
                <w:rPr>
                  <w:rFonts w:hint="eastAsia"/>
                  <w:color w:val="auto"/>
                  <w:highlight w:val="none"/>
                  <w:lang w:eastAsia="en-US"/>
                </w:rPr>
                <w:delText>大</w:delText>
              </w:r>
            </w:del>
            <w:del w:id="230" w:author="李国奇" w:date="2025-11-29T17:58:12Z">
              <w:r>
                <w:rPr>
                  <w:rFonts w:hint="eastAsia"/>
                  <w:color w:val="auto"/>
                  <w:highlight w:val="none"/>
                </w:rPr>
                <w:delText>事记</w:delText>
              </w:r>
            </w:del>
          </w:p>
          <w:p w14:paraId="79C60F74">
            <w:pPr>
              <w:numPr>
                <w:ilvl w:val="0"/>
                <w:numId w:val="0"/>
              </w:numPr>
              <w:ind w:firstLine="960" w:firstLineChars="0"/>
              <w:rPr>
                <w:del w:id="231" w:author="李国奇" w:date="2025-11-29T17:58:12Z"/>
                <w:rFonts w:ascii="Times New Roman" w:hAnsi="Times New Roman" w:eastAsia="宋体"/>
                <w:b w:val="0"/>
                <w:bCs w:val="0"/>
                <w:color w:val="auto"/>
                <w:sz w:val="24"/>
                <w:szCs w:val="24"/>
                <w:highlight w:val="none"/>
                <w:lang w:eastAsia="zh-CN"/>
              </w:rPr>
            </w:pPr>
          </w:p>
        </w:tc>
        <w:tc>
          <w:tcPr>
            <w:tcW w:w="2755" w:type="dxa"/>
            <w:gridSpan w:val="2"/>
            <w:tcBorders>
              <w:bottom w:val="single" w:color="FF0000" w:sz="12" w:space="0"/>
            </w:tcBorders>
          </w:tcPr>
          <w:p w14:paraId="1C80C9DC">
            <w:pPr>
              <w:ind w:firstLine="0" w:firstLineChars="0"/>
              <w:rPr>
                <w:del w:id="232" w:author="李国奇" w:date="2025-11-29T17:58:12Z"/>
                <w:rFonts w:asciiTheme="minorEastAsia" w:hAnsiTheme="minorEastAsia" w:eastAsiaTheme="minorEastAsia"/>
                <w:b/>
                <w:bCs/>
                <w:color w:val="auto"/>
                <w:sz w:val="28"/>
                <w:szCs w:val="28"/>
                <w:highlight w:val="none"/>
                <w:lang w:eastAsia="zh-CN"/>
              </w:rPr>
            </w:pPr>
            <w:del w:id="233" w:author="李国奇" w:date="2025-11-29T17:58:12Z">
              <w:r>
                <w:rPr>
                  <w:rFonts w:hint="eastAsia"/>
                  <w:b/>
                  <w:bCs/>
                  <w:color w:val="auto"/>
                  <w:highlight w:val="none"/>
                  <w:lang w:eastAsia="zh-CN"/>
                </w:rPr>
                <w:delText>土储建设中心意见：</w:delText>
              </w:r>
            </w:del>
          </w:p>
        </w:tc>
      </w:tr>
      <w:tr w14:paraId="02C122B9">
        <w:tblPrEx>
          <w:tblBorders>
            <w:top w:val="single" w:color="FF0000" w:sz="18" w:space="0"/>
            <w:left w:val="none" w:color="auto" w:sz="0" w:space="0"/>
            <w:bottom w:val="single" w:color="FF0000" w:sz="12" w:space="0"/>
            <w:right w:val="none" w:color="auto" w:sz="0" w:space="0"/>
            <w:insideH w:val="single" w:color="FF0000" w:sz="12" w:space="0"/>
            <w:insideV w:val="single" w:color="FF0000" w:sz="12" w:space="0"/>
          </w:tblBorders>
          <w:tblCellMar>
            <w:top w:w="0" w:type="dxa"/>
            <w:left w:w="108" w:type="dxa"/>
            <w:bottom w:w="0" w:type="dxa"/>
            <w:right w:w="108" w:type="dxa"/>
          </w:tblCellMar>
        </w:tblPrEx>
        <w:trPr>
          <w:del w:id="234" w:author="李国奇" w:date="2025-11-29T17:58:12Z"/>
        </w:trPr>
        <w:tc>
          <w:tcPr>
            <w:tcW w:w="6487" w:type="dxa"/>
            <w:tcBorders>
              <w:top w:val="single" w:color="FF0000" w:sz="12" w:space="0"/>
              <w:right w:val="nil"/>
            </w:tcBorders>
            <w:tcMar>
              <w:top w:w="113" w:type="dxa"/>
              <w:left w:w="0" w:type="dxa"/>
            </w:tcMar>
          </w:tcPr>
          <w:p w14:paraId="091D0BC3">
            <w:pPr>
              <w:ind w:left="420" w:firstLine="0" w:firstLineChars="0"/>
              <w:rPr>
                <w:del w:id="235" w:author="李国奇" w:date="2025-11-29T17:58:12Z"/>
                <w:color w:val="auto"/>
                <w:highlight w:val="none"/>
                <w:lang w:eastAsia="zh-CN"/>
              </w:rPr>
            </w:pPr>
            <w:del w:id="236" w:author="李国奇" w:date="2025-11-29T17:58:12Z">
              <w:r>
                <w:rPr>
                  <w:rFonts w:hint="eastAsia"/>
                  <w:color w:val="auto"/>
                  <w:highlight w:val="none"/>
                  <w:lang w:eastAsia="zh-CN"/>
                </w:rPr>
                <w:delText>报：耿斌、张大鹏、徐存柱、各项目负责人</w:delText>
              </w:r>
            </w:del>
          </w:p>
          <w:p w14:paraId="48474B43">
            <w:pPr>
              <w:numPr>
                <w:ilvl w:val="0"/>
                <w:numId w:val="0"/>
              </w:numPr>
              <w:ind w:left="420" w:firstLine="0" w:firstLineChars="0"/>
              <w:rPr>
                <w:del w:id="237" w:author="李国奇" w:date="2025-11-29T17:58:12Z"/>
                <w:color w:val="auto"/>
                <w:highlight w:val="none"/>
                <w:lang w:eastAsia="zh-CN"/>
              </w:rPr>
            </w:pPr>
            <w:del w:id="238" w:author="李国奇" w:date="2025-11-29T17:58:12Z">
              <w:r>
                <w:rPr>
                  <w:rFonts w:hint="eastAsia"/>
                  <w:color w:val="auto"/>
                  <w:highlight w:val="none"/>
                  <w:lang w:eastAsia="zh-CN"/>
                </w:rPr>
                <w:delText>抄：相关各参建单位</w:delText>
              </w:r>
            </w:del>
          </w:p>
        </w:tc>
        <w:tc>
          <w:tcPr>
            <w:tcW w:w="2755" w:type="dxa"/>
            <w:gridSpan w:val="2"/>
            <w:tcBorders>
              <w:top w:val="single" w:color="FF0000" w:sz="12" w:space="0"/>
              <w:left w:val="nil"/>
            </w:tcBorders>
          </w:tcPr>
          <w:p w14:paraId="500A2F52">
            <w:pPr>
              <w:ind w:firstLine="0" w:firstLineChars="0"/>
              <w:rPr>
                <w:del w:id="239" w:author="李国奇" w:date="2025-11-29T17:58:12Z"/>
                <w:b/>
                <w:bCs/>
                <w:color w:val="auto"/>
                <w:highlight w:val="none"/>
                <w:lang w:eastAsia="zh-CN"/>
              </w:rPr>
            </w:pPr>
          </w:p>
        </w:tc>
      </w:tr>
      <w:tr w14:paraId="02FAF189">
        <w:tblPrEx>
          <w:tblBorders>
            <w:top w:val="single" w:color="FF0000" w:sz="18" w:space="0"/>
            <w:left w:val="none" w:color="auto" w:sz="0" w:space="0"/>
            <w:bottom w:val="single" w:color="FF0000" w:sz="12" w:space="0"/>
            <w:right w:val="none" w:color="auto" w:sz="0" w:space="0"/>
            <w:insideH w:val="single" w:color="FF0000" w:sz="12" w:space="0"/>
            <w:insideV w:val="single" w:color="FF0000" w:sz="12" w:space="0"/>
          </w:tblBorders>
          <w:tblCellMar>
            <w:top w:w="0" w:type="dxa"/>
            <w:left w:w="108" w:type="dxa"/>
            <w:bottom w:w="0" w:type="dxa"/>
            <w:right w:w="108" w:type="dxa"/>
          </w:tblCellMar>
        </w:tblPrEx>
        <w:trPr>
          <w:gridAfter w:val="1"/>
          <w:wAfter w:w="92" w:type="dxa"/>
          <w:ins w:id="240" w:author="李国奇" w:date="2025-11-29T17:58:12Z"/>
        </w:trPr>
        <w:tc>
          <w:tcPr>
            <w:tcW w:w="9150" w:type="dxa"/>
            <w:gridSpan w:val="2"/>
            <w:tcBorders>
              <w:bottom w:val="single" w:color="FF0000" w:sz="12" w:space="0"/>
            </w:tcBorders>
            <w:tcMar>
              <w:top w:w="113" w:type="dxa"/>
              <w:left w:w="0" w:type="dxa"/>
            </w:tcMar>
          </w:tcPr>
          <w:p w14:paraId="01F7B53D">
            <w:pPr>
              <w:numPr>
                <w:ilvl w:val="0"/>
                <w:numId w:val="57"/>
              </w:numPr>
              <w:ind w:firstLine="480" w:firstLineChars="200"/>
              <w:rPr>
                <w:ins w:id="241" w:author="李国奇" w:date="2025-11-29T17:58:12Z"/>
                <w:rFonts w:hint="eastAsia"/>
                <w:color w:val="auto"/>
                <w:highlight w:val="none"/>
              </w:rPr>
            </w:pPr>
            <w:ins w:id="242" w:author="李国奇" w:date="2025-11-29T17:58:12Z">
              <w:r>
                <w:rPr>
                  <w:rFonts w:hint="eastAsia"/>
                  <w:color w:val="auto"/>
                  <w:highlight w:val="none"/>
                </w:rPr>
                <w:t>总体</w:t>
              </w:r>
            </w:ins>
            <w:ins w:id="243" w:author="李国奇" w:date="2025-11-29T17:58:12Z">
              <w:r>
                <w:rPr>
                  <w:rFonts w:hint="eastAsia"/>
                  <w:color w:val="auto"/>
                  <w:highlight w:val="none"/>
                  <w:lang w:eastAsia="zh-CN"/>
                </w:rPr>
                <w:t>计划及</w:t>
              </w:r>
            </w:ins>
            <w:ins w:id="244" w:author="李国奇" w:date="2025-11-29T17:58:12Z">
              <w:r>
                <w:rPr>
                  <w:rFonts w:hint="eastAsia"/>
                  <w:color w:val="auto"/>
                  <w:highlight w:val="none"/>
                </w:rPr>
                <w:t>进展概述</w:t>
              </w:r>
            </w:ins>
          </w:p>
          <w:p w14:paraId="29ACE861">
            <w:pPr>
              <w:numPr>
                <w:ilvl w:val="0"/>
                <w:numId w:val="0"/>
              </w:numPr>
              <w:ind w:firstLine="0" w:firstLineChars="0"/>
              <w:rPr>
                <w:ins w:id="245" w:author="李国奇" w:date="2025-11-29T17:58:12Z"/>
                <w:rFonts w:hint="eastAsia"/>
                <w:color w:val="auto"/>
                <w:highlight w:val="none"/>
                <w:lang w:eastAsia="zh-CN"/>
              </w:rPr>
            </w:pPr>
            <w:ins w:id="246" w:author="李国奇" w:date="2025-11-29T17:58:12Z">
              <w:r>
                <w:rPr>
                  <w:rFonts w:hint="eastAsia"/>
                  <w:color w:val="auto"/>
                  <w:highlight w:val="none"/>
                  <w:lang w:eastAsia="zh-CN"/>
                </w:rPr>
                <w:t>（简要描述重点任务、关键节点进展情况及存在的问题）</w:t>
              </w:r>
            </w:ins>
          </w:p>
          <w:tbl>
            <w:tblPr>
              <w:tblStyle w:val="25"/>
              <w:tblW w:w="0" w:type="auto"/>
              <w:tblInd w:w="-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
              <w:gridCol w:w="968"/>
              <w:gridCol w:w="1210"/>
              <w:gridCol w:w="1472"/>
              <w:gridCol w:w="1816"/>
              <w:gridCol w:w="1704"/>
              <w:gridCol w:w="1566"/>
            </w:tblGrid>
            <w:tr w14:paraId="52933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ins w:id="247" w:author="李国奇" w:date="2025-11-29T17:58:12Z"/>
              </w:trPr>
              <w:tc>
                <w:tcPr>
                  <w:tcW w:w="300" w:type="dxa"/>
                  <w:vMerge w:val="restart"/>
                  <w:tcBorders>
                    <w:top w:val="nil"/>
                    <w:bottom w:val="nil"/>
                    <w:right w:val="single" w:color="auto" w:sz="4" w:space="0"/>
                  </w:tcBorders>
                  <w:vAlign w:val="center"/>
                </w:tcPr>
                <w:p w14:paraId="20A3AEA0">
                  <w:pPr>
                    <w:widowControl/>
                    <w:numPr>
                      <w:ilvl w:val="0"/>
                      <w:numId w:val="0"/>
                    </w:numPr>
                    <w:kinsoku/>
                    <w:autoSpaceDE/>
                    <w:autoSpaceDN/>
                    <w:spacing w:line="440" w:lineRule="exact"/>
                    <w:ind w:firstLine="482" w:firstLineChars="0"/>
                    <w:jc w:val="left"/>
                    <w:outlineLvl w:val="9"/>
                    <w:rPr>
                      <w:ins w:id="248" w:author="李国奇" w:date="2025-11-29T17:58:12Z"/>
                      <w:color w:val="auto"/>
                      <w:lang w:eastAsia="zh-CN"/>
                    </w:rPr>
                  </w:pPr>
                </w:p>
              </w:tc>
              <w:tc>
                <w:tcPr>
                  <w:tcW w:w="8978" w:type="dxa"/>
                  <w:gridSpan w:val="6"/>
                  <w:tcBorders>
                    <w:top w:val="single" w:color="auto" w:sz="4" w:space="0"/>
                    <w:left w:val="single" w:color="auto" w:sz="4" w:space="0"/>
                    <w:bottom w:val="single" w:color="auto" w:sz="4" w:space="0"/>
                    <w:right w:val="single" w:color="auto" w:sz="4" w:space="0"/>
                  </w:tcBorders>
                  <w:vAlign w:val="center"/>
                </w:tcPr>
                <w:p w14:paraId="4FB97A0B">
                  <w:pPr>
                    <w:widowControl/>
                    <w:numPr>
                      <w:ilvl w:val="0"/>
                      <w:numId w:val="0"/>
                    </w:numPr>
                    <w:kinsoku/>
                    <w:autoSpaceDE/>
                    <w:autoSpaceDN/>
                    <w:spacing w:line="440" w:lineRule="exact"/>
                    <w:ind w:firstLine="482" w:firstLineChars="0"/>
                    <w:jc w:val="center"/>
                    <w:outlineLvl w:val="9"/>
                    <w:rPr>
                      <w:ins w:id="249" w:author="李国奇" w:date="2025-11-29T17:58:12Z"/>
                      <w:color w:val="auto"/>
                      <w:lang w:eastAsia="zh-CN"/>
                    </w:rPr>
                  </w:pPr>
                  <w:ins w:id="250" w:author="李国奇" w:date="2025-11-29T17:58:12Z">
                    <w:r>
                      <w:rPr>
                        <w:rFonts w:hint="eastAsia"/>
                        <w:color w:val="auto"/>
                        <w:lang w:eastAsia="zh-CN"/>
                      </w:rPr>
                      <w:t>本项目概算批复金额:</w:t>
                    </w:r>
                  </w:ins>
                  <w:ins w:id="251" w:author="李国奇" w:date="2025-11-29T17:58:12Z">
                    <w:r>
                      <w:rPr>
                        <w:rFonts w:hint="eastAsia"/>
                        <w:color w:val="auto"/>
                        <w:lang w:val="en-US" w:eastAsia="zh-CN"/>
                      </w:rPr>
                      <w:t>xx</w:t>
                    </w:r>
                  </w:ins>
                  <w:ins w:id="252" w:author="李国奇" w:date="2025-11-29T17:58:12Z">
                    <w:r>
                      <w:rPr>
                        <w:rFonts w:hint="eastAsia"/>
                        <w:color w:val="auto"/>
                        <w:lang w:eastAsia="zh-CN"/>
                      </w:rPr>
                      <w:t>万元</w:t>
                    </w:r>
                  </w:ins>
                </w:p>
              </w:tc>
            </w:tr>
            <w:tr w14:paraId="059D4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ins w:id="253" w:author="李国奇" w:date="2025-11-29T17:58:12Z"/>
              </w:trPr>
              <w:tc>
                <w:tcPr>
                  <w:tcW w:w="300" w:type="dxa"/>
                  <w:vMerge w:val="continue"/>
                  <w:tcBorders>
                    <w:top w:val="nil"/>
                    <w:left w:val="nil"/>
                    <w:bottom w:val="nil"/>
                    <w:right w:val="single" w:color="auto" w:sz="4" w:space="0"/>
                  </w:tcBorders>
                  <w:vAlign w:val="center"/>
                </w:tcPr>
                <w:p w14:paraId="232640FB">
                  <w:pPr>
                    <w:widowControl/>
                    <w:numPr>
                      <w:ilvl w:val="0"/>
                      <w:numId w:val="0"/>
                    </w:numPr>
                    <w:kinsoku/>
                    <w:autoSpaceDE/>
                    <w:autoSpaceDN/>
                    <w:spacing w:line="440" w:lineRule="exact"/>
                    <w:ind w:firstLine="482" w:firstLineChars="0"/>
                    <w:jc w:val="left"/>
                    <w:outlineLvl w:val="9"/>
                    <w:rPr>
                      <w:ins w:id="254" w:author="李国奇" w:date="2025-11-29T17:58:12Z"/>
                    </w:rPr>
                  </w:pPr>
                </w:p>
              </w:tc>
              <w:tc>
                <w:tcPr>
                  <w:tcW w:w="8978" w:type="dxa"/>
                  <w:gridSpan w:val="6"/>
                  <w:tcBorders>
                    <w:top w:val="single" w:color="auto" w:sz="4" w:space="0"/>
                    <w:left w:val="single" w:color="auto" w:sz="4" w:space="0"/>
                    <w:bottom w:val="single" w:color="auto" w:sz="4" w:space="0"/>
                    <w:right w:val="single" w:color="auto" w:sz="4" w:space="0"/>
                  </w:tcBorders>
                  <w:vAlign w:val="center"/>
                </w:tcPr>
                <w:p w14:paraId="2B8B7774">
                  <w:pPr>
                    <w:widowControl/>
                    <w:numPr>
                      <w:ilvl w:val="0"/>
                      <w:numId w:val="0"/>
                    </w:numPr>
                    <w:kinsoku/>
                    <w:autoSpaceDE/>
                    <w:autoSpaceDN/>
                    <w:spacing w:line="440" w:lineRule="exact"/>
                    <w:ind w:firstLine="482" w:firstLineChars="0"/>
                    <w:jc w:val="center"/>
                    <w:outlineLvl w:val="9"/>
                    <w:rPr>
                      <w:ins w:id="255" w:author="李国奇" w:date="2025-11-29T17:58:12Z"/>
                    </w:rPr>
                  </w:pPr>
                  <w:ins w:id="256" w:author="李国奇" w:date="2025-11-29T17:58:12Z">
                    <w:r>
                      <w:rPr>
                        <w:rFonts w:hint="eastAsia"/>
                      </w:rPr>
                      <w:t>合同签订情况</w:t>
                    </w:r>
                  </w:ins>
                </w:p>
              </w:tc>
            </w:tr>
            <w:tr w14:paraId="20139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9" w:hRule="atLeast"/>
                <w:ins w:id="257" w:author="李国奇" w:date="2025-11-29T17:58:12Z"/>
              </w:trPr>
              <w:tc>
                <w:tcPr>
                  <w:tcW w:w="300" w:type="dxa"/>
                  <w:vMerge w:val="continue"/>
                  <w:tcBorders>
                    <w:top w:val="nil"/>
                    <w:left w:val="nil"/>
                    <w:bottom w:val="nil"/>
                    <w:right w:val="single" w:color="auto" w:sz="4" w:space="0"/>
                  </w:tcBorders>
                  <w:vAlign w:val="center"/>
                </w:tcPr>
                <w:p w14:paraId="628E5852">
                  <w:pPr>
                    <w:widowControl/>
                    <w:numPr>
                      <w:ilvl w:val="0"/>
                      <w:numId w:val="0"/>
                    </w:numPr>
                    <w:kinsoku/>
                    <w:autoSpaceDE/>
                    <w:autoSpaceDN/>
                    <w:spacing w:line="440" w:lineRule="exact"/>
                    <w:ind w:firstLine="482"/>
                    <w:jc w:val="left"/>
                    <w:outlineLvl w:val="9"/>
                    <w:rPr>
                      <w:ins w:id="258" w:author="李国奇" w:date="2025-11-29T17:58:12Z"/>
                      <w:color w:val="auto"/>
                      <w:lang w:eastAsia="zh"/>
                    </w:rPr>
                  </w:pPr>
                </w:p>
              </w:tc>
              <w:tc>
                <w:tcPr>
                  <w:tcW w:w="995" w:type="dxa"/>
                  <w:tcBorders>
                    <w:top w:val="single" w:color="auto" w:sz="4" w:space="0"/>
                    <w:left w:val="single" w:color="auto" w:sz="4" w:space="0"/>
                    <w:bottom w:val="single" w:color="auto" w:sz="4" w:space="0"/>
                    <w:right w:val="single" w:color="auto" w:sz="4" w:space="0"/>
                  </w:tcBorders>
                  <w:vAlign w:val="center"/>
                </w:tcPr>
                <w:p w14:paraId="4427DA37">
                  <w:pPr>
                    <w:widowControl/>
                    <w:numPr>
                      <w:ilvl w:val="0"/>
                      <w:numId w:val="0"/>
                    </w:numPr>
                    <w:kinsoku/>
                    <w:autoSpaceDE/>
                    <w:autoSpaceDN/>
                    <w:spacing w:line="440" w:lineRule="exact"/>
                    <w:ind w:firstLine="0"/>
                    <w:jc w:val="left"/>
                    <w:outlineLvl w:val="9"/>
                    <w:rPr>
                      <w:ins w:id="259" w:author="李国奇" w:date="2025-11-29T17:58:12Z"/>
                      <w:color w:val="auto"/>
                      <w:lang w:eastAsia="zh"/>
                    </w:rPr>
                  </w:pPr>
                </w:p>
                <w:p w14:paraId="3F57F4DE">
                  <w:pPr>
                    <w:widowControl/>
                    <w:numPr>
                      <w:ilvl w:val="0"/>
                      <w:numId w:val="0"/>
                    </w:numPr>
                    <w:kinsoku/>
                    <w:autoSpaceDE/>
                    <w:autoSpaceDN/>
                    <w:spacing w:line="440" w:lineRule="exact"/>
                    <w:ind w:firstLine="0"/>
                    <w:jc w:val="left"/>
                    <w:outlineLvl w:val="9"/>
                    <w:rPr>
                      <w:ins w:id="260" w:author="李国奇" w:date="2025-11-29T17:58:12Z"/>
                      <w:color w:val="auto"/>
                      <w:lang w:eastAsia="zh"/>
                    </w:rPr>
                  </w:pPr>
                </w:p>
              </w:tc>
              <w:tc>
                <w:tcPr>
                  <w:tcW w:w="1228" w:type="dxa"/>
                  <w:tcBorders>
                    <w:top w:val="single" w:color="auto" w:sz="4" w:space="0"/>
                    <w:left w:val="single" w:color="auto" w:sz="4" w:space="0"/>
                    <w:bottom w:val="single" w:color="auto" w:sz="4" w:space="0"/>
                    <w:right w:val="single" w:color="auto" w:sz="4" w:space="0"/>
                  </w:tcBorders>
                  <w:vAlign w:val="center"/>
                </w:tcPr>
                <w:p w14:paraId="32B958AD">
                  <w:pPr>
                    <w:widowControl/>
                    <w:numPr>
                      <w:ilvl w:val="0"/>
                      <w:numId w:val="0"/>
                    </w:numPr>
                    <w:kinsoku/>
                    <w:autoSpaceDE/>
                    <w:autoSpaceDN/>
                    <w:spacing w:line="440" w:lineRule="exact"/>
                    <w:ind w:firstLine="0" w:firstLineChars="0"/>
                    <w:jc w:val="left"/>
                    <w:outlineLvl w:val="9"/>
                    <w:rPr>
                      <w:ins w:id="261" w:author="李国奇" w:date="2025-11-29T17:58:12Z"/>
                      <w:color w:val="auto"/>
                      <w:sz w:val="22"/>
                      <w:szCs w:val="22"/>
                      <w:lang w:eastAsia="zh-CN"/>
                    </w:rPr>
                  </w:pPr>
                  <w:ins w:id="262" w:author="李国奇" w:date="2025-11-29T17:58:12Z">
                    <w:r>
                      <w:rPr>
                        <w:rFonts w:hint="eastAsia"/>
                        <w:color w:val="auto"/>
                        <w:sz w:val="22"/>
                        <w:szCs w:val="22"/>
                        <w:lang w:eastAsia="zh-CN"/>
                      </w:rPr>
                      <w:t>签订数量（份）</w:t>
                    </w:r>
                  </w:ins>
                </w:p>
              </w:tc>
              <w:tc>
                <w:tcPr>
                  <w:tcW w:w="1515" w:type="dxa"/>
                  <w:tcBorders>
                    <w:top w:val="single" w:color="auto" w:sz="4" w:space="0"/>
                    <w:left w:val="single" w:color="auto" w:sz="4" w:space="0"/>
                    <w:bottom w:val="single" w:color="auto" w:sz="4" w:space="0"/>
                    <w:right w:val="single" w:color="auto" w:sz="4" w:space="0"/>
                  </w:tcBorders>
                  <w:vAlign w:val="center"/>
                </w:tcPr>
                <w:p w14:paraId="0A692A1F">
                  <w:pPr>
                    <w:widowControl/>
                    <w:numPr>
                      <w:ilvl w:val="0"/>
                      <w:numId w:val="0"/>
                    </w:numPr>
                    <w:kinsoku/>
                    <w:autoSpaceDE/>
                    <w:autoSpaceDN/>
                    <w:spacing w:line="440" w:lineRule="exact"/>
                    <w:ind w:firstLine="0" w:firstLineChars="0"/>
                    <w:jc w:val="left"/>
                    <w:outlineLvl w:val="9"/>
                    <w:rPr>
                      <w:ins w:id="263" w:author="李国奇" w:date="2025-11-29T17:58:12Z"/>
                      <w:rFonts w:hint="eastAsia"/>
                      <w:color w:val="auto"/>
                      <w:sz w:val="22"/>
                      <w:szCs w:val="22"/>
                      <w:lang w:eastAsia="zh-CN"/>
                    </w:rPr>
                  </w:pPr>
                  <w:ins w:id="264" w:author="李国奇" w:date="2025-11-29T17:58:12Z">
                    <w:r>
                      <w:rPr>
                        <w:rFonts w:hint="eastAsia"/>
                        <w:color w:val="auto"/>
                        <w:sz w:val="22"/>
                        <w:szCs w:val="22"/>
                        <w:lang w:eastAsia="zh-CN"/>
                      </w:rPr>
                      <w:t>签订金额</w:t>
                    </w:r>
                  </w:ins>
                </w:p>
                <w:p w14:paraId="1893589C">
                  <w:pPr>
                    <w:widowControl/>
                    <w:numPr>
                      <w:ilvl w:val="0"/>
                      <w:numId w:val="0"/>
                    </w:numPr>
                    <w:kinsoku/>
                    <w:autoSpaceDE/>
                    <w:autoSpaceDN/>
                    <w:spacing w:line="440" w:lineRule="exact"/>
                    <w:ind w:firstLine="0" w:firstLineChars="0"/>
                    <w:jc w:val="left"/>
                    <w:outlineLvl w:val="9"/>
                    <w:rPr>
                      <w:ins w:id="265" w:author="李国奇" w:date="2025-11-29T17:58:12Z"/>
                      <w:color w:val="auto"/>
                      <w:sz w:val="22"/>
                      <w:szCs w:val="22"/>
                      <w:lang w:eastAsia="zh-CN"/>
                    </w:rPr>
                  </w:pPr>
                  <w:ins w:id="266" w:author="李国奇" w:date="2025-11-29T17:58:12Z">
                    <w:r>
                      <w:rPr>
                        <w:rFonts w:hint="eastAsia"/>
                        <w:color w:val="auto"/>
                        <w:sz w:val="22"/>
                        <w:szCs w:val="22"/>
                        <w:lang w:eastAsia="zh-CN"/>
                      </w:rPr>
                      <w:t>（万元）</w:t>
                    </w:r>
                  </w:ins>
                </w:p>
              </w:tc>
              <w:tc>
                <w:tcPr>
                  <w:tcW w:w="1883" w:type="dxa"/>
                  <w:tcBorders>
                    <w:top w:val="single" w:color="auto" w:sz="4" w:space="0"/>
                    <w:left w:val="single" w:color="auto" w:sz="4" w:space="0"/>
                    <w:bottom w:val="single" w:color="auto" w:sz="4" w:space="0"/>
                    <w:right w:val="single" w:color="auto" w:sz="4" w:space="0"/>
                  </w:tcBorders>
                  <w:vAlign w:val="center"/>
                </w:tcPr>
                <w:p w14:paraId="73FD5078">
                  <w:pPr>
                    <w:widowControl/>
                    <w:numPr>
                      <w:ilvl w:val="0"/>
                      <w:numId w:val="0"/>
                    </w:numPr>
                    <w:kinsoku/>
                    <w:autoSpaceDE/>
                    <w:autoSpaceDN/>
                    <w:spacing w:line="440" w:lineRule="exact"/>
                    <w:ind w:firstLine="0" w:firstLineChars="0"/>
                    <w:jc w:val="left"/>
                    <w:outlineLvl w:val="9"/>
                    <w:rPr>
                      <w:ins w:id="267" w:author="李国奇" w:date="2025-11-29T17:58:12Z"/>
                      <w:color w:val="auto"/>
                      <w:sz w:val="22"/>
                      <w:szCs w:val="22"/>
                      <w:lang w:eastAsia="zh-CN"/>
                    </w:rPr>
                  </w:pPr>
                  <w:ins w:id="268" w:author="李国奇" w:date="2025-11-29T17:58:12Z">
                    <w:r>
                      <w:rPr>
                        <w:rFonts w:hint="eastAsia"/>
                        <w:color w:val="auto"/>
                        <w:sz w:val="22"/>
                        <w:szCs w:val="22"/>
                        <w:lang w:eastAsia="zh-CN"/>
                      </w:rPr>
                      <w:t>签订金额占批复金额百分比(%)</w:t>
                    </w:r>
                  </w:ins>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14:paraId="7A558B2D">
                  <w:pPr>
                    <w:widowControl/>
                    <w:numPr>
                      <w:ilvl w:val="0"/>
                      <w:numId w:val="0"/>
                    </w:numPr>
                    <w:kinsoku/>
                    <w:autoSpaceDE/>
                    <w:autoSpaceDN/>
                    <w:spacing w:line="440" w:lineRule="exact"/>
                    <w:ind w:firstLine="0" w:firstLineChars="0"/>
                    <w:jc w:val="left"/>
                    <w:outlineLvl w:val="9"/>
                    <w:rPr>
                      <w:ins w:id="269" w:author="李国奇" w:date="2025-11-29T17:58:12Z"/>
                      <w:color w:val="auto"/>
                      <w:lang w:eastAsia="zh-CN"/>
                    </w:rPr>
                  </w:pPr>
                  <w:ins w:id="270" w:author="李国奇" w:date="2025-11-29T17:58:12Z">
                    <w:r>
                      <w:rPr>
                        <w:rFonts w:hint="eastAsia"/>
                        <w:color w:val="auto"/>
                        <w:lang w:eastAsia="zh-CN"/>
                      </w:rPr>
                      <w:t>已支付金额（万元）</w:t>
                    </w:r>
                  </w:ins>
                </w:p>
              </w:tc>
              <w:tc>
                <w:tcPr>
                  <w:tcW w:w="1600" w:type="dxa"/>
                  <w:tcBorders>
                    <w:top w:val="single" w:color="auto" w:sz="4" w:space="0"/>
                    <w:left w:val="single" w:color="auto" w:sz="4" w:space="0"/>
                    <w:bottom w:val="single" w:color="auto" w:sz="4" w:space="0"/>
                    <w:right w:val="single" w:color="auto" w:sz="4" w:space="0"/>
                  </w:tcBorders>
                  <w:shd w:val="clear" w:color="auto" w:fill="auto"/>
                  <w:vAlign w:val="center"/>
                </w:tcPr>
                <w:p w14:paraId="6D17D49B">
                  <w:pPr>
                    <w:widowControl/>
                    <w:numPr>
                      <w:ilvl w:val="0"/>
                      <w:numId w:val="0"/>
                    </w:numPr>
                    <w:kinsoku/>
                    <w:autoSpaceDE/>
                    <w:autoSpaceDN/>
                    <w:spacing w:line="440" w:lineRule="exact"/>
                    <w:ind w:firstLine="0" w:firstLineChars="0"/>
                    <w:jc w:val="left"/>
                    <w:outlineLvl w:val="9"/>
                    <w:rPr>
                      <w:ins w:id="271" w:author="李国奇" w:date="2025-11-29T17:58:12Z"/>
                      <w:color w:val="auto"/>
                      <w:lang w:eastAsia="zh-CN"/>
                    </w:rPr>
                  </w:pPr>
                  <w:ins w:id="272" w:author="李国奇" w:date="2025-11-29T17:58:12Z">
                    <w:r>
                      <w:rPr>
                        <w:rFonts w:hint="eastAsia"/>
                        <w:color w:val="auto"/>
                        <w:lang w:eastAsia="zh-CN"/>
                      </w:rPr>
                      <w:t>已支付百分比（%）</w:t>
                    </w:r>
                  </w:ins>
                </w:p>
              </w:tc>
            </w:tr>
            <w:tr w14:paraId="50278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ins w:id="273" w:author="李国奇" w:date="2025-11-29T17:58:12Z"/>
              </w:trPr>
              <w:tc>
                <w:tcPr>
                  <w:tcW w:w="300" w:type="dxa"/>
                  <w:vMerge w:val="continue"/>
                  <w:tcBorders>
                    <w:top w:val="nil"/>
                    <w:left w:val="nil"/>
                    <w:bottom w:val="nil"/>
                    <w:right w:val="single" w:color="auto" w:sz="4" w:space="0"/>
                  </w:tcBorders>
                  <w:vAlign w:val="center"/>
                </w:tcPr>
                <w:p w14:paraId="1AFEF3E4">
                  <w:pPr>
                    <w:widowControl/>
                    <w:numPr>
                      <w:ilvl w:val="0"/>
                      <w:numId w:val="0"/>
                    </w:numPr>
                    <w:kinsoku/>
                    <w:autoSpaceDE/>
                    <w:autoSpaceDN/>
                    <w:spacing w:line="440" w:lineRule="exact"/>
                    <w:ind w:firstLine="482" w:firstLineChars="0"/>
                    <w:jc w:val="left"/>
                    <w:outlineLvl w:val="9"/>
                    <w:rPr>
                      <w:ins w:id="274" w:author="李国奇" w:date="2025-11-29T17:58:12Z"/>
                      <w:color w:val="auto"/>
                      <w:lang w:eastAsia="zh-CN"/>
                    </w:rPr>
                  </w:pPr>
                  <w:bookmarkStart w:id="1512" w:name="OLE_LINK1"/>
                </w:p>
              </w:tc>
              <w:tc>
                <w:tcPr>
                  <w:tcW w:w="995" w:type="dxa"/>
                  <w:tcBorders>
                    <w:top w:val="single" w:color="auto" w:sz="4" w:space="0"/>
                    <w:left w:val="single" w:color="auto" w:sz="4" w:space="0"/>
                    <w:bottom w:val="single" w:color="auto" w:sz="4" w:space="0"/>
                    <w:right w:val="single" w:color="auto" w:sz="4" w:space="0"/>
                  </w:tcBorders>
                  <w:vAlign w:val="center"/>
                </w:tcPr>
                <w:p w14:paraId="3A3F37B6">
                  <w:pPr>
                    <w:widowControl/>
                    <w:numPr>
                      <w:ilvl w:val="0"/>
                      <w:numId w:val="0"/>
                    </w:numPr>
                    <w:kinsoku/>
                    <w:autoSpaceDE/>
                    <w:autoSpaceDN/>
                    <w:spacing w:line="440" w:lineRule="exact"/>
                    <w:ind w:firstLine="0" w:firstLineChars="0"/>
                    <w:jc w:val="left"/>
                    <w:outlineLvl w:val="9"/>
                    <w:rPr>
                      <w:ins w:id="275" w:author="李国奇" w:date="2025-11-29T17:58:12Z"/>
                      <w:color w:val="auto"/>
                      <w:lang w:eastAsia="zh-CN"/>
                    </w:rPr>
                  </w:pPr>
                  <w:ins w:id="276" w:author="李国奇" w:date="2025-11-29T17:58:12Z">
                    <w:r>
                      <w:rPr>
                        <w:rFonts w:hint="eastAsia"/>
                        <w:color w:val="auto"/>
                        <w:lang w:eastAsia="zh-CN"/>
                      </w:rPr>
                      <w:t>总体签约情况</w:t>
                    </w:r>
                    <w:bookmarkEnd w:id="1512"/>
                  </w:ins>
                </w:p>
              </w:tc>
              <w:tc>
                <w:tcPr>
                  <w:tcW w:w="1228" w:type="dxa"/>
                  <w:tcBorders>
                    <w:top w:val="single" w:color="auto" w:sz="4" w:space="0"/>
                    <w:left w:val="single" w:color="auto" w:sz="4" w:space="0"/>
                    <w:bottom w:val="single" w:color="auto" w:sz="4" w:space="0"/>
                    <w:right w:val="single" w:color="auto" w:sz="4" w:space="0"/>
                  </w:tcBorders>
                  <w:vAlign w:val="center"/>
                </w:tcPr>
                <w:p w14:paraId="682DCC5F">
                  <w:pPr>
                    <w:keepNext w:val="0"/>
                    <w:keepLines w:val="0"/>
                    <w:widowControl/>
                    <w:numPr>
                      <w:ilvl w:val="-1"/>
                      <w:numId w:val="0"/>
                    </w:numPr>
                    <w:suppressLineNumbers w:val="0"/>
                    <w:kinsoku/>
                    <w:autoSpaceDE/>
                    <w:autoSpaceDN/>
                    <w:spacing w:line="240" w:lineRule="auto"/>
                    <w:ind w:firstLine="0" w:firstLineChars="0"/>
                    <w:jc w:val="center"/>
                    <w:textAlignment w:val="center"/>
                    <w:rPr>
                      <w:ins w:id="277" w:author="李国奇" w:date="2025-11-29T17:58:12Z"/>
                      <w:rFonts w:hint="default"/>
                      <w:color w:val="auto"/>
                      <w:lang w:val="en-US" w:eastAsia="zh-CN"/>
                    </w:rPr>
                  </w:pPr>
                </w:p>
              </w:tc>
              <w:tc>
                <w:tcPr>
                  <w:tcW w:w="1515" w:type="dxa"/>
                  <w:tcBorders>
                    <w:top w:val="single" w:color="auto" w:sz="4" w:space="0"/>
                    <w:left w:val="single" w:color="auto" w:sz="4" w:space="0"/>
                    <w:bottom w:val="single" w:color="auto" w:sz="4" w:space="0"/>
                    <w:right w:val="single" w:color="auto" w:sz="4" w:space="0"/>
                  </w:tcBorders>
                  <w:shd w:val="clear" w:color="auto" w:fill="auto"/>
                  <w:vAlign w:val="center"/>
                </w:tcPr>
                <w:p w14:paraId="2E2B5548">
                  <w:pPr>
                    <w:keepNext w:val="0"/>
                    <w:keepLines w:val="0"/>
                    <w:widowControl/>
                    <w:numPr>
                      <w:ilvl w:val="-1"/>
                      <w:numId w:val="0"/>
                    </w:numPr>
                    <w:suppressLineNumbers w:val="0"/>
                    <w:kinsoku/>
                    <w:autoSpaceDE/>
                    <w:autoSpaceDN/>
                    <w:spacing w:line="240" w:lineRule="auto"/>
                    <w:ind w:firstLine="0" w:firstLineChars="0"/>
                    <w:jc w:val="center"/>
                    <w:textAlignment w:val="center"/>
                    <w:rPr>
                      <w:ins w:id="278" w:author="李国奇" w:date="2025-11-29T17:58:12Z"/>
                      <w:rFonts w:hint="default" w:ascii="Times New Roman" w:hAnsi="Times New Roman" w:eastAsia="宋体" w:cs="Times New Roman"/>
                      <w:i w:val="0"/>
                      <w:iCs w:val="0"/>
                      <w:snapToGrid w:val="0"/>
                      <w:color w:val="000000"/>
                      <w:sz w:val="24"/>
                      <w:szCs w:val="24"/>
                      <w:u w:val="none"/>
                      <w:lang w:val="en-US" w:eastAsia="zh-CN" w:bidi="ar"/>
                    </w:rPr>
                  </w:pPr>
                </w:p>
              </w:tc>
              <w:tc>
                <w:tcPr>
                  <w:tcW w:w="1883" w:type="dxa"/>
                  <w:tcBorders>
                    <w:top w:val="single" w:color="auto" w:sz="4" w:space="0"/>
                    <w:left w:val="single" w:color="auto" w:sz="4" w:space="0"/>
                    <w:bottom w:val="single" w:color="auto" w:sz="4" w:space="0"/>
                    <w:right w:val="single" w:color="auto" w:sz="4" w:space="0"/>
                  </w:tcBorders>
                  <w:vAlign w:val="center"/>
                </w:tcPr>
                <w:p w14:paraId="19B9C870">
                  <w:pPr>
                    <w:keepNext w:val="0"/>
                    <w:keepLines w:val="0"/>
                    <w:widowControl/>
                    <w:numPr>
                      <w:ilvl w:val="-1"/>
                      <w:numId w:val="0"/>
                    </w:numPr>
                    <w:suppressLineNumbers w:val="0"/>
                    <w:kinsoku/>
                    <w:autoSpaceDE/>
                    <w:autoSpaceDN/>
                    <w:spacing w:line="240" w:lineRule="auto"/>
                    <w:ind w:firstLine="0" w:firstLineChars="0"/>
                    <w:jc w:val="center"/>
                    <w:textAlignment w:val="center"/>
                    <w:rPr>
                      <w:ins w:id="279" w:author="李国奇" w:date="2025-11-29T17:58:12Z"/>
                      <w:rFonts w:hint="default"/>
                      <w:color w:val="000000"/>
                      <w:u w:val="none"/>
                      <w:lang w:val="en-US" w:eastAsia="zh-CN" w:bidi="ar"/>
                    </w:rPr>
                  </w:pPr>
                </w:p>
              </w:tc>
              <w:tc>
                <w:tcPr>
                  <w:tcW w:w="1757" w:type="dxa"/>
                  <w:tcBorders>
                    <w:top w:val="single" w:color="auto" w:sz="4" w:space="0"/>
                    <w:left w:val="single" w:color="auto" w:sz="4" w:space="0"/>
                    <w:bottom w:val="single" w:color="auto" w:sz="4" w:space="0"/>
                    <w:right w:val="single" w:color="auto" w:sz="4" w:space="0"/>
                  </w:tcBorders>
                  <w:shd w:val="clear" w:color="auto" w:fill="auto"/>
                  <w:vAlign w:val="center"/>
                </w:tcPr>
                <w:p w14:paraId="582C57A0">
                  <w:pPr>
                    <w:keepNext w:val="0"/>
                    <w:keepLines w:val="0"/>
                    <w:widowControl/>
                    <w:numPr>
                      <w:ilvl w:val="0"/>
                      <w:numId w:val="0"/>
                    </w:numPr>
                    <w:suppressLineNumbers w:val="0"/>
                    <w:kinsoku/>
                    <w:autoSpaceDE/>
                    <w:autoSpaceDN/>
                    <w:spacing w:line="440" w:lineRule="exact"/>
                    <w:ind w:firstLine="0" w:firstLineChars="0"/>
                    <w:jc w:val="center"/>
                    <w:textAlignment w:val="auto"/>
                    <w:rPr>
                      <w:ins w:id="280" w:author="李国奇" w:date="2025-11-29T17:58:12Z"/>
                      <w:rFonts w:hint="default" w:ascii="Times New Roman" w:hAnsi="Times New Roman" w:eastAsia="宋体" w:cs="Times New Roman"/>
                      <w:snapToGrid w:val="0"/>
                      <w:color w:val="auto"/>
                      <w:sz w:val="24"/>
                      <w:szCs w:val="24"/>
                      <w:lang w:val="en-US" w:eastAsia="zh-CN" w:bidi="ar-SA"/>
                    </w:rPr>
                  </w:pPr>
                </w:p>
              </w:tc>
              <w:tc>
                <w:tcPr>
                  <w:tcW w:w="1600" w:type="dxa"/>
                  <w:tcBorders>
                    <w:top w:val="single" w:color="auto" w:sz="4" w:space="0"/>
                    <w:left w:val="single" w:color="auto" w:sz="4" w:space="0"/>
                    <w:bottom w:val="single" w:color="auto" w:sz="4" w:space="0"/>
                    <w:right w:val="single" w:color="auto" w:sz="4" w:space="0"/>
                  </w:tcBorders>
                  <w:shd w:val="clear" w:color="auto" w:fill="auto"/>
                  <w:vAlign w:val="center"/>
                </w:tcPr>
                <w:p w14:paraId="463AF0FD">
                  <w:pPr>
                    <w:keepNext w:val="0"/>
                    <w:keepLines w:val="0"/>
                    <w:widowControl/>
                    <w:numPr>
                      <w:ilvl w:val="0"/>
                      <w:numId w:val="0"/>
                    </w:numPr>
                    <w:suppressLineNumbers w:val="0"/>
                    <w:kinsoku/>
                    <w:autoSpaceDE/>
                    <w:autoSpaceDN/>
                    <w:spacing w:line="440" w:lineRule="exact"/>
                    <w:ind w:firstLine="0" w:firstLineChars="0"/>
                    <w:jc w:val="center"/>
                    <w:textAlignment w:val="auto"/>
                    <w:rPr>
                      <w:ins w:id="281" w:author="李国奇" w:date="2025-11-29T17:58:12Z"/>
                      <w:rFonts w:hint="default" w:ascii="Times New Roman" w:hAnsi="Times New Roman" w:eastAsia="宋体" w:cs="Times New Roman"/>
                      <w:snapToGrid w:val="0"/>
                      <w:color w:val="auto"/>
                      <w:sz w:val="24"/>
                      <w:szCs w:val="24"/>
                      <w:lang w:val="en-US" w:eastAsia="zh-CN" w:bidi="ar-SA"/>
                    </w:rPr>
                  </w:pPr>
                </w:p>
              </w:tc>
            </w:tr>
            <w:tr w14:paraId="66C6A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ins w:id="282" w:author="李国奇" w:date="2025-11-29T17:58:12Z"/>
              </w:trPr>
              <w:tc>
                <w:tcPr>
                  <w:tcW w:w="300" w:type="dxa"/>
                  <w:vMerge w:val="continue"/>
                  <w:tcBorders>
                    <w:top w:val="nil"/>
                    <w:left w:val="nil"/>
                    <w:bottom w:val="nil"/>
                    <w:right w:val="single" w:color="auto" w:sz="4" w:space="0"/>
                  </w:tcBorders>
                  <w:vAlign w:val="center"/>
                </w:tcPr>
                <w:p w14:paraId="6264D260">
                  <w:pPr>
                    <w:widowControl/>
                    <w:numPr>
                      <w:ilvl w:val="0"/>
                      <w:numId w:val="0"/>
                    </w:numPr>
                    <w:kinsoku/>
                    <w:autoSpaceDE/>
                    <w:autoSpaceDN/>
                    <w:spacing w:line="440" w:lineRule="exact"/>
                    <w:ind w:firstLine="482" w:firstLineChars="0"/>
                    <w:jc w:val="left"/>
                    <w:outlineLvl w:val="9"/>
                    <w:rPr>
                      <w:ins w:id="283" w:author="李国奇" w:date="2025-11-29T17:58:12Z"/>
                      <w:color w:val="auto"/>
                      <w:lang w:eastAsia="zh-CN"/>
                    </w:rPr>
                  </w:pPr>
                </w:p>
              </w:tc>
              <w:tc>
                <w:tcPr>
                  <w:tcW w:w="995" w:type="dxa"/>
                  <w:tcBorders>
                    <w:top w:val="single" w:color="auto" w:sz="4" w:space="0"/>
                    <w:left w:val="single" w:color="auto" w:sz="4" w:space="0"/>
                    <w:bottom w:val="single" w:color="auto" w:sz="4" w:space="0"/>
                    <w:right w:val="single" w:color="auto" w:sz="4" w:space="0"/>
                  </w:tcBorders>
                  <w:vAlign w:val="center"/>
                </w:tcPr>
                <w:p w14:paraId="4420D46B">
                  <w:pPr>
                    <w:widowControl/>
                    <w:numPr>
                      <w:ilvl w:val="0"/>
                      <w:numId w:val="0"/>
                    </w:numPr>
                    <w:kinsoku/>
                    <w:autoSpaceDE/>
                    <w:autoSpaceDN/>
                    <w:spacing w:line="440" w:lineRule="exact"/>
                    <w:ind w:firstLine="0" w:firstLineChars="0"/>
                    <w:jc w:val="left"/>
                    <w:outlineLvl w:val="9"/>
                    <w:rPr>
                      <w:ins w:id="284" w:author="李国奇" w:date="2025-11-29T17:58:12Z"/>
                      <w:color w:val="auto"/>
                      <w:lang w:eastAsia="zh-CN"/>
                    </w:rPr>
                  </w:pPr>
                  <w:ins w:id="285" w:author="李国奇" w:date="2025-11-29T17:58:12Z">
                    <w:r>
                      <w:rPr>
                        <w:rFonts w:hint="eastAsia"/>
                        <w:color w:val="auto"/>
                        <w:lang w:eastAsia="zh-CN"/>
                      </w:rPr>
                      <w:t>本周签约情况</w:t>
                    </w:r>
                  </w:ins>
                </w:p>
              </w:tc>
              <w:tc>
                <w:tcPr>
                  <w:tcW w:w="1228" w:type="dxa"/>
                  <w:tcBorders>
                    <w:top w:val="single" w:color="auto" w:sz="4" w:space="0"/>
                    <w:left w:val="single" w:color="auto" w:sz="4" w:space="0"/>
                    <w:bottom w:val="single" w:color="auto" w:sz="4" w:space="0"/>
                    <w:right w:val="single" w:color="auto" w:sz="4" w:space="0"/>
                  </w:tcBorders>
                  <w:vAlign w:val="center"/>
                </w:tcPr>
                <w:p w14:paraId="1E4BDB45">
                  <w:pPr>
                    <w:keepNext w:val="0"/>
                    <w:keepLines w:val="0"/>
                    <w:widowControl/>
                    <w:numPr>
                      <w:ilvl w:val="-1"/>
                      <w:numId w:val="0"/>
                    </w:numPr>
                    <w:suppressLineNumbers w:val="0"/>
                    <w:kinsoku/>
                    <w:autoSpaceDE/>
                    <w:autoSpaceDN/>
                    <w:spacing w:line="240" w:lineRule="auto"/>
                    <w:ind w:firstLine="0" w:firstLineChars="0"/>
                    <w:jc w:val="center"/>
                    <w:textAlignment w:val="center"/>
                    <w:rPr>
                      <w:ins w:id="286" w:author="李国奇" w:date="2025-11-29T17:58:12Z"/>
                      <w:color w:val="auto"/>
                      <w:lang w:eastAsia="zh-CN"/>
                    </w:rPr>
                  </w:pPr>
                </w:p>
              </w:tc>
              <w:tc>
                <w:tcPr>
                  <w:tcW w:w="1515" w:type="dxa"/>
                  <w:tcBorders>
                    <w:top w:val="single" w:color="auto" w:sz="4" w:space="0"/>
                    <w:left w:val="single" w:color="auto" w:sz="4" w:space="0"/>
                    <w:bottom w:val="single" w:color="auto" w:sz="4" w:space="0"/>
                    <w:right w:val="single" w:color="auto" w:sz="4" w:space="0"/>
                  </w:tcBorders>
                  <w:vAlign w:val="center"/>
                </w:tcPr>
                <w:p w14:paraId="16EDC9BD">
                  <w:pPr>
                    <w:keepNext w:val="0"/>
                    <w:keepLines w:val="0"/>
                    <w:widowControl/>
                    <w:numPr>
                      <w:ilvl w:val="-1"/>
                      <w:numId w:val="0"/>
                    </w:numPr>
                    <w:suppressLineNumbers w:val="0"/>
                    <w:kinsoku/>
                    <w:autoSpaceDE/>
                    <w:autoSpaceDN/>
                    <w:spacing w:line="240" w:lineRule="auto"/>
                    <w:ind w:firstLine="0" w:firstLineChars="0"/>
                    <w:jc w:val="center"/>
                    <w:textAlignment w:val="center"/>
                    <w:rPr>
                      <w:ins w:id="287" w:author="李国奇" w:date="2025-11-29T17:58:12Z"/>
                      <w:color w:val="000000"/>
                      <w:u w:val="none"/>
                      <w:lang w:eastAsia="zh-CN" w:bidi="ar"/>
                    </w:rPr>
                  </w:pPr>
                </w:p>
              </w:tc>
              <w:tc>
                <w:tcPr>
                  <w:tcW w:w="1883" w:type="dxa"/>
                  <w:tcBorders>
                    <w:top w:val="single" w:color="auto" w:sz="4" w:space="0"/>
                    <w:left w:val="single" w:color="auto" w:sz="4" w:space="0"/>
                    <w:bottom w:val="single" w:color="auto" w:sz="4" w:space="0"/>
                    <w:right w:val="single" w:color="auto" w:sz="4" w:space="0"/>
                  </w:tcBorders>
                  <w:vAlign w:val="center"/>
                </w:tcPr>
                <w:p w14:paraId="175E822A">
                  <w:pPr>
                    <w:keepNext w:val="0"/>
                    <w:keepLines w:val="0"/>
                    <w:widowControl/>
                    <w:numPr>
                      <w:ilvl w:val="-1"/>
                      <w:numId w:val="0"/>
                    </w:numPr>
                    <w:suppressLineNumbers w:val="0"/>
                    <w:kinsoku/>
                    <w:autoSpaceDE/>
                    <w:autoSpaceDN/>
                    <w:spacing w:line="240" w:lineRule="auto"/>
                    <w:ind w:firstLine="0" w:firstLineChars="0"/>
                    <w:jc w:val="center"/>
                    <w:textAlignment w:val="center"/>
                    <w:rPr>
                      <w:ins w:id="288" w:author="李国奇" w:date="2025-11-29T17:58:12Z"/>
                      <w:rFonts w:hint="default"/>
                      <w:color w:val="000000"/>
                      <w:u w:val="none"/>
                      <w:lang w:val="en-US" w:eastAsia="zh-CN" w:bidi="ar"/>
                    </w:rPr>
                  </w:pPr>
                </w:p>
              </w:tc>
              <w:tc>
                <w:tcPr>
                  <w:tcW w:w="1757" w:type="dxa"/>
                  <w:tcBorders>
                    <w:top w:val="single" w:color="auto" w:sz="4" w:space="0"/>
                    <w:left w:val="single" w:color="auto" w:sz="4" w:space="0"/>
                    <w:bottom w:val="single" w:color="auto" w:sz="4" w:space="0"/>
                    <w:right w:val="single" w:color="auto" w:sz="4" w:space="0"/>
                  </w:tcBorders>
                  <w:vAlign w:val="center"/>
                </w:tcPr>
                <w:p w14:paraId="28AD23D9">
                  <w:pPr>
                    <w:keepNext w:val="0"/>
                    <w:keepLines w:val="0"/>
                    <w:widowControl/>
                    <w:numPr>
                      <w:ilvl w:val="0"/>
                      <w:numId w:val="0"/>
                    </w:numPr>
                    <w:suppressLineNumbers w:val="0"/>
                    <w:kinsoku/>
                    <w:autoSpaceDE/>
                    <w:autoSpaceDN/>
                    <w:spacing w:line="440" w:lineRule="exact"/>
                    <w:ind w:firstLine="0" w:firstLineChars="0"/>
                    <w:jc w:val="center"/>
                    <w:textAlignment w:val="auto"/>
                    <w:rPr>
                      <w:ins w:id="289" w:author="李国奇" w:date="2025-11-29T17:58:12Z"/>
                      <w:rFonts w:hint="default"/>
                      <w:color w:val="auto"/>
                      <w:lang w:val="en-US" w:eastAsia="zh-CN"/>
                    </w:rPr>
                  </w:pPr>
                </w:p>
              </w:tc>
              <w:tc>
                <w:tcPr>
                  <w:tcW w:w="1600" w:type="dxa"/>
                  <w:tcBorders>
                    <w:top w:val="single" w:color="auto" w:sz="4" w:space="0"/>
                    <w:left w:val="single" w:color="auto" w:sz="4" w:space="0"/>
                    <w:bottom w:val="single" w:color="auto" w:sz="4" w:space="0"/>
                    <w:right w:val="single" w:color="auto" w:sz="4" w:space="0"/>
                  </w:tcBorders>
                  <w:vAlign w:val="center"/>
                </w:tcPr>
                <w:p w14:paraId="5D208598">
                  <w:pPr>
                    <w:keepNext w:val="0"/>
                    <w:keepLines w:val="0"/>
                    <w:widowControl/>
                    <w:numPr>
                      <w:ilvl w:val="0"/>
                      <w:numId w:val="0"/>
                    </w:numPr>
                    <w:suppressLineNumbers w:val="0"/>
                    <w:kinsoku/>
                    <w:autoSpaceDE/>
                    <w:autoSpaceDN/>
                    <w:spacing w:line="440" w:lineRule="exact"/>
                    <w:ind w:firstLine="0" w:firstLineChars="0"/>
                    <w:jc w:val="center"/>
                    <w:textAlignment w:val="auto"/>
                    <w:rPr>
                      <w:ins w:id="290" w:author="李国奇" w:date="2025-11-29T17:58:12Z"/>
                      <w:color w:val="auto"/>
                      <w:lang w:eastAsia="zh-CN"/>
                    </w:rPr>
                  </w:pPr>
                </w:p>
              </w:tc>
            </w:tr>
          </w:tbl>
          <w:p w14:paraId="401EA4E1">
            <w:pPr>
              <w:numPr>
                <w:ilvl w:val="0"/>
                <w:numId w:val="57"/>
              </w:numPr>
              <w:autoSpaceDE/>
              <w:autoSpaceDN/>
              <w:ind w:firstLine="480" w:firstLineChars="200"/>
              <w:rPr>
                <w:ins w:id="291" w:author="李国奇" w:date="2025-11-29T17:58:12Z"/>
                <w:rFonts w:hint="eastAsia" w:ascii="宋体" w:hAnsi="宋体" w:cs="宋体"/>
                <w:color w:val="auto"/>
                <w:highlight w:val="none"/>
                <w:lang w:eastAsia="zh-CN"/>
              </w:rPr>
            </w:pPr>
            <w:ins w:id="292" w:author="李国奇" w:date="2025-11-29T17:58:12Z">
              <w:r>
                <w:rPr>
                  <w:rFonts w:hint="eastAsia" w:ascii="宋体" w:hAnsi="宋体" w:cs="宋体"/>
                  <w:color w:val="auto"/>
                  <w:highlight w:val="none"/>
                  <w:lang w:eastAsia="zh-CN"/>
                </w:rPr>
                <w:t>重点关注事项（存在的问题和困难）</w:t>
              </w:r>
            </w:ins>
          </w:p>
          <w:p w14:paraId="1C4AA2C9">
            <w:pPr>
              <w:numPr>
                <w:ilvl w:val="0"/>
                <w:numId w:val="57"/>
              </w:numPr>
              <w:ind w:firstLineChars="0"/>
              <w:rPr>
                <w:ins w:id="293" w:author="李国奇" w:date="2025-11-29T17:58:12Z"/>
                <w:rFonts w:hint="eastAsia" w:ascii="宋体" w:hAnsi="宋体" w:cs="宋体"/>
                <w:color w:val="auto"/>
                <w:highlight w:val="none"/>
              </w:rPr>
            </w:pPr>
            <w:ins w:id="294" w:author="李国奇" w:date="2025-11-29T17:58:12Z">
              <w:r>
                <w:rPr>
                  <w:rFonts w:hint="eastAsia" w:ascii="宋体" w:hAnsi="宋体" w:cs="宋体"/>
                  <w:color w:val="auto"/>
                  <w:highlight w:val="none"/>
                </w:rPr>
                <w:t>本周工作进展</w:t>
              </w:r>
            </w:ins>
          </w:p>
          <w:p w14:paraId="7C258434">
            <w:pPr>
              <w:pStyle w:val="40"/>
              <w:numPr>
                <w:ilvl w:val="0"/>
                <w:numId w:val="58"/>
              </w:numPr>
              <w:ind w:firstLineChars="0"/>
              <w:rPr>
                <w:ins w:id="295" w:author="李国奇" w:date="2025-11-29T17:58:12Z"/>
                <w:rFonts w:ascii="Times New Roman" w:hAnsi="Times New Roman" w:cs="Times New Roman"/>
                <w:color w:val="auto"/>
                <w:highlight w:val="none"/>
                <w:lang w:eastAsia="en-US"/>
              </w:rPr>
            </w:pPr>
            <w:ins w:id="296" w:author="李国奇" w:date="2025-11-29T17:58:12Z">
              <w:r>
                <w:rPr>
                  <w:rFonts w:hint="eastAsia" w:ascii="Times New Roman" w:hAnsi="Times New Roman" w:cs="Times New Roman"/>
                  <w:color w:val="auto"/>
                  <w:highlight w:val="none"/>
                  <w:lang w:eastAsia="en-US"/>
                </w:rPr>
                <w:t>审批手续</w:t>
              </w:r>
            </w:ins>
          </w:p>
          <w:p w14:paraId="112F53E4">
            <w:pPr>
              <w:pStyle w:val="40"/>
              <w:numPr>
                <w:ilvl w:val="0"/>
                <w:numId w:val="58"/>
              </w:numPr>
              <w:ind w:firstLineChars="0"/>
              <w:rPr>
                <w:ins w:id="297" w:author="李国奇" w:date="2025-11-29T17:58:12Z"/>
                <w:rFonts w:ascii="Times New Roman" w:hAnsi="Times New Roman" w:cs="Times New Roman"/>
                <w:color w:val="auto"/>
                <w:highlight w:val="none"/>
                <w:lang w:eastAsia="en-US"/>
              </w:rPr>
            </w:pPr>
            <w:ins w:id="298" w:author="李国奇" w:date="2025-11-29T17:58:12Z">
              <w:r>
                <w:rPr>
                  <w:rFonts w:hint="eastAsia" w:ascii="Times New Roman" w:hAnsi="Times New Roman" w:cs="Times New Roman"/>
                  <w:color w:val="auto"/>
                  <w:highlight w:val="none"/>
                  <w:lang w:eastAsia="en-US"/>
                </w:rPr>
                <w:t>设计管理</w:t>
              </w:r>
            </w:ins>
          </w:p>
          <w:p w14:paraId="72833B68">
            <w:pPr>
              <w:pStyle w:val="40"/>
              <w:numPr>
                <w:ilvl w:val="0"/>
                <w:numId w:val="58"/>
              </w:numPr>
              <w:ind w:firstLineChars="0"/>
              <w:rPr>
                <w:ins w:id="299" w:author="李国奇" w:date="2025-11-29T17:58:12Z"/>
                <w:rFonts w:ascii="Times New Roman" w:hAnsi="Times New Roman" w:cs="Times New Roman"/>
                <w:color w:val="auto"/>
                <w:highlight w:val="none"/>
                <w:lang w:eastAsia="en-US"/>
              </w:rPr>
            </w:pPr>
            <w:ins w:id="300" w:author="李国奇" w:date="2025-11-29T17:58:12Z">
              <w:r>
                <w:rPr>
                  <w:rFonts w:hint="eastAsia" w:ascii="Times New Roman" w:hAnsi="Times New Roman" w:cs="Times New Roman"/>
                  <w:color w:val="auto"/>
                  <w:highlight w:val="none"/>
                  <w:lang w:eastAsia="en-US"/>
                </w:rPr>
                <w:t>招采合约</w:t>
              </w:r>
            </w:ins>
          </w:p>
          <w:p w14:paraId="6C4404F5">
            <w:pPr>
              <w:pStyle w:val="40"/>
              <w:numPr>
                <w:ilvl w:val="0"/>
                <w:numId w:val="58"/>
              </w:numPr>
              <w:ind w:firstLineChars="0"/>
              <w:rPr>
                <w:ins w:id="301" w:author="李国奇" w:date="2025-11-29T17:58:12Z"/>
                <w:rFonts w:ascii="Times New Roman" w:hAnsi="Times New Roman" w:cs="Times New Roman"/>
                <w:color w:val="auto"/>
                <w:highlight w:val="none"/>
                <w:lang w:eastAsia="en-US"/>
              </w:rPr>
            </w:pPr>
            <w:ins w:id="302" w:author="李国奇" w:date="2025-11-29T17:58:12Z">
              <w:r>
                <w:rPr>
                  <w:rFonts w:hint="eastAsia" w:ascii="Times New Roman" w:hAnsi="Times New Roman" w:cs="Times New Roman"/>
                  <w:color w:val="auto"/>
                  <w:highlight w:val="none"/>
                  <w:lang w:eastAsia="en-US"/>
                </w:rPr>
                <w:t>进度对比及保障措施</w:t>
              </w:r>
            </w:ins>
          </w:p>
          <w:p w14:paraId="67C93A2B">
            <w:pPr>
              <w:pStyle w:val="40"/>
              <w:numPr>
                <w:ilvl w:val="0"/>
                <w:numId w:val="58"/>
              </w:numPr>
              <w:ind w:firstLineChars="0"/>
              <w:rPr>
                <w:ins w:id="303" w:author="李国奇" w:date="2025-11-29T17:58:12Z"/>
                <w:rFonts w:ascii="Times New Roman" w:hAnsi="Times New Roman" w:cs="Times New Roman"/>
                <w:color w:val="auto"/>
                <w:highlight w:val="none"/>
                <w:lang w:eastAsia="en-US"/>
              </w:rPr>
            </w:pPr>
            <w:ins w:id="304" w:author="李国奇" w:date="2025-11-29T17:58:12Z">
              <w:r>
                <w:rPr>
                  <w:rFonts w:hint="eastAsia" w:ascii="Times New Roman" w:hAnsi="Times New Roman" w:cs="Times New Roman"/>
                  <w:color w:val="auto"/>
                  <w:highlight w:val="none"/>
                  <w:lang w:eastAsia="en-US"/>
                </w:rPr>
                <w:t>质量问题与整改</w:t>
              </w:r>
            </w:ins>
          </w:p>
          <w:p w14:paraId="42DFB23B">
            <w:pPr>
              <w:pStyle w:val="40"/>
              <w:numPr>
                <w:ilvl w:val="0"/>
                <w:numId w:val="58"/>
              </w:numPr>
              <w:ind w:firstLineChars="0"/>
              <w:rPr>
                <w:ins w:id="305" w:author="李国奇" w:date="2025-11-29T17:58:12Z"/>
                <w:rFonts w:ascii="Times New Roman" w:hAnsi="Times New Roman" w:cs="Times New Roman"/>
                <w:color w:val="auto"/>
                <w:highlight w:val="none"/>
                <w:lang w:eastAsia="en-US"/>
              </w:rPr>
            </w:pPr>
            <w:ins w:id="306" w:author="李国奇" w:date="2025-11-29T17:58:12Z">
              <w:r>
                <w:rPr>
                  <w:rFonts w:hint="eastAsia" w:ascii="Times New Roman" w:hAnsi="Times New Roman" w:cs="Times New Roman"/>
                  <w:color w:val="auto"/>
                  <w:highlight w:val="none"/>
                  <w:lang w:eastAsia="en-US"/>
                </w:rPr>
                <w:t>安全检查与记录</w:t>
              </w:r>
            </w:ins>
          </w:p>
          <w:p w14:paraId="7E8EA64C">
            <w:pPr>
              <w:pStyle w:val="40"/>
              <w:numPr>
                <w:ilvl w:val="0"/>
                <w:numId w:val="58"/>
              </w:numPr>
              <w:ind w:firstLineChars="0"/>
              <w:rPr>
                <w:ins w:id="307" w:author="李国奇" w:date="2025-11-29T17:58:12Z"/>
                <w:rFonts w:ascii="Times New Roman" w:hAnsi="Times New Roman" w:cs="Times New Roman"/>
                <w:color w:val="auto"/>
                <w:highlight w:val="none"/>
                <w:lang w:eastAsia="en-US"/>
              </w:rPr>
            </w:pPr>
            <w:ins w:id="308" w:author="李国奇" w:date="2025-11-29T17:58:12Z">
              <w:r>
                <w:rPr>
                  <w:rFonts w:hint="default" w:ascii="Times New Roman" w:hAnsi="Times New Roman" w:cs="Times New Roman"/>
                  <w:color w:val="auto"/>
                  <w:highlight w:val="none"/>
                  <w:lang w:val="en-US" w:eastAsia="en-US"/>
                </w:rPr>
                <w:t>现场安全风险及管控措施</w:t>
              </w:r>
            </w:ins>
          </w:p>
          <w:p w14:paraId="00DC66E8">
            <w:pPr>
              <w:pStyle w:val="40"/>
              <w:numPr>
                <w:ilvl w:val="0"/>
                <w:numId w:val="58"/>
              </w:numPr>
              <w:ind w:firstLineChars="0"/>
              <w:rPr>
                <w:ins w:id="309" w:author="李国奇" w:date="2025-11-29T17:58:12Z"/>
                <w:rFonts w:ascii="Times New Roman" w:hAnsi="Times New Roman" w:cs="Times New Roman"/>
                <w:color w:val="auto"/>
                <w:highlight w:val="none"/>
                <w:lang w:eastAsia="en-US"/>
              </w:rPr>
            </w:pPr>
            <w:ins w:id="310" w:author="李国奇" w:date="2025-11-29T17:58:12Z">
              <w:r>
                <w:rPr>
                  <w:rFonts w:hint="eastAsia" w:ascii="Times New Roman" w:hAnsi="Times New Roman" w:cs="Times New Roman"/>
                  <w:color w:val="auto"/>
                  <w:highlight w:val="none"/>
                  <w:lang w:eastAsia="en-US"/>
                </w:rPr>
                <w:t>造价管理</w:t>
              </w:r>
            </w:ins>
          </w:p>
          <w:p w14:paraId="17EDA639">
            <w:pPr>
              <w:numPr>
                <w:ilvl w:val="0"/>
                <w:numId w:val="57"/>
              </w:numPr>
              <w:ind w:firstLine="480"/>
              <w:rPr>
                <w:ins w:id="311" w:author="李国奇" w:date="2025-11-29T17:58:12Z"/>
                <w:color w:val="auto"/>
                <w:highlight w:val="none"/>
              </w:rPr>
            </w:pPr>
            <w:ins w:id="312" w:author="李国奇" w:date="2025-11-29T17:58:12Z">
              <w:r>
                <w:rPr>
                  <w:rFonts w:hint="eastAsia"/>
                  <w:color w:val="auto"/>
                  <w:highlight w:val="none"/>
                </w:rPr>
                <w:t>下周工作计划</w:t>
              </w:r>
            </w:ins>
          </w:p>
          <w:p w14:paraId="326391BA">
            <w:pPr>
              <w:numPr>
                <w:ilvl w:val="0"/>
                <w:numId w:val="59"/>
              </w:numPr>
              <w:ind w:firstLine="480"/>
              <w:rPr>
                <w:ins w:id="313" w:author="李国奇" w:date="2025-11-29T17:58:12Z"/>
                <w:color w:val="auto"/>
                <w:highlight w:val="none"/>
              </w:rPr>
            </w:pPr>
            <w:ins w:id="314" w:author="李国奇" w:date="2025-11-29T17:58:12Z">
              <w:r>
                <w:rPr>
                  <w:rFonts w:hint="eastAsia"/>
                  <w:color w:val="auto"/>
                  <w:highlight w:val="none"/>
                </w:rPr>
                <w:t>手续办理安排</w:t>
              </w:r>
            </w:ins>
          </w:p>
          <w:p w14:paraId="44B0FF1C">
            <w:pPr>
              <w:numPr>
                <w:ilvl w:val="0"/>
                <w:numId w:val="59"/>
              </w:numPr>
              <w:ind w:firstLine="480"/>
              <w:rPr>
                <w:ins w:id="315" w:author="李国奇" w:date="2025-11-29T17:58:12Z"/>
                <w:color w:val="auto"/>
                <w:highlight w:val="none"/>
              </w:rPr>
            </w:pPr>
            <w:ins w:id="316" w:author="李国奇" w:date="2025-11-29T17:58:12Z">
              <w:r>
                <w:rPr>
                  <w:rFonts w:hint="eastAsia"/>
                  <w:color w:val="auto"/>
                  <w:highlight w:val="none"/>
                </w:rPr>
                <w:t>设计管理</w:t>
              </w:r>
            </w:ins>
          </w:p>
          <w:p w14:paraId="1A11DA61">
            <w:pPr>
              <w:numPr>
                <w:ilvl w:val="0"/>
                <w:numId w:val="59"/>
              </w:numPr>
              <w:ind w:firstLine="480"/>
              <w:rPr>
                <w:ins w:id="317" w:author="李国奇" w:date="2025-11-29T17:58:12Z"/>
                <w:color w:val="auto"/>
                <w:highlight w:val="none"/>
              </w:rPr>
            </w:pPr>
            <w:ins w:id="318" w:author="李国奇" w:date="2025-11-29T17:58:12Z">
              <w:r>
                <w:rPr>
                  <w:rFonts w:hint="eastAsia"/>
                  <w:color w:val="auto"/>
                  <w:highlight w:val="none"/>
                </w:rPr>
                <w:t>招采合约管理</w:t>
              </w:r>
            </w:ins>
          </w:p>
          <w:p w14:paraId="6AD33F1D">
            <w:pPr>
              <w:numPr>
                <w:ilvl w:val="0"/>
                <w:numId w:val="59"/>
              </w:numPr>
              <w:ind w:firstLine="480"/>
              <w:rPr>
                <w:ins w:id="319" w:author="李国奇" w:date="2025-11-29T17:58:12Z"/>
                <w:color w:val="auto"/>
                <w:highlight w:val="none"/>
              </w:rPr>
            </w:pPr>
            <w:ins w:id="320" w:author="李国奇" w:date="2025-11-29T17:58:12Z">
              <w:r>
                <w:rPr>
                  <w:rFonts w:hint="eastAsia"/>
                  <w:color w:val="auto"/>
                  <w:highlight w:val="none"/>
                </w:rPr>
                <w:t>进度对比及保障措施</w:t>
              </w:r>
            </w:ins>
          </w:p>
          <w:p w14:paraId="33ECF272">
            <w:pPr>
              <w:numPr>
                <w:ilvl w:val="0"/>
                <w:numId w:val="59"/>
              </w:numPr>
              <w:ind w:firstLine="480"/>
              <w:rPr>
                <w:ins w:id="321" w:author="李国奇" w:date="2025-11-29T17:58:12Z"/>
                <w:color w:val="auto"/>
                <w:highlight w:val="none"/>
              </w:rPr>
            </w:pPr>
            <w:ins w:id="322" w:author="李国奇" w:date="2025-11-29T17:58:12Z">
              <w:r>
                <w:rPr>
                  <w:rFonts w:hint="eastAsia"/>
                  <w:color w:val="auto"/>
                  <w:highlight w:val="none"/>
                </w:rPr>
                <w:t>质量问题与整改</w:t>
              </w:r>
            </w:ins>
          </w:p>
          <w:p w14:paraId="6C41D8C0">
            <w:pPr>
              <w:numPr>
                <w:ilvl w:val="0"/>
                <w:numId w:val="59"/>
              </w:numPr>
              <w:ind w:firstLine="480"/>
              <w:rPr>
                <w:ins w:id="323" w:author="李国奇" w:date="2025-11-29T17:58:12Z"/>
                <w:color w:val="auto"/>
                <w:highlight w:val="none"/>
              </w:rPr>
            </w:pPr>
            <w:ins w:id="324" w:author="李国奇" w:date="2025-11-29T17:58:12Z">
              <w:r>
                <w:rPr>
                  <w:rFonts w:hint="eastAsia"/>
                  <w:color w:val="auto"/>
                  <w:highlight w:val="none"/>
                </w:rPr>
                <w:t>安全检查与记录</w:t>
              </w:r>
            </w:ins>
          </w:p>
          <w:p w14:paraId="33A4A0D4">
            <w:pPr>
              <w:numPr>
                <w:ilvl w:val="0"/>
                <w:numId w:val="59"/>
              </w:numPr>
              <w:ind w:firstLine="480"/>
              <w:rPr>
                <w:ins w:id="325" w:author="李国奇" w:date="2025-11-29T17:58:12Z"/>
                <w:color w:val="auto"/>
                <w:highlight w:val="none"/>
              </w:rPr>
            </w:pPr>
            <w:ins w:id="326" w:author="李国奇" w:date="2025-11-29T17:58:12Z">
              <w:r>
                <w:rPr>
                  <w:rFonts w:hint="default"/>
                  <w:color w:val="auto"/>
                  <w:highlight w:val="none"/>
                  <w:lang w:val="en-US" w:eastAsia="zh-CN"/>
                </w:rPr>
                <w:t>现场安全风险及管控措施</w:t>
              </w:r>
            </w:ins>
          </w:p>
          <w:p w14:paraId="7EC6C90F">
            <w:pPr>
              <w:numPr>
                <w:ilvl w:val="0"/>
                <w:numId w:val="59"/>
              </w:numPr>
              <w:ind w:firstLine="480"/>
              <w:rPr>
                <w:ins w:id="327" w:author="李国奇" w:date="2025-11-29T17:58:12Z"/>
                <w:color w:val="auto"/>
                <w:highlight w:val="none"/>
              </w:rPr>
            </w:pPr>
            <w:ins w:id="328" w:author="李国奇" w:date="2025-11-29T17:58:12Z">
              <w:r>
                <w:rPr>
                  <w:rFonts w:hint="eastAsia"/>
                  <w:color w:val="auto"/>
                  <w:highlight w:val="none"/>
                </w:rPr>
                <w:t>造价管理</w:t>
              </w:r>
            </w:ins>
          </w:p>
          <w:p w14:paraId="4983CA27">
            <w:pPr>
              <w:numPr>
                <w:ilvl w:val="0"/>
                <w:numId w:val="57"/>
              </w:numPr>
              <w:ind w:firstLine="480"/>
              <w:rPr>
                <w:ins w:id="329" w:author="李国奇" w:date="2025-11-29T17:58:12Z"/>
                <w:color w:val="auto"/>
                <w:highlight w:val="none"/>
              </w:rPr>
            </w:pPr>
            <w:ins w:id="330" w:author="李国奇" w:date="2025-11-29T17:58:12Z">
              <w:r>
                <w:rPr>
                  <w:rFonts w:hint="eastAsia"/>
                  <w:color w:val="auto"/>
                  <w:highlight w:val="none"/>
                  <w:lang w:eastAsia="en-US"/>
                </w:rPr>
                <w:t>大</w:t>
              </w:r>
            </w:ins>
            <w:ins w:id="331" w:author="李国奇" w:date="2025-11-29T17:58:12Z">
              <w:r>
                <w:rPr>
                  <w:rFonts w:hint="eastAsia"/>
                  <w:color w:val="auto"/>
                  <w:highlight w:val="none"/>
                </w:rPr>
                <w:t>事记</w:t>
              </w:r>
            </w:ins>
          </w:p>
          <w:p w14:paraId="62667E90">
            <w:pPr>
              <w:numPr>
                <w:ilvl w:val="0"/>
                <w:numId w:val="0"/>
              </w:numPr>
              <w:kinsoku w:val="0"/>
              <w:autoSpaceDE w:val="0"/>
              <w:autoSpaceDN w:val="0"/>
              <w:adjustRightInd w:val="0"/>
              <w:snapToGrid w:val="0"/>
              <w:spacing w:line="360" w:lineRule="auto"/>
              <w:textAlignment w:val="baseline"/>
              <w:rPr>
                <w:ins w:id="332" w:author="李国奇" w:date="2025-11-29T17:58:12Z"/>
                <w:rFonts w:hint="eastAsia"/>
                <w:color w:val="auto"/>
                <w:highlight w:val="none"/>
              </w:rPr>
            </w:pPr>
          </w:p>
          <w:p w14:paraId="3534F174">
            <w:pPr>
              <w:numPr>
                <w:ilvl w:val="0"/>
                <w:numId w:val="0"/>
              </w:numPr>
              <w:kinsoku w:val="0"/>
              <w:autoSpaceDE w:val="0"/>
              <w:autoSpaceDN w:val="0"/>
              <w:adjustRightInd w:val="0"/>
              <w:snapToGrid w:val="0"/>
              <w:spacing w:line="360" w:lineRule="auto"/>
              <w:textAlignment w:val="baseline"/>
              <w:rPr>
                <w:ins w:id="333" w:author="李国奇" w:date="2025-11-29T17:58:12Z"/>
                <w:rFonts w:hint="eastAsia"/>
                <w:color w:val="auto"/>
                <w:highlight w:val="none"/>
              </w:rPr>
            </w:pPr>
          </w:p>
          <w:p w14:paraId="2BB9CD47">
            <w:pPr>
              <w:numPr>
                <w:ilvl w:val="0"/>
                <w:numId w:val="0"/>
              </w:numPr>
              <w:kinsoku w:val="0"/>
              <w:autoSpaceDE w:val="0"/>
              <w:autoSpaceDN w:val="0"/>
              <w:adjustRightInd w:val="0"/>
              <w:snapToGrid w:val="0"/>
              <w:spacing w:line="360" w:lineRule="auto"/>
              <w:textAlignment w:val="baseline"/>
              <w:rPr>
                <w:ins w:id="334" w:author="李国奇" w:date="2025-11-29T17:58:12Z"/>
                <w:rFonts w:hint="eastAsia"/>
                <w:color w:val="auto"/>
                <w:highlight w:val="none"/>
              </w:rPr>
            </w:pPr>
          </w:p>
          <w:p w14:paraId="509D228E">
            <w:pPr>
              <w:numPr>
                <w:ilvl w:val="0"/>
                <w:numId w:val="0"/>
              </w:numPr>
              <w:kinsoku w:val="0"/>
              <w:autoSpaceDE w:val="0"/>
              <w:autoSpaceDN w:val="0"/>
              <w:adjustRightInd w:val="0"/>
              <w:snapToGrid w:val="0"/>
              <w:spacing w:line="360" w:lineRule="auto"/>
              <w:textAlignment w:val="baseline"/>
              <w:rPr>
                <w:ins w:id="335" w:author="李国奇" w:date="2025-11-29T17:58:12Z"/>
                <w:rFonts w:hint="eastAsia"/>
                <w:color w:val="auto"/>
                <w:highlight w:val="none"/>
              </w:rPr>
            </w:pPr>
          </w:p>
          <w:p w14:paraId="555A1307">
            <w:pPr>
              <w:numPr>
                <w:ilvl w:val="0"/>
                <w:numId w:val="0"/>
              </w:numPr>
              <w:kinsoku w:val="0"/>
              <w:autoSpaceDE w:val="0"/>
              <w:autoSpaceDN w:val="0"/>
              <w:adjustRightInd w:val="0"/>
              <w:snapToGrid w:val="0"/>
              <w:spacing w:line="360" w:lineRule="auto"/>
              <w:textAlignment w:val="baseline"/>
              <w:rPr>
                <w:ins w:id="336" w:author="李国奇" w:date="2025-11-29T17:58:12Z"/>
                <w:rFonts w:hint="eastAsia"/>
                <w:color w:val="auto"/>
                <w:highlight w:val="none"/>
              </w:rPr>
            </w:pPr>
          </w:p>
          <w:p w14:paraId="549BF760">
            <w:pPr>
              <w:numPr>
                <w:ilvl w:val="0"/>
                <w:numId w:val="0"/>
              </w:numPr>
              <w:kinsoku w:val="0"/>
              <w:autoSpaceDE w:val="0"/>
              <w:autoSpaceDN w:val="0"/>
              <w:adjustRightInd w:val="0"/>
              <w:snapToGrid w:val="0"/>
              <w:spacing w:line="360" w:lineRule="auto"/>
              <w:textAlignment w:val="baseline"/>
              <w:rPr>
                <w:ins w:id="337" w:author="李国奇" w:date="2025-11-29T17:58:12Z"/>
                <w:rFonts w:hint="eastAsia"/>
                <w:color w:val="auto"/>
                <w:highlight w:val="none"/>
              </w:rPr>
            </w:pPr>
          </w:p>
          <w:p w14:paraId="6E5EFB92">
            <w:pPr>
              <w:numPr>
                <w:ilvl w:val="0"/>
                <w:numId w:val="0"/>
              </w:numPr>
              <w:kinsoku w:val="0"/>
              <w:autoSpaceDE w:val="0"/>
              <w:autoSpaceDN w:val="0"/>
              <w:adjustRightInd w:val="0"/>
              <w:snapToGrid w:val="0"/>
              <w:spacing w:line="360" w:lineRule="auto"/>
              <w:textAlignment w:val="baseline"/>
              <w:rPr>
                <w:ins w:id="338" w:author="李国奇" w:date="2025-11-29T17:58:12Z"/>
                <w:rFonts w:hint="eastAsia"/>
                <w:color w:val="auto"/>
                <w:highlight w:val="none"/>
              </w:rPr>
            </w:pPr>
          </w:p>
          <w:p w14:paraId="465AFE1E">
            <w:pPr>
              <w:numPr>
                <w:ilvl w:val="0"/>
                <w:numId w:val="0"/>
              </w:numPr>
              <w:kinsoku w:val="0"/>
              <w:autoSpaceDE w:val="0"/>
              <w:autoSpaceDN w:val="0"/>
              <w:adjustRightInd w:val="0"/>
              <w:snapToGrid w:val="0"/>
              <w:spacing w:line="360" w:lineRule="auto"/>
              <w:textAlignment w:val="baseline"/>
              <w:rPr>
                <w:ins w:id="339" w:author="李国奇" w:date="2025-11-29T17:58:12Z"/>
                <w:rFonts w:hint="eastAsia"/>
                <w:color w:val="auto"/>
                <w:highlight w:val="none"/>
              </w:rPr>
            </w:pPr>
          </w:p>
          <w:p w14:paraId="4A4037C5">
            <w:pPr>
              <w:numPr>
                <w:ilvl w:val="0"/>
                <w:numId w:val="0"/>
              </w:numPr>
              <w:kinsoku w:val="0"/>
              <w:autoSpaceDE w:val="0"/>
              <w:autoSpaceDN w:val="0"/>
              <w:adjustRightInd w:val="0"/>
              <w:snapToGrid w:val="0"/>
              <w:spacing w:line="360" w:lineRule="auto"/>
              <w:textAlignment w:val="baseline"/>
              <w:rPr>
                <w:ins w:id="340" w:author="李国奇" w:date="2025-11-29T17:58:12Z"/>
                <w:rFonts w:hint="eastAsia"/>
                <w:color w:val="auto"/>
                <w:highlight w:val="none"/>
              </w:rPr>
            </w:pPr>
          </w:p>
          <w:p w14:paraId="5CA406F3">
            <w:pPr>
              <w:numPr>
                <w:ilvl w:val="0"/>
                <w:numId w:val="0"/>
              </w:numPr>
              <w:kinsoku w:val="0"/>
              <w:autoSpaceDE w:val="0"/>
              <w:autoSpaceDN w:val="0"/>
              <w:adjustRightInd w:val="0"/>
              <w:snapToGrid w:val="0"/>
              <w:spacing w:line="360" w:lineRule="auto"/>
              <w:textAlignment w:val="baseline"/>
              <w:rPr>
                <w:ins w:id="341" w:author="李国奇" w:date="2025-11-29T17:58:12Z"/>
                <w:rFonts w:hint="eastAsia"/>
                <w:color w:val="auto"/>
                <w:highlight w:val="none"/>
              </w:rPr>
            </w:pPr>
          </w:p>
          <w:p w14:paraId="294575A8">
            <w:pPr>
              <w:numPr>
                <w:ilvl w:val="0"/>
                <w:numId w:val="0"/>
              </w:numPr>
              <w:kinsoku w:val="0"/>
              <w:autoSpaceDE w:val="0"/>
              <w:autoSpaceDN w:val="0"/>
              <w:adjustRightInd w:val="0"/>
              <w:snapToGrid w:val="0"/>
              <w:spacing w:line="360" w:lineRule="auto"/>
              <w:textAlignment w:val="baseline"/>
              <w:rPr>
                <w:ins w:id="342" w:author="李国奇" w:date="2025-11-29T17:58:12Z"/>
                <w:rFonts w:hint="eastAsia"/>
                <w:color w:val="auto"/>
                <w:highlight w:val="none"/>
              </w:rPr>
            </w:pPr>
          </w:p>
          <w:p w14:paraId="0D5C84A4">
            <w:pPr>
              <w:numPr>
                <w:ilvl w:val="0"/>
                <w:numId w:val="0"/>
              </w:numPr>
              <w:kinsoku w:val="0"/>
              <w:autoSpaceDE w:val="0"/>
              <w:autoSpaceDN w:val="0"/>
              <w:adjustRightInd w:val="0"/>
              <w:snapToGrid w:val="0"/>
              <w:spacing w:line="360" w:lineRule="auto"/>
              <w:textAlignment w:val="baseline"/>
              <w:rPr>
                <w:ins w:id="343" w:author="李国奇" w:date="2025-11-29T17:58:12Z"/>
                <w:rFonts w:hint="eastAsia"/>
                <w:color w:val="auto"/>
                <w:highlight w:val="none"/>
              </w:rPr>
            </w:pPr>
          </w:p>
          <w:p w14:paraId="16E910D8">
            <w:pPr>
              <w:numPr>
                <w:ilvl w:val="0"/>
                <w:numId w:val="0"/>
              </w:numPr>
              <w:kinsoku w:val="0"/>
              <w:autoSpaceDE w:val="0"/>
              <w:autoSpaceDN w:val="0"/>
              <w:adjustRightInd w:val="0"/>
              <w:snapToGrid w:val="0"/>
              <w:spacing w:line="360" w:lineRule="auto"/>
              <w:textAlignment w:val="baseline"/>
              <w:rPr>
                <w:ins w:id="344" w:author="李国奇" w:date="2025-11-29T17:58:12Z"/>
                <w:rFonts w:hint="eastAsia"/>
                <w:color w:val="auto"/>
                <w:highlight w:val="none"/>
              </w:rPr>
            </w:pPr>
          </w:p>
          <w:p w14:paraId="3FAA9CC6">
            <w:pPr>
              <w:numPr>
                <w:ilvl w:val="0"/>
                <w:numId w:val="0"/>
              </w:numPr>
              <w:kinsoku w:val="0"/>
              <w:autoSpaceDE w:val="0"/>
              <w:autoSpaceDN w:val="0"/>
              <w:adjustRightInd w:val="0"/>
              <w:snapToGrid w:val="0"/>
              <w:spacing w:line="360" w:lineRule="auto"/>
              <w:textAlignment w:val="baseline"/>
              <w:rPr>
                <w:ins w:id="345" w:author="李国奇" w:date="2025-11-29T17:58:12Z"/>
                <w:rFonts w:hint="eastAsia"/>
                <w:color w:val="auto"/>
                <w:highlight w:val="none"/>
              </w:rPr>
            </w:pPr>
          </w:p>
          <w:p w14:paraId="5D4CE800">
            <w:pPr>
              <w:numPr>
                <w:ilvl w:val="0"/>
                <w:numId w:val="0"/>
              </w:numPr>
              <w:kinsoku w:val="0"/>
              <w:autoSpaceDE w:val="0"/>
              <w:autoSpaceDN w:val="0"/>
              <w:adjustRightInd w:val="0"/>
              <w:snapToGrid w:val="0"/>
              <w:spacing w:line="360" w:lineRule="auto"/>
              <w:textAlignment w:val="baseline"/>
              <w:rPr>
                <w:ins w:id="346" w:author="李国奇" w:date="2025-11-29T17:58:12Z"/>
                <w:rFonts w:hint="eastAsia"/>
                <w:color w:val="auto"/>
                <w:highlight w:val="none"/>
              </w:rPr>
            </w:pPr>
          </w:p>
          <w:p w14:paraId="7E152C82">
            <w:pPr>
              <w:numPr>
                <w:ilvl w:val="0"/>
                <w:numId w:val="0"/>
              </w:numPr>
              <w:kinsoku w:val="0"/>
              <w:autoSpaceDE w:val="0"/>
              <w:autoSpaceDN w:val="0"/>
              <w:adjustRightInd w:val="0"/>
              <w:snapToGrid w:val="0"/>
              <w:spacing w:line="360" w:lineRule="auto"/>
              <w:textAlignment w:val="baseline"/>
              <w:rPr>
                <w:ins w:id="347" w:author="李国奇" w:date="2025-11-29T17:58:12Z"/>
                <w:rFonts w:hint="eastAsia"/>
                <w:color w:val="auto"/>
                <w:highlight w:val="none"/>
              </w:rPr>
            </w:pPr>
          </w:p>
          <w:p w14:paraId="3CE61472">
            <w:pPr>
              <w:numPr>
                <w:ilvl w:val="0"/>
                <w:numId w:val="0"/>
              </w:numPr>
              <w:kinsoku w:val="0"/>
              <w:autoSpaceDE w:val="0"/>
              <w:autoSpaceDN w:val="0"/>
              <w:adjustRightInd w:val="0"/>
              <w:snapToGrid w:val="0"/>
              <w:spacing w:line="360" w:lineRule="auto"/>
              <w:textAlignment w:val="baseline"/>
              <w:rPr>
                <w:ins w:id="348" w:author="李国奇" w:date="2025-11-29T17:58:12Z"/>
                <w:rFonts w:hint="eastAsia"/>
                <w:color w:val="auto"/>
                <w:highlight w:val="none"/>
              </w:rPr>
            </w:pPr>
          </w:p>
          <w:p w14:paraId="5F3C06AC">
            <w:pPr>
              <w:numPr>
                <w:ilvl w:val="0"/>
                <w:numId w:val="0"/>
              </w:numPr>
              <w:kinsoku w:val="0"/>
              <w:autoSpaceDE w:val="0"/>
              <w:autoSpaceDN w:val="0"/>
              <w:adjustRightInd w:val="0"/>
              <w:snapToGrid w:val="0"/>
              <w:spacing w:line="360" w:lineRule="auto"/>
              <w:textAlignment w:val="baseline"/>
              <w:rPr>
                <w:ins w:id="349" w:author="李国奇" w:date="2025-11-29T17:58:12Z"/>
                <w:rFonts w:hint="eastAsia"/>
                <w:color w:val="auto"/>
                <w:highlight w:val="none"/>
              </w:rPr>
            </w:pPr>
          </w:p>
          <w:p w14:paraId="17C243CC">
            <w:pPr>
              <w:numPr>
                <w:ilvl w:val="0"/>
                <w:numId w:val="0"/>
              </w:numPr>
              <w:kinsoku w:val="0"/>
              <w:autoSpaceDE w:val="0"/>
              <w:autoSpaceDN w:val="0"/>
              <w:adjustRightInd w:val="0"/>
              <w:snapToGrid w:val="0"/>
              <w:spacing w:line="360" w:lineRule="auto"/>
              <w:textAlignment w:val="baseline"/>
              <w:rPr>
                <w:ins w:id="350" w:author="李国奇" w:date="2025-11-29T17:58:12Z"/>
                <w:rFonts w:hint="eastAsia"/>
                <w:color w:val="auto"/>
                <w:highlight w:val="none"/>
              </w:rPr>
            </w:pPr>
          </w:p>
          <w:p w14:paraId="0E7A0E12">
            <w:pPr>
              <w:numPr>
                <w:ilvl w:val="0"/>
                <w:numId w:val="0"/>
              </w:numPr>
              <w:kinsoku w:val="0"/>
              <w:autoSpaceDE w:val="0"/>
              <w:autoSpaceDN w:val="0"/>
              <w:adjustRightInd w:val="0"/>
              <w:snapToGrid w:val="0"/>
              <w:spacing w:line="360" w:lineRule="auto"/>
              <w:textAlignment w:val="baseline"/>
              <w:rPr>
                <w:ins w:id="351" w:author="李国奇" w:date="2025-11-29T17:58:12Z"/>
                <w:rFonts w:hint="eastAsia"/>
                <w:color w:val="auto"/>
                <w:highlight w:val="none"/>
              </w:rPr>
            </w:pPr>
          </w:p>
          <w:p w14:paraId="0334ED0D">
            <w:pPr>
              <w:numPr>
                <w:ilvl w:val="0"/>
                <w:numId w:val="0"/>
              </w:numPr>
              <w:kinsoku w:val="0"/>
              <w:autoSpaceDE w:val="0"/>
              <w:autoSpaceDN w:val="0"/>
              <w:adjustRightInd w:val="0"/>
              <w:snapToGrid w:val="0"/>
              <w:spacing w:line="360" w:lineRule="auto"/>
              <w:textAlignment w:val="baseline"/>
              <w:rPr>
                <w:ins w:id="352" w:author="李国奇" w:date="2025-11-29T17:58:12Z"/>
                <w:rFonts w:hint="eastAsia"/>
                <w:color w:val="auto"/>
                <w:highlight w:val="none"/>
              </w:rPr>
            </w:pPr>
          </w:p>
          <w:p w14:paraId="59087EA6">
            <w:pPr>
              <w:numPr>
                <w:ilvl w:val="0"/>
                <w:numId w:val="0"/>
              </w:numPr>
              <w:kinsoku w:val="0"/>
              <w:autoSpaceDE w:val="0"/>
              <w:autoSpaceDN w:val="0"/>
              <w:adjustRightInd w:val="0"/>
              <w:snapToGrid w:val="0"/>
              <w:spacing w:line="360" w:lineRule="auto"/>
              <w:textAlignment w:val="baseline"/>
              <w:rPr>
                <w:ins w:id="353" w:author="李国奇" w:date="2025-11-29T17:58:12Z"/>
                <w:rFonts w:hint="eastAsia"/>
                <w:color w:val="auto"/>
                <w:highlight w:val="none"/>
              </w:rPr>
            </w:pPr>
          </w:p>
          <w:p w14:paraId="3E54CEBF">
            <w:pPr>
              <w:numPr>
                <w:ilvl w:val="0"/>
                <w:numId w:val="0"/>
              </w:numPr>
              <w:kinsoku w:val="0"/>
              <w:autoSpaceDE w:val="0"/>
              <w:autoSpaceDN w:val="0"/>
              <w:adjustRightInd w:val="0"/>
              <w:snapToGrid w:val="0"/>
              <w:spacing w:line="360" w:lineRule="auto"/>
              <w:textAlignment w:val="baseline"/>
              <w:rPr>
                <w:ins w:id="354" w:author="李国奇" w:date="2025-11-29T17:58:12Z"/>
                <w:rFonts w:hint="eastAsia"/>
                <w:color w:val="auto"/>
                <w:highlight w:val="none"/>
              </w:rPr>
            </w:pPr>
          </w:p>
          <w:p w14:paraId="67FA59D6">
            <w:pPr>
              <w:numPr>
                <w:ilvl w:val="0"/>
                <w:numId w:val="0"/>
              </w:numPr>
              <w:ind w:firstLine="960" w:firstLineChars="0"/>
              <w:rPr>
                <w:ins w:id="355" w:author="李国奇" w:date="2025-11-29T17:58:12Z"/>
                <w:rFonts w:ascii="Times New Roman" w:hAnsi="Times New Roman" w:eastAsia="宋体"/>
                <w:b w:val="0"/>
                <w:bCs w:val="0"/>
                <w:color w:val="auto"/>
                <w:sz w:val="24"/>
                <w:szCs w:val="24"/>
                <w:highlight w:val="none"/>
                <w:lang w:eastAsia="zh-CN"/>
              </w:rPr>
            </w:pPr>
          </w:p>
        </w:tc>
      </w:tr>
      <w:tr w14:paraId="6DE99DB5">
        <w:tblPrEx>
          <w:tblBorders>
            <w:top w:val="single" w:color="FF0000" w:sz="18" w:space="0"/>
            <w:left w:val="none" w:color="auto" w:sz="0" w:space="0"/>
            <w:bottom w:val="single" w:color="FF0000" w:sz="12" w:space="0"/>
            <w:right w:val="none" w:color="auto" w:sz="0" w:space="0"/>
            <w:insideH w:val="single" w:color="FF0000" w:sz="12" w:space="0"/>
            <w:insideV w:val="single" w:color="FF0000" w:sz="12" w:space="0"/>
          </w:tblBorders>
          <w:tblCellMar>
            <w:top w:w="0" w:type="dxa"/>
            <w:left w:w="108" w:type="dxa"/>
            <w:bottom w:w="0" w:type="dxa"/>
            <w:right w:w="108" w:type="dxa"/>
          </w:tblCellMar>
        </w:tblPrEx>
        <w:trPr>
          <w:gridAfter w:val="1"/>
          <w:wAfter w:w="92" w:type="dxa"/>
          <w:ins w:id="356" w:author="李国奇" w:date="2025-11-29T17:58:12Z"/>
        </w:trPr>
        <w:tc>
          <w:tcPr>
            <w:tcW w:w="9150" w:type="dxa"/>
            <w:gridSpan w:val="2"/>
            <w:tcBorders>
              <w:top w:val="single" w:color="FF0000" w:sz="12" w:space="0"/>
              <w:right w:val="nil"/>
            </w:tcBorders>
            <w:tcMar>
              <w:top w:w="113" w:type="dxa"/>
              <w:left w:w="0" w:type="dxa"/>
            </w:tcMar>
          </w:tcPr>
          <w:p w14:paraId="1E9C3727">
            <w:pPr>
              <w:ind w:left="420" w:firstLine="0" w:firstLineChars="0"/>
              <w:rPr>
                <w:color w:val="auto"/>
                <w:highlight w:val="none"/>
                <w:lang w:eastAsia="zh-CN"/>
              </w:rPr>
            </w:pPr>
            <w:r>
              <w:rPr>
                <w:rFonts w:hint="eastAsia"/>
                <w:color w:val="auto"/>
                <w:highlight w:val="none"/>
                <w:lang w:eastAsia="zh-CN"/>
              </w:rPr>
              <w:t>报：</w:t>
            </w:r>
            <w:r>
              <w:rPr>
                <w:rFonts w:hint="eastAsia"/>
                <w:color w:val="auto"/>
                <w:highlight w:val="none"/>
                <w:lang w:val="en-US" w:eastAsia="zh-CN"/>
              </w:rPr>
              <w:t>李佳</w:t>
            </w:r>
            <w:r>
              <w:rPr>
                <w:rFonts w:hint="eastAsia"/>
                <w:color w:val="auto"/>
                <w:highlight w:val="none"/>
                <w:lang w:eastAsia="zh-CN"/>
              </w:rPr>
              <w:t>、张大鹏、徐存柱、各项目负责人</w:t>
            </w:r>
          </w:p>
          <w:p w14:paraId="3DE520B5">
            <w:pPr>
              <w:numPr>
                <w:ilvl w:val="0"/>
                <w:numId w:val="0"/>
              </w:numPr>
              <w:ind w:left="420" w:firstLine="0" w:firstLineChars="0"/>
              <w:rPr>
                <w:ins w:id="357" w:author="李国奇" w:date="2025-11-29T17:58:12Z"/>
                <w:color w:val="auto"/>
                <w:highlight w:val="none"/>
                <w:lang w:eastAsia="zh-CN"/>
              </w:rPr>
            </w:pPr>
            <w:r>
              <w:rPr>
                <w:rFonts w:hint="eastAsia"/>
                <w:color w:val="auto"/>
                <w:highlight w:val="none"/>
                <w:lang w:eastAsia="zh-CN"/>
              </w:rPr>
              <w:t>抄：相关各参建单位</w:t>
            </w:r>
          </w:p>
        </w:tc>
      </w:tr>
    </w:tbl>
    <w:p w14:paraId="13195554">
      <w:pPr>
        <w:ind w:firstLine="480"/>
        <w:rPr>
          <w:rFonts w:ascii="宋体" w:hAnsi="宋体" w:cs="宋体"/>
          <w:color w:val="auto"/>
          <w:highlight w:val="none"/>
          <w:lang w:eastAsia="zh-CN"/>
        </w:rPr>
      </w:pPr>
      <w:r>
        <w:rPr>
          <w:rFonts w:hint="eastAsia" w:ascii="宋体" w:hAnsi="宋体" w:cs="宋体"/>
          <w:color w:val="auto"/>
          <w:highlight w:val="none"/>
          <w:lang w:eastAsia="zh-CN"/>
        </w:rPr>
        <w:br w:type="page"/>
      </w:r>
    </w:p>
    <w:p w14:paraId="0DB630B5">
      <w:pPr>
        <w:pStyle w:val="4"/>
        <w:ind w:firstLine="241"/>
        <w:rPr>
          <w:color w:val="auto"/>
          <w:highlight w:val="none"/>
          <w:lang w:eastAsia="zh-CN"/>
        </w:rPr>
      </w:pPr>
      <w:bookmarkStart w:id="1513" w:name="_Toc13768"/>
      <w:bookmarkStart w:id="1514" w:name="_Toc26995"/>
      <w:bookmarkStart w:id="1515" w:name="_Toc30873"/>
      <w:bookmarkStart w:id="1516" w:name="_Toc2946"/>
      <w:bookmarkStart w:id="1517" w:name="_Toc11661"/>
      <w:bookmarkStart w:id="1518" w:name="_Toc12417"/>
      <w:bookmarkStart w:id="1519" w:name="_Toc14420"/>
      <w:bookmarkStart w:id="1520" w:name="_Toc9133"/>
      <w:bookmarkStart w:id="1521" w:name="_Toc23465"/>
      <w:bookmarkStart w:id="1522" w:name="_Toc5076"/>
      <w:bookmarkStart w:id="1523" w:name="_Toc23693"/>
      <w:bookmarkStart w:id="1524" w:name="_Toc192580233"/>
      <w:bookmarkStart w:id="1525" w:name="_Toc3281"/>
      <w:bookmarkStart w:id="1526" w:name="_Toc32385"/>
      <w:bookmarkStart w:id="1527" w:name="_Toc31142"/>
      <w:bookmarkStart w:id="1528" w:name="_Toc32762"/>
      <w:bookmarkStart w:id="1529" w:name="_Toc11299"/>
      <w:bookmarkStart w:id="1530" w:name="_Toc13448"/>
      <w:bookmarkStart w:id="1531" w:name="_Toc3995"/>
      <w:r>
        <w:rPr>
          <w:rFonts w:hint="eastAsia"/>
          <w:color w:val="auto"/>
          <w:highlight w:val="none"/>
          <w:lang w:eastAsia="zh-CN"/>
        </w:rPr>
        <w:t>表3.3-</w:t>
      </w:r>
      <w:r>
        <w:rPr>
          <w:rFonts w:hint="eastAsia"/>
          <w:color w:val="auto"/>
          <w:highlight w:val="none"/>
          <w:lang w:val="en-US" w:eastAsia="zh-CN"/>
        </w:rPr>
        <w:t>10</w:t>
      </w:r>
      <w:r>
        <w:rPr>
          <w:rFonts w:hint="eastAsia"/>
          <w:color w:val="auto"/>
          <w:highlight w:val="none"/>
          <w:lang w:eastAsia="zh-CN"/>
        </w:rPr>
        <w:t xml:space="preserve"> 项目管理例会会议纪要</w:t>
      </w:r>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p>
    <w:p w14:paraId="01FBEEE0">
      <w:pPr>
        <w:pStyle w:val="5"/>
        <w:ind w:firstLine="400"/>
        <w:rPr>
          <w:rFonts w:ascii="Times New Roman"/>
          <w:color w:val="auto"/>
          <w:sz w:val="20"/>
          <w:highlight w:val="none"/>
          <w:lang w:eastAsia="zh-CN"/>
        </w:rPr>
      </w:pPr>
    </w:p>
    <w:tbl>
      <w:tblPr>
        <w:tblStyle w:val="24"/>
        <w:tblW w:w="0" w:type="auto"/>
        <w:tblInd w:w="0" w:type="dxa"/>
        <w:tblBorders>
          <w:top w:val="none" w:color="auto" w:sz="0" w:space="0"/>
          <w:left w:val="none" w:color="auto" w:sz="0" w:space="0"/>
          <w:bottom w:val="single" w:color="FF0000" w:sz="12" w:space="0"/>
          <w:right w:val="none" w:color="auto" w:sz="0" w:space="0"/>
          <w:insideH w:val="single" w:color="FF0000" w:sz="18" w:space="0"/>
          <w:insideV w:val="single" w:color="FF0000" w:sz="12" w:space="0"/>
        </w:tblBorders>
        <w:tblLayout w:type="autofit"/>
        <w:tblCellMar>
          <w:top w:w="0" w:type="dxa"/>
          <w:left w:w="108" w:type="dxa"/>
          <w:bottom w:w="0" w:type="dxa"/>
          <w:right w:w="108" w:type="dxa"/>
        </w:tblCellMar>
      </w:tblPr>
      <w:tblGrid>
        <w:gridCol w:w="9242"/>
      </w:tblGrid>
      <w:tr w14:paraId="1158784B">
        <w:tblPrEx>
          <w:tblBorders>
            <w:top w:val="none" w:color="auto" w:sz="0" w:space="0"/>
            <w:left w:val="none" w:color="auto" w:sz="0" w:space="0"/>
            <w:bottom w:val="single" w:color="FF0000" w:sz="12" w:space="0"/>
            <w:right w:val="none" w:color="auto" w:sz="0" w:space="0"/>
            <w:insideH w:val="single" w:color="FF0000" w:sz="18" w:space="0"/>
            <w:insideV w:val="single" w:color="FF0000" w:sz="12" w:space="0"/>
          </w:tblBorders>
        </w:tblPrEx>
        <w:tc>
          <w:tcPr>
            <w:tcW w:w="9242" w:type="dxa"/>
          </w:tcPr>
          <w:p w14:paraId="6ED27E34">
            <w:pPr>
              <w:kinsoku/>
              <w:adjustRightInd/>
              <w:snapToGrid/>
              <w:ind w:firstLine="0" w:firstLineChars="0"/>
              <w:jc w:val="center"/>
              <w:textAlignment w:val="auto"/>
              <w:rPr>
                <w:rFonts w:asciiTheme="minorEastAsia" w:hAnsiTheme="minorEastAsia" w:eastAsiaTheme="minorEastAsia"/>
                <w:b/>
                <w:bCs/>
                <w:color w:val="auto"/>
                <w:sz w:val="44"/>
                <w:szCs w:val="44"/>
                <w:highlight w:val="none"/>
                <w:lang w:eastAsia="zh-CN"/>
              </w:rPr>
            </w:pPr>
            <w:r>
              <w:rPr>
                <w:rFonts w:hint="eastAsia" w:asciiTheme="minorEastAsia" w:hAnsiTheme="minorEastAsia" w:eastAsiaTheme="minorEastAsia"/>
                <w:b/>
                <w:bCs/>
                <w:color w:val="auto"/>
                <w:sz w:val="44"/>
                <w:szCs w:val="44"/>
                <w:highlight w:val="none"/>
                <w:lang w:eastAsia="zh-CN"/>
              </w:rPr>
              <w:t>XXXX项目管理例会会议纪要</w:t>
            </w:r>
          </w:p>
          <w:p w14:paraId="6605BD2F">
            <w:pPr>
              <w:kinsoku/>
              <w:adjustRightInd/>
              <w:snapToGrid/>
              <w:ind w:firstLine="0" w:firstLineChars="0"/>
              <w:jc w:val="center"/>
              <w:textAlignment w:val="auto"/>
              <w:rPr>
                <w:rFonts w:asciiTheme="minorEastAsia" w:hAnsiTheme="minorEastAsia" w:eastAsiaTheme="minorEastAsia"/>
                <w:color w:val="auto"/>
                <w:sz w:val="48"/>
                <w:szCs w:val="48"/>
                <w:highlight w:val="none"/>
                <w:lang w:eastAsia="zh-CN"/>
              </w:rPr>
            </w:pPr>
            <w:r>
              <w:rPr>
                <w:rFonts w:hint="eastAsia" w:asciiTheme="minorEastAsia" w:hAnsiTheme="minorEastAsia" w:eastAsiaTheme="minorEastAsia"/>
                <w:color w:val="auto"/>
                <w:sz w:val="28"/>
                <w:szCs w:val="28"/>
                <w:highlight w:val="none"/>
                <w:lang w:eastAsia="zh-CN"/>
              </w:rPr>
              <w:t>第XXX期</w:t>
            </w:r>
          </w:p>
        </w:tc>
      </w:tr>
      <w:tr w14:paraId="569CB12A">
        <w:tblPrEx>
          <w:tblBorders>
            <w:top w:val="none" w:color="auto" w:sz="0" w:space="0"/>
            <w:left w:val="none" w:color="auto" w:sz="0" w:space="0"/>
            <w:bottom w:val="single" w:color="FF0000" w:sz="12" w:space="0"/>
            <w:right w:val="none" w:color="auto" w:sz="0" w:space="0"/>
            <w:insideH w:val="single" w:color="FF0000" w:sz="18" w:space="0"/>
            <w:insideV w:val="single" w:color="FF0000" w:sz="12" w:space="0"/>
          </w:tblBorders>
          <w:tblCellMar>
            <w:top w:w="0" w:type="dxa"/>
            <w:left w:w="108" w:type="dxa"/>
            <w:bottom w:w="0" w:type="dxa"/>
            <w:right w:w="108" w:type="dxa"/>
          </w:tblCellMar>
        </w:tblPrEx>
        <w:tc>
          <w:tcPr>
            <w:tcW w:w="9242" w:type="dxa"/>
            <w:tcMar>
              <w:top w:w="170" w:type="dxa"/>
              <w:left w:w="57" w:type="dxa"/>
              <w:bottom w:w="113" w:type="dxa"/>
              <w:right w:w="57" w:type="dxa"/>
            </w:tcMar>
          </w:tcPr>
          <w:p w14:paraId="311889DC">
            <w:pPr>
              <w:ind w:firstLine="480"/>
              <w:rPr>
                <w:color w:val="auto"/>
                <w:highlight w:val="none"/>
                <w:lang w:eastAsia="zh-CN"/>
              </w:rPr>
            </w:pPr>
            <w:r>
              <w:rPr>
                <w:rFonts w:hint="eastAsia"/>
                <w:color w:val="auto"/>
                <w:highlight w:val="none"/>
                <w:lang w:eastAsia="zh-CN"/>
              </w:rPr>
              <w:t>一、会议时间：</w:t>
            </w:r>
          </w:p>
          <w:p w14:paraId="4356137B">
            <w:pPr>
              <w:ind w:firstLine="480"/>
              <w:rPr>
                <w:color w:val="auto"/>
                <w:highlight w:val="none"/>
                <w:lang w:eastAsia="zh-CN"/>
              </w:rPr>
            </w:pPr>
            <w:r>
              <w:rPr>
                <w:rFonts w:hint="eastAsia"/>
                <w:color w:val="auto"/>
                <w:highlight w:val="none"/>
                <w:lang w:eastAsia="zh-CN"/>
              </w:rPr>
              <w:t>二、会议地点：</w:t>
            </w:r>
          </w:p>
          <w:p w14:paraId="102933FF">
            <w:pPr>
              <w:ind w:firstLine="480"/>
              <w:rPr>
                <w:color w:val="auto"/>
                <w:highlight w:val="none"/>
                <w:lang w:eastAsia="zh-CN"/>
              </w:rPr>
            </w:pPr>
            <w:r>
              <w:rPr>
                <w:rFonts w:hint="eastAsia"/>
                <w:color w:val="auto"/>
                <w:highlight w:val="none"/>
                <w:lang w:eastAsia="zh-CN"/>
              </w:rPr>
              <w:t>三、参会人员：XXX（公司） XXX（人名）</w:t>
            </w:r>
          </w:p>
          <w:p w14:paraId="38E89C2B">
            <w:pPr>
              <w:ind w:firstLine="480"/>
              <w:rPr>
                <w:color w:val="auto"/>
                <w:highlight w:val="none"/>
                <w:lang w:eastAsia="zh-CN"/>
              </w:rPr>
            </w:pPr>
            <w:r>
              <w:rPr>
                <w:rFonts w:hint="eastAsia"/>
                <w:color w:val="auto"/>
                <w:highlight w:val="none"/>
                <w:lang w:eastAsia="zh-CN"/>
              </w:rPr>
              <w:t>四、会议内容：</w:t>
            </w:r>
          </w:p>
          <w:p w14:paraId="448E1A2B">
            <w:pPr>
              <w:pStyle w:val="40"/>
              <w:numPr>
                <w:ilvl w:val="0"/>
                <w:numId w:val="60"/>
              </w:numPr>
              <w:ind w:firstLineChars="0"/>
              <w:rPr>
                <w:color w:val="auto"/>
                <w:highlight w:val="none"/>
                <w:lang w:eastAsia="zh-CN"/>
              </w:rPr>
            </w:pPr>
            <w:r>
              <w:rPr>
                <w:rFonts w:hint="eastAsia"/>
                <w:color w:val="auto"/>
                <w:highlight w:val="none"/>
                <w:lang w:eastAsia="zh-CN"/>
              </w:rPr>
              <w:t>议定事项落实情况</w:t>
            </w:r>
          </w:p>
          <w:p w14:paraId="490006B7">
            <w:pPr>
              <w:pStyle w:val="40"/>
              <w:ind w:left="1200" w:firstLine="0" w:firstLineChars="0"/>
              <w:rPr>
                <w:color w:val="auto"/>
                <w:highlight w:val="none"/>
                <w:lang w:eastAsia="zh-CN"/>
              </w:rPr>
            </w:pPr>
            <w:r>
              <w:rPr>
                <w:rFonts w:hint="eastAsia"/>
                <w:color w:val="auto"/>
                <w:highlight w:val="none"/>
                <w:lang w:eastAsia="zh-CN"/>
              </w:rPr>
              <w:t>概述各参建单位工作进展，重点节点任务落实情况。（以施工单位为例）进度完成情况、质量控制情况、安全施工情况；</w:t>
            </w:r>
          </w:p>
          <w:p w14:paraId="0A392D44">
            <w:pPr>
              <w:pStyle w:val="40"/>
              <w:numPr>
                <w:ilvl w:val="0"/>
                <w:numId w:val="60"/>
              </w:numPr>
              <w:ind w:firstLineChars="0"/>
              <w:rPr>
                <w:color w:val="auto"/>
                <w:highlight w:val="none"/>
                <w:lang w:eastAsia="zh-CN"/>
              </w:rPr>
            </w:pPr>
            <w:r>
              <w:rPr>
                <w:rFonts w:hint="eastAsia"/>
                <w:color w:val="auto"/>
                <w:highlight w:val="none"/>
                <w:lang w:eastAsia="zh-CN"/>
              </w:rPr>
              <w:t>下周工作计划</w:t>
            </w:r>
          </w:p>
          <w:p w14:paraId="7766CCB0">
            <w:pPr>
              <w:pStyle w:val="40"/>
              <w:ind w:left="1200" w:firstLine="0" w:firstLineChars="0"/>
              <w:rPr>
                <w:color w:val="auto"/>
                <w:highlight w:val="none"/>
                <w:lang w:eastAsia="zh-CN"/>
              </w:rPr>
            </w:pPr>
          </w:p>
          <w:p w14:paraId="1DA67035">
            <w:pPr>
              <w:pStyle w:val="40"/>
              <w:numPr>
                <w:ilvl w:val="0"/>
                <w:numId w:val="60"/>
              </w:numPr>
              <w:ind w:firstLineChars="0"/>
              <w:rPr>
                <w:color w:val="auto"/>
                <w:highlight w:val="none"/>
                <w:lang w:eastAsia="zh-CN"/>
              </w:rPr>
            </w:pPr>
            <w:r>
              <w:rPr>
                <w:rFonts w:hint="eastAsia"/>
                <w:color w:val="auto"/>
                <w:highlight w:val="none"/>
                <w:lang w:eastAsia="zh-CN"/>
              </w:rPr>
              <w:t>需协调事项</w:t>
            </w:r>
          </w:p>
          <w:p w14:paraId="6CCED0F5">
            <w:pPr>
              <w:pStyle w:val="40"/>
              <w:ind w:firstLine="480"/>
              <w:rPr>
                <w:color w:val="auto"/>
                <w:highlight w:val="none"/>
                <w:lang w:eastAsia="zh-CN"/>
              </w:rPr>
            </w:pPr>
          </w:p>
          <w:p w14:paraId="236B62E3">
            <w:pPr>
              <w:pStyle w:val="40"/>
              <w:ind w:left="1200" w:firstLine="0" w:firstLineChars="0"/>
              <w:rPr>
                <w:color w:val="auto"/>
                <w:highlight w:val="none"/>
                <w:lang w:eastAsia="zh-CN"/>
              </w:rPr>
            </w:pPr>
          </w:p>
          <w:p w14:paraId="77EBEA14">
            <w:pPr>
              <w:pStyle w:val="40"/>
              <w:numPr>
                <w:ilvl w:val="0"/>
                <w:numId w:val="60"/>
              </w:numPr>
              <w:ind w:firstLineChars="0"/>
              <w:rPr>
                <w:color w:val="auto"/>
                <w:highlight w:val="none"/>
                <w:lang w:eastAsia="zh-CN"/>
              </w:rPr>
            </w:pPr>
            <w:r>
              <w:rPr>
                <w:rFonts w:hint="eastAsia"/>
                <w:color w:val="auto"/>
                <w:highlight w:val="none"/>
                <w:lang w:eastAsia="zh-CN"/>
              </w:rPr>
              <w:t>本次会议议定事项</w:t>
            </w:r>
          </w:p>
          <w:p w14:paraId="116837BB">
            <w:pPr>
              <w:ind w:firstLineChars="0"/>
              <w:rPr>
                <w:color w:val="auto"/>
                <w:highlight w:val="none"/>
                <w:lang w:eastAsia="zh-CN"/>
              </w:rPr>
            </w:pPr>
          </w:p>
          <w:p w14:paraId="582154A1">
            <w:pPr>
              <w:ind w:firstLineChars="0"/>
              <w:rPr>
                <w:color w:val="auto"/>
                <w:highlight w:val="none"/>
                <w:lang w:eastAsia="zh-CN"/>
              </w:rPr>
            </w:pPr>
          </w:p>
          <w:p w14:paraId="6BD70C82">
            <w:pPr>
              <w:ind w:firstLineChars="0"/>
              <w:rPr>
                <w:color w:val="auto"/>
                <w:highlight w:val="none"/>
                <w:lang w:eastAsia="zh-CN"/>
              </w:rPr>
            </w:pPr>
          </w:p>
          <w:p w14:paraId="50500A19">
            <w:pPr>
              <w:ind w:firstLineChars="0"/>
              <w:rPr>
                <w:color w:val="auto"/>
                <w:highlight w:val="none"/>
                <w:lang w:eastAsia="zh-CN"/>
              </w:rPr>
            </w:pPr>
          </w:p>
          <w:p w14:paraId="5F520BF7">
            <w:pPr>
              <w:ind w:firstLineChars="0"/>
              <w:rPr>
                <w:color w:val="auto"/>
                <w:highlight w:val="none"/>
                <w:lang w:eastAsia="zh-CN"/>
              </w:rPr>
            </w:pPr>
          </w:p>
          <w:p w14:paraId="7C8E58D0">
            <w:pPr>
              <w:ind w:firstLineChars="0"/>
              <w:rPr>
                <w:color w:val="auto"/>
                <w:highlight w:val="none"/>
                <w:lang w:eastAsia="zh-CN"/>
              </w:rPr>
            </w:pPr>
          </w:p>
          <w:p w14:paraId="61B80061">
            <w:pPr>
              <w:kinsoku/>
              <w:adjustRightInd/>
              <w:snapToGrid/>
              <w:ind w:firstLine="0" w:firstLineChars="0"/>
              <w:textAlignment w:val="auto"/>
              <w:rPr>
                <w:rFonts w:asciiTheme="minorEastAsia" w:hAnsiTheme="minorEastAsia" w:eastAsiaTheme="minorEastAsia"/>
                <w:color w:val="auto"/>
                <w:highlight w:val="none"/>
                <w:lang w:eastAsia="zh-CN"/>
              </w:rPr>
            </w:pPr>
          </w:p>
        </w:tc>
      </w:tr>
      <w:tr w14:paraId="5B40F161">
        <w:tblPrEx>
          <w:tblBorders>
            <w:top w:val="none" w:color="auto" w:sz="0" w:space="0"/>
            <w:left w:val="none" w:color="auto" w:sz="0" w:space="0"/>
            <w:bottom w:val="single" w:color="FF0000" w:sz="12" w:space="0"/>
            <w:right w:val="none" w:color="auto" w:sz="0" w:space="0"/>
            <w:insideH w:val="single" w:color="FF0000" w:sz="18" w:space="0"/>
            <w:insideV w:val="single" w:color="FF0000" w:sz="12" w:space="0"/>
          </w:tblBorders>
          <w:tblCellMar>
            <w:top w:w="0" w:type="dxa"/>
            <w:left w:w="108" w:type="dxa"/>
            <w:bottom w:w="0" w:type="dxa"/>
            <w:right w:w="108" w:type="dxa"/>
          </w:tblCellMar>
        </w:tblPrEx>
        <w:tc>
          <w:tcPr>
            <w:tcW w:w="9242" w:type="dxa"/>
            <w:tcMar>
              <w:left w:w="0" w:type="dxa"/>
              <w:right w:w="0" w:type="dxa"/>
            </w:tcMar>
            <w:vAlign w:val="center"/>
          </w:tcPr>
          <w:p w14:paraId="0B16E500">
            <w:pPr>
              <w:ind w:firstLine="480"/>
              <w:rPr>
                <w:color w:val="auto"/>
                <w:highlight w:val="none"/>
                <w:lang w:eastAsia="zh-CN"/>
              </w:rPr>
            </w:pPr>
            <w:r>
              <w:rPr>
                <w:rFonts w:hint="eastAsia"/>
                <w:color w:val="auto"/>
                <w:highlight w:val="none"/>
                <w:lang w:eastAsia="zh-CN"/>
              </w:rPr>
              <w:t>报：</w:t>
            </w:r>
            <w:r>
              <w:rPr>
                <w:rFonts w:hint="eastAsia"/>
                <w:color w:val="auto"/>
                <w:highlight w:val="none"/>
                <w:lang w:val="en-US" w:eastAsia="zh-CN"/>
              </w:rPr>
              <w:t>李佳</w:t>
            </w:r>
            <w:r>
              <w:rPr>
                <w:rFonts w:hint="eastAsia"/>
                <w:color w:val="auto"/>
                <w:highlight w:val="none"/>
                <w:lang w:eastAsia="zh-CN"/>
              </w:rPr>
              <w:t>、张大鹏、徐存柱、各项目负责人</w:t>
            </w:r>
          </w:p>
          <w:p w14:paraId="3399103C">
            <w:pPr>
              <w:ind w:firstLine="480"/>
              <w:rPr>
                <w:rFonts w:ascii="Times New Roman" w:hAnsi="Times New Roman" w:eastAsia="宋体"/>
                <w:color w:val="auto"/>
                <w:sz w:val="24"/>
                <w:szCs w:val="24"/>
                <w:highlight w:val="none"/>
                <w:lang w:eastAsia="zh-CN"/>
              </w:rPr>
            </w:pPr>
            <w:r>
              <w:rPr>
                <w:rFonts w:hint="eastAsia"/>
                <w:color w:val="auto"/>
                <w:highlight w:val="none"/>
                <w:lang w:eastAsia="zh-CN"/>
              </w:rPr>
              <w:t>发：各参建单位</w:t>
            </w:r>
          </w:p>
        </w:tc>
      </w:tr>
    </w:tbl>
    <w:p w14:paraId="2FCCA3A7">
      <w:pPr>
        <w:widowControl w:val="0"/>
        <w:kinsoku/>
        <w:adjustRightInd/>
        <w:snapToGrid/>
        <w:ind w:firstLine="609"/>
        <w:jc w:val="center"/>
        <w:textAlignment w:val="auto"/>
        <w:rPr>
          <w:rFonts w:ascii="仿宋_GB2312" w:hAnsi="仿宋_GB2312" w:eastAsia="仿宋_GB2312" w:cs="仿宋_GB2312"/>
          <w:b/>
          <w:color w:val="auto"/>
          <w:w w:val="95"/>
          <w:sz w:val="32"/>
          <w:highlight w:val="none"/>
          <w:lang w:eastAsia="zh-CN"/>
        </w:rPr>
        <w:sectPr>
          <w:pgSz w:w="11910" w:h="16840"/>
          <w:pgMar w:top="1580" w:right="1037" w:bottom="280" w:left="1066" w:header="720" w:footer="720" w:gutter="0"/>
          <w:pgBorders>
            <w:top w:val="none" w:sz="0" w:space="0"/>
            <w:left w:val="none" w:sz="0" w:space="0"/>
            <w:bottom w:val="none" w:sz="0" w:space="0"/>
            <w:right w:val="none" w:sz="0" w:space="0"/>
          </w:pgBorders>
          <w:pgNumType w:fmt="decimal"/>
          <w:cols w:space="720" w:num="1"/>
        </w:sectPr>
      </w:pPr>
    </w:p>
    <w:p w14:paraId="2CD7113E">
      <w:pPr>
        <w:ind w:firstLine="480"/>
        <w:rPr>
          <w:color w:val="auto"/>
          <w:highlight w:val="none"/>
          <w:lang w:eastAsia="zh-CN"/>
        </w:rPr>
      </w:pPr>
      <w:r>
        <w:rPr>
          <w:rFonts w:hint="eastAsia"/>
          <w:color w:val="auto"/>
          <w:highlight w:val="none"/>
          <w:lang w:eastAsia="zh-CN"/>
        </w:rPr>
        <w:t>表3.3-12 资金使用计划</w:t>
      </w:r>
    </w:p>
    <w:p w14:paraId="3F2D44D7">
      <w:pPr>
        <w:spacing w:line="240" w:lineRule="auto"/>
        <w:ind w:firstLine="883"/>
        <w:jc w:val="center"/>
        <w:textAlignment w:val="center"/>
        <w:rPr>
          <w:rFonts w:ascii="宋体" w:hAnsi="宋体" w:cs="宋体"/>
          <w:b/>
          <w:bCs/>
          <w:color w:val="auto"/>
          <w:sz w:val="44"/>
          <w:szCs w:val="44"/>
          <w:highlight w:val="none"/>
          <w:lang w:eastAsia="zh-CN" w:bidi="ar"/>
        </w:rPr>
      </w:pPr>
      <w:r>
        <w:rPr>
          <w:rFonts w:hint="eastAsia" w:ascii="宋体" w:hAnsi="宋体" w:cs="宋体"/>
          <w:b/>
          <w:bCs/>
          <w:color w:val="auto"/>
          <w:sz w:val="44"/>
          <w:szCs w:val="44"/>
          <w:highlight w:val="none"/>
          <w:lang w:val="en-US" w:eastAsia="zh-CN" w:bidi="ar"/>
        </w:rPr>
        <w:t xml:space="preserve">                      </w:t>
      </w:r>
      <w:r>
        <w:rPr>
          <w:rFonts w:hint="eastAsia" w:ascii="宋体" w:hAnsi="宋体" w:cs="宋体"/>
          <w:b/>
          <w:bCs/>
          <w:color w:val="auto"/>
          <w:sz w:val="44"/>
          <w:szCs w:val="44"/>
          <w:highlight w:val="none"/>
          <w:lang w:eastAsia="zh-CN" w:bidi="ar"/>
        </w:rPr>
        <w:t>资金使用计划</w:t>
      </w:r>
      <w:r>
        <w:rPr>
          <w:rFonts w:hint="eastAsia" w:ascii="宋体" w:hAnsi="宋体" w:cs="宋体"/>
          <w:b/>
          <w:bCs/>
          <w:color w:val="auto"/>
          <w:sz w:val="44"/>
          <w:szCs w:val="44"/>
          <w:highlight w:val="none"/>
          <w:lang w:val="en-US" w:eastAsia="zh-CN" w:bidi="ar"/>
        </w:rPr>
        <w:t xml:space="preserve">                    </w:t>
      </w:r>
      <w:r>
        <w:rPr>
          <w:rFonts w:hint="eastAsia" w:ascii="宋体" w:hAnsi="宋体" w:cs="宋体"/>
          <w:b/>
          <w:bCs/>
          <w:color w:val="auto"/>
          <w:sz w:val="28"/>
          <w:szCs w:val="28"/>
          <w:highlight w:val="none"/>
          <w:lang w:eastAsia="zh-CN" w:bidi="ar"/>
        </w:rPr>
        <w:t>（单位：万元）</w:t>
      </w:r>
    </w:p>
    <w:tbl>
      <w:tblPr>
        <w:tblStyle w:val="24"/>
        <w:tblW w:w="14896" w:type="dxa"/>
        <w:tblInd w:w="6"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CellMar>
          <w:top w:w="0" w:type="dxa"/>
          <w:left w:w="108" w:type="dxa"/>
          <w:bottom w:w="0" w:type="dxa"/>
          <w:right w:w="108" w:type="dxa"/>
        </w:tblCellMar>
      </w:tblPr>
      <w:tblGrid>
        <w:gridCol w:w="898"/>
        <w:gridCol w:w="1927"/>
        <w:gridCol w:w="1508"/>
        <w:gridCol w:w="1324"/>
        <w:gridCol w:w="1441"/>
        <w:gridCol w:w="820"/>
        <w:gridCol w:w="786"/>
        <w:gridCol w:w="786"/>
        <w:gridCol w:w="820"/>
        <w:gridCol w:w="786"/>
        <w:gridCol w:w="786"/>
        <w:gridCol w:w="786"/>
        <w:gridCol w:w="591"/>
        <w:gridCol w:w="780"/>
        <w:gridCol w:w="857"/>
      </w:tblGrid>
      <w:tr w14:paraId="08D23FCD">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351" w:hRule="atLeast"/>
          <w:tblHeader/>
        </w:trPr>
        <w:tc>
          <w:tcPr>
            <w:tcW w:w="898" w:type="dxa"/>
            <w:vMerge w:val="restart"/>
            <w:tcBorders>
              <w:tl2br w:val="nil"/>
              <w:tr2bl w:val="nil"/>
            </w:tcBorders>
          </w:tcPr>
          <w:p w14:paraId="33CEFAC6">
            <w:pPr>
              <w:spacing w:line="0" w:lineRule="atLeast"/>
              <w:ind w:firstLine="0" w:firstLineChars="0"/>
              <w:jc w:val="center"/>
              <w:rPr>
                <w:rFonts w:hint="eastAsia"/>
                <w:color w:val="auto"/>
                <w:highlight w:val="none"/>
                <w:lang w:eastAsia="zh-CN"/>
              </w:rPr>
            </w:pPr>
          </w:p>
          <w:p w14:paraId="40400552">
            <w:pPr>
              <w:spacing w:line="0" w:lineRule="atLeast"/>
              <w:ind w:firstLine="0" w:firstLineChars="0"/>
              <w:jc w:val="center"/>
              <w:rPr>
                <w:rFonts w:ascii="Times New Roman" w:hAnsi="Times New Roman" w:eastAsia="宋体" w:cs="Times New Roman"/>
                <w:b/>
                <w:bCs/>
                <w:snapToGrid w:val="0"/>
                <w:color w:val="auto"/>
                <w:sz w:val="24"/>
                <w:szCs w:val="24"/>
                <w:highlight w:val="none"/>
                <w:lang w:val="en-US" w:eastAsia="zh-CN" w:bidi="ar-SA"/>
              </w:rPr>
            </w:pPr>
            <w:r>
              <w:rPr>
                <w:rFonts w:hint="eastAsia"/>
                <w:color w:val="auto"/>
                <w:highlight w:val="none"/>
                <w:lang w:eastAsia="zh-CN"/>
              </w:rPr>
              <w:t>序号</w:t>
            </w:r>
          </w:p>
        </w:tc>
        <w:tc>
          <w:tcPr>
            <w:tcW w:w="1927" w:type="dxa"/>
            <w:vMerge w:val="restart"/>
            <w:tcBorders>
              <w:tl2br w:val="nil"/>
              <w:tr2bl w:val="nil"/>
            </w:tcBorders>
          </w:tcPr>
          <w:p w14:paraId="24107FEA">
            <w:pPr>
              <w:spacing w:line="0" w:lineRule="atLeast"/>
              <w:ind w:firstLine="0" w:firstLineChars="0"/>
              <w:jc w:val="center"/>
              <w:rPr>
                <w:rFonts w:hint="eastAsia"/>
                <w:b/>
                <w:bCs/>
                <w:color w:val="auto"/>
                <w:highlight w:val="none"/>
              </w:rPr>
            </w:pPr>
          </w:p>
          <w:p w14:paraId="34226BB4">
            <w:pPr>
              <w:spacing w:line="0" w:lineRule="atLeast"/>
              <w:ind w:firstLine="0" w:firstLineChars="0"/>
              <w:jc w:val="center"/>
              <w:rPr>
                <w:rFonts w:ascii="Times New Roman" w:hAnsi="Times New Roman" w:eastAsia="宋体" w:cs="Times New Roman"/>
                <w:b/>
                <w:bCs/>
                <w:snapToGrid w:val="0"/>
                <w:color w:val="auto"/>
                <w:sz w:val="24"/>
                <w:szCs w:val="24"/>
                <w:highlight w:val="none"/>
                <w:lang w:val="en-US" w:eastAsia="en-US" w:bidi="ar-SA"/>
              </w:rPr>
            </w:pPr>
            <w:r>
              <w:rPr>
                <w:rFonts w:hint="eastAsia"/>
                <w:b/>
                <w:bCs/>
                <w:color w:val="auto"/>
                <w:highlight w:val="none"/>
              </w:rPr>
              <w:t>费用明细</w:t>
            </w:r>
          </w:p>
        </w:tc>
        <w:tc>
          <w:tcPr>
            <w:tcW w:w="1508" w:type="dxa"/>
            <w:vMerge w:val="restart"/>
            <w:tcBorders>
              <w:tl2br w:val="nil"/>
              <w:tr2bl w:val="nil"/>
            </w:tcBorders>
          </w:tcPr>
          <w:p w14:paraId="62A5C767">
            <w:pPr>
              <w:spacing w:line="0" w:lineRule="atLeast"/>
              <w:ind w:firstLine="0" w:firstLineChars="0"/>
              <w:jc w:val="center"/>
              <w:rPr>
                <w:rFonts w:ascii="Times New Roman" w:hAnsi="Times New Roman" w:eastAsia="宋体" w:cs="Times New Roman"/>
                <w:b/>
                <w:bCs/>
                <w:snapToGrid w:val="0"/>
                <w:color w:val="auto"/>
                <w:sz w:val="24"/>
                <w:szCs w:val="24"/>
                <w:highlight w:val="none"/>
                <w:lang w:val="en-US" w:eastAsia="en-US" w:bidi="ar-SA"/>
              </w:rPr>
            </w:pPr>
            <w:r>
              <w:rPr>
                <w:rFonts w:hint="eastAsia"/>
                <w:b/>
                <w:bCs/>
                <w:color w:val="auto"/>
                <w:highlight w:val="none"/>
              </w:rPr>
              <w:t>总费用</w:t>
            </w:r>
            <w:r>
              <w:rPr>
                <w:rFonts w:hint="eastAsia"/>
                <w:b/>
                <w:bCs/>
                <w:color w:val="auto"/>
                <w:highlight w:val="none"/>
                <w:lang w:eastAsia="zh-CN"/>
              </w:rPr>
              <w:t>金额</w:t>
            </w:r>
            <w:r>
              <w:rPr>
                <w:rFonts w:hint="eastAsia"/>
                <w:b/>
                <w:bCs/>
                <w:color w:val="auto"/>
                <w:highlight w:val="none"/>
              </w:rPr>
              <w:t>（万元）</w:t>
            </w:r>
          </w:p>
        </w:tc>
        <w:tc>
          <w:tcPr>
            <w:tcW w:w="1324" w:type="dxa"/>
            <w:vMerge w:val="restart"/>
            <w:tcBorders>
              <w:tl2br w:val="nil"/>
              <w:tr2bl w:val="nil"/>
            </w:tcBorders>
          </w:tcPr>
          <w:p w14:paraId="7AD33251">
            <w:pPr>
              <w:spacing w:line="0" w:lineRule="atLeast"/>
              <w:ind w:firstLine="0" w:firstLineChars="0"/>
              <w:jc w:val="center"/>
              <w:rPr>
                <w:rFonts w:hint="eastAsia"/>
                <w:b/>
                <w:bCs/>
                <w:color w:val="auto"/>
                <w:highlight w:val="none"/>
              </w:rPr>
            </w:pPr>
          </w:p>
          <w:p w14:paraId="2B7E3CEE">
            <w:pPr>
              <w:spacing w:line="0" w:lineRule="atLeast"/>
              <w:ind w:firstLine="0" w:firstLineChars="0"/>
              <w:jc w:val="center"/>
              <w:rPr>
                <w:rFonts w:ascii="Times New Roman" w:hAnsi="Times New Roman" w:eastAsia="宋体" w:cs="Times New Roman"/>
                <w:b/>
                <w:bCs/>
                <w:snapToGrid w:val="0"/>
                <w:color w:val="auto"/>
                <w:sz w:val="24"/>
                <w:szCs w:val="24"/>
                <w:highlight w:val="none"/>
                <w:lang w:val="en-US" w:eastAsia="en-US" w:bidi="ar-SA"/>
              </w:rPr>
            </w:pPr>
            <w:r>
              <w:rPr>
                <w:rFonts w:hint="eastAsia"/>
                <w:b/>
                <w:bCs/>
                <w:color w:val="auto"/>
                <w:highlight w:val="none"/>
              </w:rPr>
              <w:t>计划开始</w:t>
            </w:r>
          </w:p>
        </w:tc>
        <w:tc>
          <w:tcPr>
            <w:tcW w:w="1441" w:type="dxa"/>
            <w:vMerge w:val="restart"/>
            <w:tcBorders>
              <w:tl2br w:val="nil"/>
              <w:tr2bl w:val="nil"/>
            </w:tcBorders>
          </w:tcPr>
          <w:p w14:paraId="4F6A9FF2">
            <w:pPr>
              <w:spacing w:line="0" w:lineRule="atLeast"/>
              <w:ind w:firstLine="0" w:firstLineChars="0"/>
              <w:jc w:val="center"/>
              <w:rPr>
                <w:rFonts w:hint="eastAsia"/>
                <w:b/>
                <w:bCs/>
                <w:color w:val="auto"/>
                <w:highlight w:val="none"/>
              </w:rPr>
            </w:pPr>
          </w:p>
          <w:p w14:paraId="76E43CFF">
            <w:pPr>
              <w:spacing w:line="0" w:lineRule="atLeast"/>
              <w:ind w:firstLine="0" w:firstLineChars="0"/>
              <w:jc w:val="center"/>
              <w:rPr>
                <w:rFonts w:ascii="Times New Roman" w:hAnsi="Times New Roman" w:eastAsia="宋体" w:cs="Times New Roman"/>
                <w:b/>
                <w:bCs/>
                <w:snapToGrid w:val="0"/>
                <w:color w:val="auto"/>
                <w:sz w:val="24"/>
                <w:szCs w:val="24"/>
                <w:highlight w:val="none"/>
                <w:lang w:val="en-US" w:eastAsia="en-US" w:bidi="ar-SA"/>
              </w:rPr>
            </w:pPr>
            <w:r>
              <w:rPr>
                <w:rFonts w:hint="eastAsia"/>
                <w:b/>
                <w:bCs/>
                <w:color w:val="auto"/>
                <w:highlight w:val="none"/>
              </w:rPr>
              <w:t>计划完成</w:t>
            </w:r>
          </w:p>
        </w:tc>
        <w:tc>
          <w:tcPr>
            <w:tcW w:w="7798" w:type="dxa"/>
            <w:gridSpan w:val="10"/>
            <w:tcBorders>
              <w:tl2br w:val="nil"/>
              <w:tr2bl w:val="nil"/>
            </w:tcBorders>
          </w:tcPr>
          <w:p w14:paraId="0FAB8A8B">
            <w:pPr>
              <w:spacing w:line="0" w:lineRule="atLeast"/>
              <w:ind w:firstLine="0" w:firstLineChars="0"/>
              <w:jc w:val="center"/>
              <w:rPr>
                <w:b/>
                <w:bCs/>
                <w:color w:val="auto"/>
                <w:highlight w:val="none"/>
                <w:lang w:eastAsia="zh-CN"/>
              </w:rPr>
            </w:pPr>
            <w:r>
              <w:rPr>
                <w:rFonts w:hint="eastAsia"/>
                <w:b/>
                <w:bCs/>
                <w:color w:val="auto"/>
                <w:highlight w:val="none"/>
                <w:lang w:val="en-US" w:eastAsia="zh-CN"/>
              </w:rPr>
              <w:t>2025</w:t>
            </w:r>
          </w:p>
        </w:tc>
      </w:tr>
      <w:tr w14:paraId="72224C2A">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898" w:type="dxa"/>
            <w:vMerge w:val="continue"/>
            <w:tcBorders>
              <w:tl2br w:val="nil"/>
              <w:tr2bl w:val="nil"/>
            </w:tcBorders>
            <w:shd w:val="clear" w:color="auto" w:fill="auto"/>
            <w:vAlign w:val="center"/>
          </w:tcPr>
          <w:p w14:paraId="6C34F86F">
            <w:pPr>
              <w:spacing w:line="0" w:lineRule="atLeast"/>
              <w:ind w:firstLine="0" w:firstLineChars="0"/>
              <w:jc w:val="center"/>
              <w:rPr>
                <w:rFonts w:ascii="Times New Roman" w:hAnsi="Times New Roman" w:eastAsia="宋体" w:cs="Times New Roman"/>
                <w:b/>
                <w:bCs/>
                <w:snapToGrid w:val="0"/>
                <w:color w:val="auto"/>
                <w:sz w:val="24"/>
                <w:szCs w:val="24"/>
                <w:highlight w:val="none"/>
                <w:lang w:val="en-US" w:eastAsia="zh-CN" w:bidi="ar-SA"/>
              </w:rPr>
            </w:pPr>
          </w:p>
        </w:tc>
        <w:tc>
          <w:tcPr>
            <w:tcW w:w="1927" w:type="dxa"/>
            <w:vMerge w:val="continue"/>
            <w:tcBorders>
              <w:tl2br w:val="nil"/>
              <w:tr2bl w:val="nil"/>
            </w:tcBorders>
            <w:shd w:val="clear" w:color="auto" w:fill="auto"/>
            <w:vAlign w:val="center"/>
          </w:tcPr>
          <w:p w14:paraId="280F0265">
            <w:pPr>
              <w:spacing w:line="0" w:lineRule="atLeast"/>
              <w:ind w:firstLine="0" w:firstLineChars="0"/>
              <w:jc w:val="center"/>
              <w:rPr>
                <w:rFonts w:ascii="Times New Roman" w:hAnsi="Times New Roman" w:eastAsia="宋体" w:cs="Times New Roman"/>
                <w:b/>
                <w:bCs/>
                <w:snapToGrid w:val="0"/>
                <w:color w:val="auto"/>
                <w:sz w:val="24"/>
                <w:szCs w:val="24"/>
                <w:highlight w:val="none"/>
                <w:lang w:val="en-US" w:eastAsia="en-US" w:bidi="ar-SA"/>
              </w:rPr>
            </w:pPr>
          </w:p>
        </w:tc>
        <w:tc>
          <w:tcPr>
            <w:tcW w:w="1508" w:type="dxa"/>
            <w:vMerge w:val="continue"/>
            <w:tcBorders>
              <w:tl2br w:val="nil"/>
              <w:tr2bl w:val="nil"/>
            </w:tcBorders>
            <w:shd w:val="clear" w:color="auto" w:fill="auto"/>
            <w:vAlign w:val="center"/>
          </w:tcPr>
          <w:p w14:paraId="139CE281">
            <w:pPr>
              <w:spacing w:line="0" w:lineRule="atLeast"/>
              <w:ind w:firstLine="0" w:firstLineChars="0"/>
              <w:jc w:val="center"/>
              <w:rPr>
                <w:rFonts w:ascii="Times New Roman" w:hAnsi="Times New Roman" w:eastAsia="宋体" w:cs="Times New Roman"/>
                <w:b/>
                <w:bCs/>
                <w:snapToGrid w:val="0"/>
                <w:color w:val="auto"/>
                <w:sz w:val="24"/>
                <w:szCs w:val="24"/>
                <w:highlight w:val="none"/>
                <w:lang w:val="en-US" w:eastAsia="en-US" w:bidi="ar-SA"/>
              </w:rPr>
            </w:pPr>
          </w:p>
        </w:tc>
        <w:tc>
          <w:tcPr>
            <w:tcW w:w="1324" w:type="dxa"/>
            <w:vMerge w:val="continue"/>
            <w:tcBorders>
              <w:tl2br w:val="nil"/>
              <w:tr2bl w:val="nil"/>
            </w:tcBorders>
            <w:shd w:val="clear" w:color="auto" w:fill="auto"/>
            <w:vAlign w:val="center"/>
          </w:tcPr>
          <w:p w14:paraId="52927E26">
            <w:pPr>
              <w:spacing w:line="0" w:lineRule="atLeast"/>
              <w:ind w:firstLine="0" w:firstLineChars="0"/>
              <w:jc w:val="center"/>
              <w:rPr>
                <w:rFonts w:ascii="Times New Roman" w:hAnsi="Times New Roman" w:eastAsia="宋体" w:cs="Times New Roman"/>
                <w:b/>
                <w:bCs/>
                <w:snapToGrid w:val="0"/>
                <w:color w:val="auto"/>
                <w:sz w:val="24"/>
                <w:szCs w:val="24"/>
                <w:highlight w:val="none"/>
                <w:lang w:val="en-US" w:eastAsia="en-US" w:bidi="ar-SA"/>
              </w:rPr>
            </w:pPr>
          </w:p>
        </w:tc>
        <w:tc>
          <w:tcPr>
            <w:tcW w:w="1441" w:type="dxa"/>
            <w:vMerge w:val="continue"/>
            <w:tcBorders>
              <w:tl2br w:val="nil"/>
              <w:tr2bl w:val="nil"/>
            </w:tcBorders>
            <w:shd w:val="clear" w:color="auto" w:fill="auto"/>
            <w:vAlign w:val="center"/>
          </w:tcPr>
          <w:p w14:paraId="3AA075DD">
            <w:pPr>
              <w:spacing w:line="0" w:lineRule="atLeast"/>
              <w:ind w:firstLine="0" w:firstLineChars="0"/>
              <w:jc w:val="center"/>
              <w:rPr>
                <w:rFonts w:ascii="Times New Roman" w:hAnsi="Times New Roman" w:eastAsia="宋体" w:cs="Times New Roman"/>
                <w:b/>
                <w:bCs/>
                <w:snapToGrid w:val="0"/>
                <w:color w:val="auto"/>
                <w:sz w:val="24"/>
                <w:szCs w:val="24"/>
                <w:highlight w:val="none"/>
                <w:lang w:val="en-US" w:eastAsia="en-US" w:bidi="ar-SA"/>
              </w:rPr>
            </w:pPr>
          </w:p>
        </w:tc>
        <w:tc>
          <w:tcPr>
            <w:tcW w:w="820" w:type="dxa"/>
            <w:tcBorders>
              <w:tl2br w:val="nil"/>
              <w:tr2bl w:val="nil"/>
            </w:tcBorders>
            <w:shd w:val="clear" w:color="auto" w:fill="auto"/>
            <w:vAlign w:val="top"/>
          </w:tcPr>
          <w:p w14:paraId="0C633E9B">
            <w:pPr>
              <w:spacing w:line="0" w:lineRule="atLeast"/>
              <w:ind w:firstLine="0" w:firstLineChars="0"/>
              <w:jc w:val="center"/>
              <w:rPr>
                <w:rFonts w:ascii="Times New Roman" w:hAnsi="Times New Roman" w:eastAsia="宋体" w:cs="Times New Roman"/>
                <w:b/>
                <w:bCs/>
                <w:snapToGrid w:val="0"/>
                <w:color w:val="auto"/>
                <w:sz w:val="24"/>
                <w:szCs w:val="24"/>
                <w:highlight w:val="none"/>
                <w:lang w:val="en-US" w:eastAsia="zh-CN" w:bidi="ar-SA"/>
              </w:rPr>
            </w:pPr>
            <w:r>
              <w:rPr>
                <w:b/>
                <w:bCs/>
                <w:color w:val="auto"/>
                <w:highlight w:val="none"/>
                <w:lang w:eastAsia="zh-CN"/>
              </w:rPr>
              <w:t>1</w:t>
            </w:r>
            <w:r>
              <w:rPr>
                <w:rFonts w:hint="eastAsia"/>
                <w:b/>
                <w:bCs/>
                <w:color w:val="auto"/>
                <w:highlight w:val="none"/>
                <w:lang w:eastAsia="zh-CN"/>
              </w:rPr>
              <w:t>月</w:t>
            </w:r>
          </w:p>
        </w:tc>
        <w:tc>
          <w:tcPr>
            <w:tcW w:w="786" w:type="dxa"/>
            <w:tcBorders>
              <w:tl2br w:val="nil"/>
              <w:tr2bl w:val="nil"/>
            </w:tcBorders>
            <w:shd w:val="clear" w:color="auto" w:fill="auto"/>
            <w:vAlign w:val="top"/>
          </w:tcPr>
          <w:p w14:paraId="540B4277">
            <w:pPr>
              <w:spacing w:line="0" w:lineRule="atLeast"/>
              <w:ind w:firstLine="0" w:firstLineChars="0"/>
              <w:jc w:val="center"/>
              <w:rPr>
                <w:rFonts w:ascii="Times New Roman" w:hAnsi="Times New Roman" w:eastAsia="宋体" w:cs="Times New Roman"/>
                <w:b/>
                <w:bCs/>
                <w:snapToGrid w:val="0"/>
                <w:color w:val="auto"/>
                <w:sz w:val="24"/>
                <w:szCs w:val="24"/>
                <w:highlight w:val="none"/>
                <w:lang w:val="en-US" w:eastAsia="zh-CN" w:bidi="ar-SA"/>
              </w:rPr>
            </w:pPr>
            <w:r>
              <w:rPr>
                <w:b/>
                <w:bCs/>
                <w:color w:val="auto"/>
                <w:highlight w:val="none"/>
                <w:lang w:eastAsia="zh-CN"/>
              </w:rPr>
              <w:t>2</w:t>
            </w:r>
            <w:r>
              <w:rPr>
                <w:rFonts w:hint="eastAsia"/>
                <w:b/>
                <w:bCs/>
                <w:color w:val="auto"/>
                <w:highlight w:val="none"/>
                <w:lang w:eastAsia="zh-CN"/>
              </w:rPr>
              <w:t>月</w:t>
            </w:r>
          </w:p>
        </w:tc>
        <w:tc>
          <w:tcPr>
            <w:tcW w:w="786" w:type="dxa"/>
            <w:tcBorders>
              <w:tl2br w:val="nil"/>
              <w:tr2bl w:val="nil"/>
            </w:tcBorders>
            <w:shd w:val="clear" w:color="auto" w:fill="auto"/>
            <w:vAlign w:val="top"/>
          </w:tcPr>
          <w:p w14:paraId="3D2C6516">
            <w:pPr>
              <w:spacing w:line="0" w:lineRule="atLeast"/>
              <w:ind w:firstLine="0" w:firstLineChars="0"/>
              <w:jc w:val="center"/>
              <w:rPr>
                <w:rFonts w:ascii="Times New Roman" w:hAnsi="Times New Roman" w:eastAsia="宋体" w:cs="Times New Roman"/>
                <w:b/>
                <w:bCs/>
                <w:snapToGrid w:val="0"/>
                <w:color w:val="auto"/>
                <w:sz w:val="24"/>
                <w:szCs w:val="24"/>
                <w:highlight w:val="none"/>
                <w:lang w:val="en-US" w:eastAsia="zh-CN" w:bidi="ar-SA"/>
              </w:rPr>
            </w:pPr>
            <w:r>
              <w:rPr>
                <w:b/>
                <w:bCs/>
                <w:color w:val="auto"/>
                <w:highlight w:val="none"/>
                <w:lang w:eastAsia="zh-CN"/>
              </w:rPr>
              <w:t>3</w:t>
            </w:r>
            <w:r>
              <w:rPr>
                <w:rFonts w:hint="eastAsia"/>
                <w:b/>
                <w:bCs/>
                <w:color w:val="auto"/>
                <w:highlight w:val="none"/>
                <w:lang w:eastAsia="zh-CN"/>
              </w:rPr>
              <w:t>月</w:t>
            </w:r>
          </w:p>
        </w:tc>
        <w:tc>
          <w:tcPr>
            <w:tcW w:w="820" w:type="dxa"/>
            <w:tcBorders>
              <w:tl2br w:val="nil"/>
              <w:tr2bl w:val="nil"/>
            </w:tcBorders>
            <w:shd w:val="clear" w:color="auto" w:fill="auto"/>
            <w:vAlign w:val="top"/>
          </w:tcPr>
          <w:p w14:paraId="5DD3FC53">
            <w:pPr>
              <w:spacing w:line="0" w:lineRule="atLeast"/>
              <w:ind w:firstLine="0" w:firstLineChars="0"/>
              <w:jc w:val="center"/>
              <w:rPr>
                <w:rFonts w:ascii="Times New Roman" w:hAnsi="Times New Roman" w:eastAsia="宋体" w:cs="Times New Roman"/>
                <w:b/>
                <w:bCs/>
                <w:snapToGrid w:val="0"/>
                <w:color w:val="auto"/>
                <w:sz w:val="24"/>
                <w:szCs w:val="24"/>
                <w:highlight w:val="none"/>
                <w:lang w:val="en-US" w:eastAsia="zh-CN" w:bidi="ar-SA"/>
              </w:rPr>
            </w:pPr>
            <w:r>
              <w:rPr>
                <w:b/>
                <w:bCs/>
                <w:color w:val="auto"/>
                <w:highlight w:val="none"/>
                <w:lang w:eastAsia="zh-CN"/>
              </w:rPr>
              <w:t>4</w:t>
            </w:r>
            <w:r>
              <w:rPr>
                <w:rFonts w:hint="eastAsia"/>
                <w:b/>
                <w:bCs/>
                <w:color w:val="auto"/>
                <w:highlight w:val="none"/>
                <w:lang w:eastAsia="zh-CN"/>
              </w:rPr>
              <w:t>月</w:t>
            </w:r>
          </w:p>
        </w:tc>
        <w:tc>
          <w:tcPr>
            <w:tcW w:w="786" w:type="dxa"/>
            <w:tcBorders>
              <w:tl2br w:val="nil"/>
              <w:tr2bl w:val="nil"/>
            </w:tcBorders>
            <w:shd w:val="clear" w:color="auto" w:fill="auto"/>
            <w:vAlign w:val="top"/>
          </w:tcPr>
          <w:p w14:paraId="251F3DDF">
            <w:pPr>
              <w:spacing w:line="0" w:lineRule="atLeast"/>
              <w:ind w:firstLine="0" w:firstLineChars="0"/>
              <w:jc w:val="center"/>
              <w:rPr>
                <w:rFonts w:ascii="Times New Roman" w:hAnsi="Times New Roman" w:eastAsia="宋体" w:cs="Times New Roman"/>
                <w:b/>
                <w:bCs/>
                <w:snapToGrid w:val="0"/>
                <w:color w:val="auto"/>
                <w:sz w:val="24"/>
                <w:szCs w:val="24"/>
                <w:highlight w:val="none"/>
                <w:lang w:val="en-US" w:eastAsia="zh-CN" w:bidi="ar-SA"/>
              </w:rPr>
            </w:pPr>
            <w:r>
              <w:rPr>
                <w:b/>
                <w:bCs/>
                <w:color w:val="auto"/>
                <w:highlight w:val="none"/>
                <w:lang w:eastAsia="zh-CN"/>
              </w:rPr>
              <w:t>5</w:t>
            </w:r>
            <w:r>
              <w:rPr>
                <w:rFonts w:hint="eastAsia"/>
                <w:b/>
                <w:bCs/>
                <w:color w:val="auto"/>
                <w:highlight w:val="none"/>
                <w:lang w:eastAsia="zh-CN"/>
              </w:rPr>
              <w:t>月</w:t>
            </w:r>
          </w:p>
        </w:tc>
        <w:tc>
          <w:tcPr>
            <w:tcW w:w="786" w:type="dxa"/>
            <w:tcBorders>
              <w:tl2br w:val="nil"/>
              <w:tr2bl w:val="nil"/>
            </w:tcBorders>
            <w:shd w:val="clear" w:color="auto" w:fill="auto"/>
            <w:vAlign w:val="top"/>
          </w:tcPr>
          <w:p w14:paraId="7BA17D5A">
            <w:pPr>
              <w:spacing w:line="0" w:lineRule="atLeast"/>
              <w:ind w:firstLine="0" w:firstLineChars="0"/>
              <w:jc w:val="center"/>
              <w:rPr>
                <w:rFonts w:ascii="Times New Roman" w:hAnsi="Times New Roman" w:eastAsia="宋体" w:cs="Times New Roman"/>
                <w:b/>
                <w:bCs/>
                <w:snapToGrid w:val="0"/>
                <w:color w:val="auto"/>
                <w:sz w:val="24"/>
                <w:szCs w:val="24"/>
                <w:highlight w:val="none"/>
                <w:lang w:val="en-US" w:eastAsia="zh-CN" w:bidi="ar-SA"/>
              </w:rPr>
            </w:pPr>
            <w:r>
              <w:rPr>
                <w:b/>
                <w:bCs/>
                <w:color w:val="auto"/>
                <w:highlight w:val="none"/>
                <w:lang w:eastAsia="zh-CN"/>
              </w:rPr>
              <w:t>..</w:t>
            </w:r>
          </w:p>
        </w:tc>
        <w:tc>
          <w:tcPr>
            <w:tcW w:w="786" w:type="dxa"/>
            <w:tcBorders>
              <w:tl2br w:val="nil"/>
              <w:tr2bl w:val="nil"/>
            </w:tcBorders>
            <w:shd w:val="clear" w:color="auto" w:fill="auto"/>
            <w:vAlign w:val="top"/>
          </w:tcPr>
          <w:p w14:paraId="38CE3F6F">
            <w:pPr>
              <w:spacing w:line="0" w:lineRule="atLeast"/>
              <w:ind w:firstLine="0" w:firstLineChars="0"/>
              <w:jc w:val="center"/>
              <w:rPr>
                <w:rFonts w:ascii="Times New Roman" w:hAnsi="Times New Roman" w:eastAsia="宋体" w:cs="Times New Roman"/>
                <w:b/>
                <w:bCs/>
                <w:snapToGrid w:val="0"/>
                <w:color w:val="auto"/>
                <w:sz w:val="24"/>
                <w:szCs w:val="24"/>
                <w:highlight w:val="none"/>
                <w:lang w:val="en-US" w:eastAsia="zh-CN" w:bidi="ar-SA"/>
              </w:rPr>
            </w:pPr>
            <w:r>
              <w:rPr>
                <w:b/>
                <w:bCs/>
                <w:color w:val="auto"/>
                <w:highlight w:val="none"/>
                <w:lang w:eastAsia="zh-CN"/>
              </w:rPr>
              <w:t>..</w:t>
            </w:r>
          </w:p>
        </w:tc>
        <w:tc>
          <w:tcPr>
            <w:tcW w:w="591" w:type="dxa"/>
            <w:tcBorders>
              <w:tl2br w:val="nil"/>
              <w:tr2bl w:val="nil"/>
            </w:tcBorders>
            <w:shd w:val="clear" w:color="auto" w:fill="auto"/>
            <w:vAlign w:val="top"/>
          </w:tcPr>
          <w:p w14:paraId="4D92F13A">
            <w:pPr>
              <w:spacing w:line="0" w:lineRule="atLeast"/>
              <w:ind w:firstLine="0" w:firstLineChars="0"/>
              <w:jc w:val="center"/>
              <w:rPr>
                <w:rFonts w:ascii="Times New Roman" w:hAnsi="Times New Roman" w:eastAsia="宋体" w:cs="Times New Roman"/>
                <w:b/>
                <w:bCs/>
                <w:snapToGrid w:val="0"/>
                <w:color w:val="auto"/>
                <w:sz w:val="24"/>
                <w:szCs w:val="24"/>
                <w:highlight w:val="none"/>
                <w:lang w:val="en-US" w:eastAsia="zh-CN" w:bidi="ar-SA"/>
              </w:rPr>
            </w:pPr>
            <w:r>
              <w:rPr>
                <w:b/>
                <w:bCs/>
                <w:color w:val="auto"/>
                <w:highlight w:val="none"/>
                <w:lang w:eastAsia="zh-CN"/>
              </w:rPr>
              <w:t>..</w:t>
            </w:r>
          </w:p>
        </w:tc>
        <w:tc>
          <w:tcPr>
            <w:tcW w:w="780" w:type="dxa"/>
            <w:tcBorders>
              <w:tl2br w:val="nil"/>
              <w:tr2bl w:val="nil"/>
            </w:tcBorders>
            <w:shd w:val="clear" w:color="auto" w:fill="auto"/>
            <w:vAlign w:val="top"/>
          </w:tcPr>
          <w:p w14:paraId="55FE86FA">
            <w:pPr>
              <w:spacing w:line="0" w:lineRule="atLeast"/>
              <w:ind w:firstLine="0" w:firstLineChars="0"/>
              <w:jc w:val="center"/>
              <w:rPr>
                <w:rFonts w:ascii="Times New Roman" w:hAnsi="Times New Roman" w:eastAsia="宋体" w:cs="Times New Roman"/>
                <w:b/>
                <w:bCs/>
                <w:snapToGrid w:val="0"/>
                <w:color w:val="auto"/>
                <w:sz w:val="24"/>
                <w:szCs w:val="24"/>
                <w:highlight w:val="none"/>
                <w:lang w:val="en-US" w:eastAsia="zh-CN" w:bidi="ar-SA"/>
              </w:rPr>
            </w:pPr>
            <w:r>
              <w:rPr>
                <w:b/>
                <w:bCs/>
                <w:color w:val="auto"/>
                <w:highlight w:val="none"/>
                <w:lang w:eastAsia="zh-CN"/>
              </w:rPr>
              <w:t>11</w:t>
            </w:r>
            <w:r>
              <w:rPr>
                <w:rFonts w:hint="eastAsia"/>
                <w:b/>
                <w:bCs/>
                <w:color w:val="auto"/>
                <w:highlight w:val="none"/>
                <w:lang w:eastAsia="zh-CN"/>
              </w:rPr>
              <w:t>月</w:t>
            </w:r>
          </w:p>
        </w:tc>
        <w:tc>
          <w:tcPr>
            <w:tcW w:w="857" w:type="dxa"/>
            <w:tcBorders>
              <w:tl2br w:val="nil"/>
              <w:tr2bl w:val="nil"/>
            </w:tcBorders>
            <w:shd w:val="clear" w:color="auto" w:fill="auto"/>
            <w:vAlign w:val="top"/>
          </w:tcPr>
          <w:p w14:paraId="4CD93FEC">
            <w:pPr>
              <w:spacing w:line="0" w:lineRule="atLeast"/>
              <w:ind w:firstLine="0" w:firstLineChars="0"/>
              <w:jc w:val="center"/>
              <w:rPr>
                <w:rFonts w:ascii="Times New Roman" w:hAnsi="Times New Roman" w:eastAsia="宋体" w:cs="Times New Roman"/>
                <w:b/>
                <w:bCs/>
                <w:snapToGrid w:val="0"/>
                <w:color w:val="auto"/>
                <w:sz w:val="24"/>
                <w:szCs w:val="24"/>
                <w:highlight w:val="none"/>
                <w:lang w:val="en-US" w:eastAsia="zh-CN" w:bidi="ar-SA"/>
              </w:rPr>
            </w:pPr>
            <w:r>
              <w:rPr>
                <w:b/>
                <w:bCs/>
                <w:color w:val="auto"/>
                <w:highlight w:val="none"/>
                <w:lang w:eastAsia="zh-CN"/>
              </w:rPr>
              <w:t>12</w:t>
            </w:r>
            <w:r>
              <w:rPr>
                <w:rFonts w:hint="eastAsia"/>
                <w:b/>
                <w:bCs/>
                <w:color w:val="auto"/>
                <w:highlight w:val="none"/>
                <w:lang w:eastAsia="zh-CN"/>
              </w:rPr>
              <w:t>月</w:t>
            </w:r>
          </w:p>
        </w:tc>
      </w:tr>
      <w:tr w14:paraId="67A167E8">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898" w:type="dxa"/>
            <w:tcBorders>
              <w:tl2br w:val="nil"/>
              <w:tr2bl w:val="nil"/>
            </w:tcBorders>
          </w:tcPr>
          <w:p w14:paraId="19C191A9">
            <w:pPr>
              <w:spacing w:line="0" w:lineRule="atLeast"/>
              <w:ind w:firstLine="0" w:firstLineChars="0"/>
              <w:jc w:val="center"/>
              <w:rPr>
                <w:color w:val="auto"/>
                <w:highlight w:val="none"/>
              </w:rPr>
            </w:pPr>
            <w:r>
              <w:rPr>
                <w:color w:val="auto"/>
                <w:highlight w:val="none"/>
              </w:rPr>
              <w:t>一</w:t>
            </w:r>
          </w:p>
        </w:tc>
        <w:tc>
          <w:tcPr>
            <w:tcW w:w="1927" w:type="dxa"/>
            <w:tcBorders>
              <w:tl2br w:val="nil"/>
              <w:tr2bl w:val="nil"/>
            </w:tcBorders>
          </w:tcPr>
          <w:p w14:paraId="5EC14D84">
            <w:pPr>
              <w:spacing w:line="0" w:lineRule="atLeast"/>
              <w:ind w:firstLine="0" w:firstLineChars="0"/>
              <w:rPr>
                <w:color w:val="auto"/>
                <w:highlight w:val="none"/>
              </w:rPr>
            </w:pPr>
            <w:r>
              <w:rPr>
                <w:color w:val="auto"/>
                <w:highlight w:val="none"/>
              </w:rPr>
              <w:t>工程建设费用</w:t>
            </w:r>
          </w:p>
        </w:tc>
        <w:tc>
          <w:tcPr>
            <w:tcW w:w="1508" w:type="dxa"/>
            <w:tcBorders>
              <w:tl2br w:val="nil"/>
              <w:tr2bl w:val="nil"/>
            </w:tcBorders>
          </w:tcPr>
          <w:p w14:paraId="7D07D813">
            <w:pPr>
              <w:spacing w:line="0" w:lineRule="atLeast"/>
              <w:ind w:firstLine="0" w:firstLineChars="0"/>
              <w:rPr>
                <w:color w:val="auto"/>
                <w:highlight w:val="none"/>
              </w:rPr>
            </w:pPr>
          </w:p>
        </w:tc>
        <w:tc>
          <w:tcPr>
            <w:tcW w:w="1324" w:type="dxa"/>
            <w:tcBorders>
              <w:tl2br w:val="nil"/>
              <w:tr2bl w:val="nil"/>
            </w:tcBorders>
          </w:tcPr>
          <w:p w14:paraId="745A5898">
            <w:pPr>
              <w:spacing w:line="0" w:lineRule="atLeast"/>
              <w:ind w:firstLine="0" w:firstLineChars="0"/>
              <w:jc w:val="center"/>
              <w:rPr>
                <w:color w:val="auto"/>
                <w:highlight w:val="none"/>
              </w:rPr>
            </w:pPr>
          </w:p>
        </w:tc>
        <w:tc>
          <w:tcPr>
            <w:tcW w:w="1441" w:type="dxa"/>
            <w:tcBorders>
              <w:tl2br w:val="nil"/>
              <w:tr2bl w:val="nil"/>
            </w:tcBorders>
          </w:tcPr>
          <w:p w14:paraId="17D3090A">
            <w:pPr>
              <w:spacing w:line="0" w:lineRule="atLeast"/>
              <w:ind w:firstLine="0" w:firstLineChars="0"/>
              <w:jc w:val="center"/>
              <w:rPr>
                <w:color w:val="auto"/>
                <w:highlight w:val="none"/>
              </w:rPr>
            </w:pPr>
          </w:p>
        </w:tc>
        <w:tc>
          <w:tcPr>
            <w:tcW w:w="820" w:type="dxa"/>
            <w:tcBorders>
              <w:tl2br w:val="nil"/>
              <w:tr2bl w:val="nil"/>
            </w:tcBorders>
          </w:tcPr>
          <w:p w14:paraId="20BCFC16">
            <w:pPr>
              <w:spacing w:line="0" w:lineRule="atLeast"/>
              <w:ind w:firstLine="0" w:firstLineChars="0"/>
              <w:jc w:val="center"/>
              <w:rPr>
                <w:color w:val="auto"/>
                <w:highlight w:val="none"/>
              </w:rPr>
            </w:pPr>
          </w:p>
        </w:tc>
        <w:tc>
          <w:tcPr>
            <w:tcW w:w="786" w:type="dxa"/>
            <w:tcBorders>
              <w:tl2br w:val="nil"/>
              <w:tr2bl w:val="nil"/>
            </w:tcBorders>
          </w:tcPr>
          <w:p w14:paraId="39001E3C">
            <w:pPr>
              <w:spacing w:line="0" w:lineRule="atLeast"/>
              <w:ind w:firstLine="0" w:firstLineChars="0"/>
              <w:jc w:val="center"/>
              <w:rPr>
                <w:color w:val="auto"/>
                <w:highlight w:val="none"/>
              </w:rPr>
            </w:pPr>
          </w:p>
        </w:tc>
        <w:tc>
          <w:tcPr>
            <w:tcW w:w="786" w:type="dxa"/>
            <w:tcBorders>
              <w:tl2br w:val="nil"/>
              <w:tr2bl w:val="nil"/>
            </w:tcBorders>
          </w:tcPr>
          <w:p w14:paraId="4C73B6AE">
            <w:pPr>
              <w:spacing w:line="0" w:lineRule="atLeast"/>
              <w:ind w:firstLine="0" w:firstLineChars="0"/>
              <w:jc w:val="center"/>
              <w:rPr>
                <w:color w:val="auto"/>
                <w:highlight w:val="none"/>
              </w:rPr>
            </w:pPr>
          </w:p>
        </w:tc>
        <w:tc>
          <w:tcPr>
            <w:tcW w:w="820" w:type="dxa"/>
            <w:tcBorders>
              <w:tl2br w:val="nil"/>
              <w:tr2bl w:val="nil"/>
            </w:tcBorders>
          </w:tcPr>
          <w:p w14:paraId="025C5CA3">
            <w:pPr>
              <w:spacing w:line="0" w:lineRule="atLeast"/>
              <w:ind w:firstLine="0" w:firstLineChars="0"/>
              <w:jc w:val="center"/>
              <w:rPr>
                <w:color w:val="auto"/>
                <w:highlight w:val="none"/>
              </w:rPr>
            </w:pPr>
          </w:p>
        </w:tc>
        <w:tc>
          <w:tcPr>
            <w:tcW w:w="786" w:type="dxa"/>
            <w:tcBorders>
              <w:tl2br w:val="nil"/>
              <w:tr2bl w:val="nil"/>
            </w:tcBorders>
          </w:tcPr>
          <w:p w14:paraId="559F2C1F">
            <w:pPr>
              <w:spacing w:line="0" w:lineRule="atLeast"/>
              <w:ind w:firstLine="0" w:firstLineChars="0"/>
              <w:jc w:val="center"/>
              <w:rPr>
                <w:color w:val="auto"/>
                <w:highlight w:val="none"/>
              </w:rPr>
            </w:pPr>
          </w:p>
        </w:tc>
        <w:tc>
          <w:tcPr>
            <w:tcW w:w="786" w:type="dxa"/>
            <w:tcBorders>
              <w:tl2br w:val="nil"/>
              <w:tr2bl w:val="nil"/>
            </w:tcBorders>
          </w:tcPr>
          <w:p w14:paraId="6A8B81F4">
            <w:pPr>
              <w:spacing w:line="0" w:lineRule="atLeast"/>
              <w:ind w:firstLine="0" w:firstLineChars="0"/>
              <w:jc w:val="center"/>
              <w:rPr>
                <w:color w:val="auto"/>
                <w:highlight w:val="none"/>
              </w:rPr>
            </w:pPr>
          </w:p>
        </w:tc>
        <w:tc>
          <w:tcPr>
            <w:tcW w:w="786" w:type="dxa"/>
            <w:tcBorders>
              <w:tl2br w:val="nil"/>
              <w:tr2bl w:val="nil"/>
            </w:tcBorders>
          </w:tcPr>
          <w:p w14:paraId="23F7D725">
            <w:pPr>
              <w:spacing w:line="0" w:lineRule="atLeast"/>
              <w:ind w:firstLine="0" w:firstLineChars="0"/>
              <w:jc w:val="center"/>
              <w:rPr>
                <w:color w:val="auto"/>
                <w:highlight w:val="none"/>
              </w:rPr>
            </w:pPr>
          </w:p>
        </w:tc>
        <w:tc>
          <w:tcPr>
            <w:tcW w:w="591" w:type="dxa"/>
            <w:tcBorders>
              <w:tl2br w:val="nil"/>
              <w:tr2bl w:val="nil"/>
            </w:tcBorders>
          </w:tcPr>
          <w:p w14:paraId="6D024814">
            <w:pPr>
              <w:spacing w:line="0" w:lineRule="atLeast"/>
              <w:ind w:firstLine="0" w:firstLineChars="0"/>
              <w:jc w:val="center"/>
              <w:rPr>
                <w:color w:val="auto"/>
                <w:highlight w:val="none"/>
              </w:rPr>
            </w:pPr>
          </w:p>
        </w:tc>
        <w:tc>
          <w:tcPr>
            <w:tcW w:w="780" w:type="dxa"/>
            <w:tcBorders>
              <w:tl2br w:val="nil"/>
              <w:tr2bl w:val="nil"/>
            </w:tcBorders>
          </w:tcPr>
          <w:p w14:paraId="180C65BD">
            <w:pPr>
              <w:spacing w:line="0" w:lineRule="atLeast"/>
              <w:ind w:firstLine="0" w:firstLineChars="0"/>
              <w:jc w:val="center"/>
              <w:rPr>
                <w:color w:val="auto"/>
                <w:highlight w:val="none"/>
              </w:rPr>
            </w:pPr>
          </w:p>
        </w:tc>
        <w:tc>
          <w:tcPr>
            <w:tcW w:w="857" w:type="dxa"/>
            <w:tcBorders>
              <w:tl2br w:val="nil"/>
              <w:tr2bl w:val="nil"/>
            </w:tcBorders>
          </w:tcPr>
          <w:p w14:paraId="52AD04B3">
            <w:pPr>
              <w:spacing w:line="0" w:lineRule="atLeast"/>
              <w:ind w:firstLine="0" w:firstLineChars="0"/>
              <w:jc w:val="center"/>
              <w:rPr>
                <w:color w:val="auto"/>
                <w:highlight w:val="none"/>
              </w:rPr>
            </w:pPr>
          </w:p>
        </w:tc>
      </w:tr>
      <w:tr w14:paraId="01BFD78F">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351" w:hRule="atLeast"/>
        </w:trPr>
        <w:tc>
          <w:tcPr>
            <w:tcW w:w="898" w:type="dxa"/>
            <w:tcBorders>
              <w:tl2br w:val="nil"/>
              <w:tr2bl w:val="nil"/>
            </w:tcBorders>
          </w:tcPr>
          <w:p w14:paraId="5AFBD664">
            <w:pPr>
              <w:spacing w:line="0" w:lineRule="atLeast"/>
              <w:ind w:firstLine="0" w:firstLineChars="0"/>
              <w:jc w:val="center"/>
              <w:rPr>
                <w:color w:val="auto"/>
                <w:highlight w:val="none"/>
              </w:rPr>
            </w:pPr>
          </w:p>
        </w:tc>
        <w:tc>
          <w:tcPr>
            <w:tcW w:w="1927" w:type="dxa"/>
            <w:tcBorders>
              <w:tl2br w:val="nil"/>
              <w:tr2bl w:val="nil"/>
            </w:tcBorders>
          </w:tcPr>
          <w:p w14:paraId="780F0B1D">
            <w:pPr>
              <w:spacing w:line="0" w:lineRule="atLeast"/>
              <w:ind w:firstLine="0" w:firstLineChars="0"/>
              <w:rPr>
                <w:color w:val="auto"/>
                <w:highlight w:val="none"/>
              </w:rPr>
            </w:pPr>
          </w:p>
        </w:tc>
        <w:tc>
          <w:tcPr>
            <w:tcW w:w="1508" w:type="dxa"/>
            <w:tcBorders>
              <w:tl2br w:val="nil"/>
              <w:tr2bl w:val="nil"/>
            </w:tcBorders>
          </w:tcPr>
          <w:p w14:paraId="53C95892">
            <w:pPr>
              <w:spacing w:line="0" w:lineRule="atLeast"/>
              <w:ind w:firstLine="0" w:firstLineChars="0"/>
              <w:rPr>
                <w:color w:val="auto"/>
                <w:highlight w:val="none"/>
              </w:rPr>
            </w:pPr>
          </w:p>
        </w:tc>
        <w:tc>
          <w:tcPr>
            <w:tcW w:w="1324" w:type="dxa"/>
            <w:tcBorders>
              <w:tl2br w:val="nil"/>
              <w:tr2bl w:val="nil"/>
            </w:tcBorders>
          </w:tcPr>
          <w:p w14:paraId="115AB79C">
            <w:pPr>
              <w:spacing w:line="0" w:lineRule="atLeast"/>
              <w:ind w:firstLine="0" w:firstLineChars="0"/>
              <w:jc w:val="center"/>
              <w:rPr>
                <w:color w:val="auto"/>
                <w:highlight w:val="none"/>
              </w:rPr>
            </w:pPr>
          </w:p>
        </w:tc>
        <w:tc>
          <w:tcPr>
            <w:tcW w:w="1441" w:type="dxa"/>
            <w:tcBorders>
              <w:tl2br w:val="nil"/>
              <w:tr2bl w:val="nil"/>
            </w:tcBorders>
          </w:tcPr>
          <w:p w14:paraId="7A7E61FF">
            <w:pPr>
              <w:spacing w:line="0" w:lineRule="atLeast"/>
              <w:ind w:firstLine="0" w:firstLineChars="0"/>
              <w:jc w:val="center"/>
              <w:rPr>
                <w:color w:val="auto"/>
                <w:highlight w:val="none"/>
              </w:rPr>
            </w:pPr>
          </w:p>
        </w:tc>
        <w:tc>
          <w:tcPr>
            <w:tcW w:w="820" w:type="dxa"/>
            <w:tcBorders>
              <w:tl2br w:val="nil"/>
              <w:tr2bl w:val="nil"/>
            </w:tcBorders>
          </w:tcPr>
          <w:p w14:paraId="5B98D75C">
            <w:pPr>
              <w:spacing w:line="0" w:lineRule="atLeast"/>
              <w:ind w:firstLine="0" w:firstLineChars="0"/>
              <w:jc w:val="center"/>
              <w:rPr>
                <w:color w:val="auto"/>
                <w:highlight w:val="none"/>
              </w:rPr>
            </w:pPr>
          </w:p>
        </w:tc>
        <w:tc>
          <w:tcPr>
            <w:tcW w:w="786" w:type="dxa"/>
            <w:tcBorders>
              <w:tl2br w:val="nil"/>
              <w:tr2bl w:val="nil"/>
            </w:tcBorders>
          </w:tcPr>
          <w:p w14:paraId="62A0FCB3">
            <w:pPr>
              <w:spacing w:line="0" w:lineRule="atLeast"/>
              <w:ind w:firstLine="0" w:firstLineChars="0"/>
              <w:jc w:val="center"/>
              <w:rPr>
                <w:color w:val="auto"/>
                <w:highlight w:val="none"/>
              </w:rPr>
            </w:pPr>
          </w:p>
        </w:tc>
        <w:tc>
          <w:tcPr>
            <w:tcW w:w="786" w:type="dxa"/>
            <w:tcBorders>
              <w:tl2br w:val="nil"/>
              <w:tr2bl w:val="nil"/>
            </w:tcBorders>
          </w:tcPr>
          <w:p w14:paraId="0E708C16">
            <w:pPr>
              <w:spacing w:line="0" w:lineRule="atLeast"/>
              <w:ind w:firstLine="0" w:firstLineChars="0"/>
              <w:jc w:val="center"/>
              <w:rPr>
                <w:color w:val="auto"/>
                <w:highlight w:val="none"/>
              </w:rPr>
            </w:pPr>
          </w:p>
        </w:tc>
        <w:tc>
          <w:tcPr>
            <w:tcW w:w="820" w:type="dxa"/>
            <w:tcBorders>
              <w:tl2br w:val="nil"/>
              <w:tr2bl w:val="nil"/>
            </w:tcBorders>
          </w:tcPr>
          <w:p w14:paraId="536B4FD2">
            <w:pPr>
              <w:spacing w:line="0" w:lineRule="atLeast"/>
              <w:ind w:firstLine="0" w:firstLineChars="0"/>
              <w:jc w:val="center"/>
              <w:rPr>
                <w:color w:val="auto"/>
                <w:highlight w:val="none"/>
              </w:rPr>
            </w:pPr>
          </w:p>
        </w:tc>
        <w:tc>
          <w:tcPr>
            <w:tcW w:w="786" w:type="dxa"/>
            <w:tcBorders>
              <w:tl2br w:val="nil"/>
              <w:tr2bl w:val="nil"/>
            </w:tcBorders>
          </w:tcPr>
          <w:p w14:paraId="4D179454">
            <w:pPr>
              <w:spacing w:line="0" w:lineRule="atLeast"/>
              <w:ind w:firstLine="0" w:firstLineChars="0"/>
              <w:jc w:val="center"/>
              <w:rPr>
                <w:color w:val="auto"/>
                <w:highlight w:val="none"/>
              </w:rPr>
            </w:pPr>
          </w:p>
        </w:tc>
        <w:tc>
          <w:tcPr>
            <w:tcW w:w="786" w:type="dxa"/>
            <w:tcBorders>
              <w:tl2br w:val="nil"/>
              <w:tr2bl w:val="nil"/>
            </w:tcBorders>
          </w:tcPr>
          <w:p w14:paraId="35C0F210">
            <w:pPr>
              <w:spacing w:line="0" w:lineRule="atLeast"/>
              <w:ind w:firstLine="0" w:firstLineChars="0"/>
              <w:jc w:val="center"/>
              <w:rPr>
                <w:color w:val="auto"/>
                <w:highlight w:val="none"/>
              </w:rPr>
            </w:pPr>
          </w:p>
        </w:tc>
        <w:tc>
          <w:tcPr>
            <w:tcW w:w="786" w:type="dxa"/>
            <w:tcBorders>
              <w:tl2br w:val="nil"/>
              <w:tr2bl w:val="nil"/>
            </w:tcBorders>
          </w:tcPr>
          <w:p w14:paraId="2A602B41">
            <w:pPr>
              <w:spacing w:line="0" w:lineRule="atLeast"/>
              <w:ind w:firstLine="0" w:firstLineChars="0"/>
              <w:jc w:val="center"/>
              <w:rPr>
                <w:color w:val="auto"/>
                <w:highlight w:val="none"/>
              </w:rPr>
            </w:pPr>
          </w:p>
        </w:tc>
        <w:tc>
          <w:tcPr>
            <w:tcW w:w="591" w:type="dxa"/>
            <w:tcBorders>
              <w:tl2br w:val="nil"/>
              <w:tr2bl w:val="nil"/>
            </w:tcBorders>
          </w:tcPr>
          <w:p w14:paraId="30AC9091">
            <w:pPr>
              <w:spacing w:line="0" w:lineRule="atLeast"/>
              <w:ind w:firstLine="0" w:firstLineChars="0"/>
              <w:jc w:val="center"/>
              <w:rPr>
                <w:color w:val="auto"/>
                <w:highlight w:val="none"/>
              </w:rPr>
            </w:pPr>
          </w:p>
        </w:tc>
        <w:tc>
          <w:tcPr>
            <w:tcW w:w="780" w:type="dxa"/>
            <w:tcBorders>
              <w:tl2br w:val="nil"/>
              <w:tr2bl w:val="nil"/>
            </w:tcBorders>
          </w:tcPr>
          <w:p w14:paraId="161F8044">
            <w:pPr>
              <w:spacing w:line="0" w:lineRule="atLeast"/>
              <w:ind w:firstLine="0" w:firstLineChars="0"/>
              <w:jc w:val="center"/>
              <w:rPr>
                <w:color w:val="auto"/>
                <w:highlight w:val="none"/>
              </w:rPr>
            </w:pPr>
          </w:p>
        </w:tc>
        <w:tc>
          <w:tcPr>
            <w:tcW w:w="857" w:type="dxa"/>
            <w:tcBorders>
              <w:tl2br w:val="nil"/>
              <w:tr2bl w:val="nil"/>
            </w:tcBorders>
          </w:tcPr>
          <w:p w14:paraId="64C85B11">
            <w:pPr>
              <w:spacing w:line="0" w:lineRule="atLeast"/>
              <w:ind w:firstLine="0" w:firstLineChars="0"/>
              <w:jc w:val="center"/>
              <w:rPr>
                <w:color w:val="auto"/>
                <w:highlight w:val="none"/>
              </w:rPr>
            </w:pPr>
          </w:p>
        </w:tc>
      </w:tr>
      <w:tr w14:paraId="599383BE">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439" w:hRule="atLeast"/>
        </w:trPr>
        <w:tc>
          <w:tcPr>
            <w:tcW w:w="898" w:type="dxa"/>
            <w:tcBorders>
              <w:tl2br w:val="nil"/>
              <w:tr2bl w:val="nil"/>
            </w:tcBorders>
          </w:tcPr>
          <w:p w14:paraId="0C22FA70">
            <w:pPr>
              <w:spacing w:line="0" w:lineRule="atLeast"/>
              <w:ind w:firstLine="0" w:firstLineChars="0"/>
              <w:jc w:val="center"/>
              <w:rPr>
                <w:color w:val="auto"/>
                <w:highlight w:val="none"/>
              </w:rPr>
            </w:pPr>
          </w:p>
        </w:tc>
        <w:tc>
          <w:tcPr>
            <w:tcW w:w="1927" w:type="dxa"/>
            <w:tcBorders>
              <w:tl2br w:val="nil"/>
              <w:tr2bl w:val="nil"/>
            </w:tcBorders>
          </w:tcPr>
          <w:p w14:paraId="67C4328D">
            <w:pPr>
              <w:spacing w:line="0" w:lineRule="atLeast"/>
              <w:ind w:firstLine="0" w:firstLineChars="0"/>
              <w:rPr>
                <w:color w:val="auto"/>
                <w:highlight w:val="none"/>
              </w:rPr>
            </w:pPr>
          </w:p>
        </w:tc>
        <w:tc>
          <w:tcPr>
            <w:tcW w:w="1508" w:type="dxa"/>
            <w:tcBorders>
              <w:tl2br w:val="nil"/>
              <w:tr2bl w:val="nil"/>
            </w:tcBorders>
          </w:tcPr>
          <w:p w14:paraId="39509004">
            <w:pPr>
              <w:spacing w:line="0" w:lineRule="atLeast"/>
              <w:ind w:firstLine="0" w:firstLineChars="0"/>
              <w:rPr>
                <w:color w:val="auto"/>
                <w:highlight w:val="none"/>
              </w:rPr>
            </w:pPr>
          </w:p>
        </w:tc>
        <w:tc>
          <w:tcPr>
            <w:tcW w:w="1324" w:type="dxa"/>
            <w:tcBorders>
              <w:tl2br w:val="nil"/>
              <w:tr2bl w:val="nil"/>
            </w:tcBorders>
          </w:tcPr>
          <w:p w14:paraId="03617D5B">
            <w:pPr>
              <w:spacing w:line="0" w:lineRule="atLeast"/>
              <w:ind w:firstLine="0" w:firstLineChars="0"/>
              <w:jc w:val="center"/>
              <w:rPr>
                <w:color w:val="auto"/>
                <w:highlight w:val="none"/>
              </w:rPr>
            </w:pPr>
          </w:p>
        </w:tc>
        <w:tc>
          <w:tcPr>
            <w:tcW w:w="1441" w:type="dxa"/>
            <w:tcBorders>
              <w:tl2br w:val="nil"/>
              <w:tr2bl w:val="nil"/>
            </w:tcBorders>
          </w:tcPr>
          <w:p w14:paraId="70853674">
            <w:pPr>
              <w:spacing w:line="0" w:lineRule="atLeast"/>
              <w:ind w:firstLine="0" w:firstLineChars="0"/>
              <w:jc w:val="center"/>
              <w:rPr>
                <w:color w:val="auto"/>
                <w:highlight w:val="none"/>
              </w:rPr>
            </w:pPr>
          </w:p>
        </w:tc>
        <w:tc>
          <w:tcPr>
            <w:tcW w:w="820" w:type="dxa"/>
            <w:tcBorders>
              <w:tl2br w:val="nil"/>
              <w:tr2bl w:val="nil"/>
            </w:tcBorders>
          </w:tcPr>
          <w:p w14:paraId="34D06832">
            <w:pPr>
              <w:spacing w:line="0" w:lineRule="atLeast"/>
              <w:ind w:firstLine="0" w:firstLineChars="0"/>
              <w:jc w:val="center"/>
              <w:rPr>
                <w:color w:val="auto"/>
                <w:highlight w:val="none"/>
              </w:rPr>
            </w:pPr>
          </w:p>
        </w:tc>
        <w:tc>
          <w:tcPr>
            <w:tcW w:w="786" w:type="dxa"/>
            <w:tcBorders>
              <w:tl2br w:val="nil"/>
              <w:tr2bl w:val="nil"/>
            </w:tcBorders>
          </w:tcPr>
          <w:p w14:paraId="47D45E81">
            <w:pPr>
              <w:spacing w:line="0" w:lineRule="atLeast"/>
              <w:ind w:firstLine="0" w:firstLineChars="0"/>
              <w:jc w:val="center"/>
              <w:rPr>
                <w:color w:val="auto"/>
                <w:highlight w:val="none"/>
              </w:rPr>
            </w:pPr>
          </w:p>
        </w:tc>
        <w:tc>
          <w:tcPr>
            <w:tcW w:w="786" w:type="dxa"/>
            <w:tcBorders>
              <w:tl2br w:val="nil"/>
              <w:tr2bl w:val="nil"/>
            </w:tcBorders>
          </w:tcPr>
          <w:p w14:paraId="55F991FF">
            <w:pPr>
              <w:spacing w:line="0" w:lineRule="atLeast"/>
              <w:ind w:firstLine="0" w:firstLineChars="0"/>
              <w:jc w:val="center"/>
              <w:rPr>
                <w:color w:val="auto"/>
                <w:highlight w:val="none"/>
              </w:rPr>
            </w:pPr>
          </w:p>
        </w:tc>
        <w:tc>
          <w:tcPr>
            <w:tcW w:w="820" w:type="dxa"/>
            <w:tcBorders>
              <w:tl2br w:val="nil"/>
              <w:tr2bl w:val="nil"/>
            </w:tcBorders>
          </w:tcPr>
          <w:p w14:paraId="2165796F">
            <w:pPr>
              <w:spacing w:line="0" w:lineRule="atLeast"/>
              <w:ind w:firstLine="0" w:firstLineChars="0"/>
              <w:jc w:val="center"/>
              <w:rPr>
                <w:color w:val="auto"/>
                <w:highlight w:val="none"/>
              </w:rPr>
            </w:pPr>
          </w:p>
        </w:tc>
        <w:tc>
          <w:tcPr>
            <w:tcW w:w="786" w:type="dxa"/>
            <w:tcBorders>
              <w:tl2br w:val="nil"/>
              <w:tr2bl w:val="nil"/>
            </w:tcBorders>
          </w:tcPr>
          <w:p w14:paraId="57F71A72">
            <w:pPr>
              <w:spacing w:line="0" w:lineRule="atLeast"/>
              <w:ind w:firstLine="0" w:firstLineChars="0"/>
              <w:jc w:val="center"/>
              <w:rPr>
                <w:color w:val="auto"/>
                <w:highlight w:val="none"/>
              </w:rPr>
            </w:pPr>
          </w:p>
        </w:tc>
        <w:tc>
          <w:tcPr>
            <w:tcW w:w="786" w:type="dxa"/>
            <w:tcBorders>
              <w:tl2br w:val="nil"/>
              <w:tr2bl w:val="nil"/>
            </w:tcBorders>
          </w:tcPr>
          <w:p w14:paraId="26556EA2">
            <w:pPr>
              <w:spacing w:line="0" w:lineRule="atLeast"/>
              <w:ind w:firstLine="0" w:firstLineChars="0"/>
              <w:jc w:val="center"/>
              <w:rPr>
                <w:color w:val="auto"/>
                <w:highlight w:val="none"/>
              </w:rPr>
            </w:pPr>
          </w:p>
        </w:tc>
        <w:tc>
          <w:tcPr>
            <w:tcW w:w="786" w:type="dxa"/>
            <w:tcBorders>
              <w:tl2br w:val="nil"/>
              <w:tr2bl w:val="nil"/>
            </w:tcBorders>
          </w:tcPr>
          <w:p w14:paraId="093B636C">
            <w:pPr>
              <w:spacing w:line="0" w:lineRule="atLeast"/>
              <w:ind w:firstLine="0" w:firstLineChars="0"/>
              <w:jc w:val="center"/>
              <w:rPr>
                <w:color w:val="auto"/>
                <w:highlight w:val="none"/>
              </w:rPr>
            </w:pPr>
          </w:p>
        </w:tc>
        <w:tc>
          <w:tcPr>
            <w:tcW w:w="591" w:type="dxa"/>
            <w:tcBorders>
              <w:tl2br w:val="nil"/>
              <w:tr2bl w:val="nil"/>
            </w:tcBorders>
          </w:tcPr>
          <w:p w14:paraId="6195495A">
            <w:pPr>
              <w:spacing w:line="0" w:lineRule="atLeast"/>
              <w:ind w:firstLine="0" w:firstLineChars="0"/>
              <w:jc w:val="center"/>
              <w:rPr>
                <w:color w:val="auto"/>
                <w:highlight w:val="none"/>
              </w:rPr>
            </w:pPr>
          </w:p>
        </w:tc>
        <w:tc>
          <w:tcPr>
            <w:tcW w:w="780" w:type="dxa"/>
            <w:tcBorders>
              <w:tl2br w:val="nil"/>
              <w:tr2bl w:val="nil"/>
            </w:tcBorders>
          </w:tcPr>
          <w:p w14:paraId="7CB70FAB">
            <w:pPr>
              <w:spacing w:line="0" w:lineRule="atLeast"/>
              <w:ind w:firstLine="0" w:firstLineChars="0"/>
              <w:jc w:val="center"/>
              <w:rPr>
                <w:color w:val="auto"/>
                <w:highlight w:val="none"/>
              </w:rPr>
            </w:pPr>
          </w:p>
        </w:tc>
        <w:tc>
          <w:tcPr>
            <w:tcW w:w="857" w:type="dxa"/>
            <w:tcBorders>
              <w:tl2br w:val="nil"/>
              <w:tr2bl w:val="nil"/>
            </w:tcBorders>
          </w:tcPr>
          <w:p w14:paraId="1072184A">
            <w:pPr>
              <w:spacing w:line="0" w:lineRule="atLeast"/>
              <w:ind w:firstLine="0" w:firstLineChars="0"/>
              <w:jc w:val="center"/>
              <w:rPr>
                <w:color w:val="auto"/>
                <w:highlight w:val="none"/>
              </w:rPr>
            </w:pPr>
          </w:p>
        </w:tc>
      </w:tr>
      <w:tr w14:paraId="272E309F">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351" w:hRule="atLeast"/>
        </w:trPr>
        <w:tc>
          <w:tcPr>
            <w:tcW w:w="898" w:type="dxa"/>
            <w:tcBorders>
              <w:tl2br w:val="nil"/>
              <w:tr2bl w:val="nil"/>
            </w:tcBorders>
          </w:tcPr>
          <w:p w14:paraId="7A51D09B">
            <w:pPr>
              <w:spacing w:line="0" w:lineRule="atLeast"/>
              <w:ind w:firstLine="0" w:firstLineChars="0"/>
              <w:jc w:val="center"/>
              <w:rPr>
                <w:color w:val="auto"/>
                <w:highlight w:val="none"/>
              </w:rPr>
            </w:pPr>
          </w:p>
        </w:tc>
        <w:tc>
          <w:tcPr>
            <w:tcW w:w="1927" w:type="dxa"/>
            <w:tcBorders>
              <w:tl2br w:val="nil"/>
              <w:tr2bl w:val="nil"/>
            </w:tcBorders>
          </w:tcPr>
          <w:p w14:paraId="46321694">
            <w:pPr>
              <w:spacing w:line="0" w:lineRule="atLeast"/>
              <w:ind w:firstLine="0" w:firstLineChars="0"/>
              <w:rPr>
                <w:color w:val="auto"/>
                <w:highlight w:val="none"/>
              </w:rPr>
            </w:pPr>
          </w:p>
        </w:tc>
        <w:tc>
          <w:tcPr>
            <w:tcW w:w="1508" w:type="dxa"/>
            <w:tcBorders>
              <w:tl2br w:val="nil"/>
              <w:tr2bl w:val="nil"/>
            </w:tcBorders>
          </w:tcPr>
          <w:p w14:paraId="3383EBBD">
            <w:pPr>
              <w:spacing w:line="0" w:lineRule="atLeast"/>
              <w:ind w:firstLine="0" w:firstLineChars="0"/>
              <w:rPr>
                <w:color w:val="auto"/>
                <w:highlight w:val="none"/>
              </w:rPr>
            </w:pPr>
          </w:p>
        </w:tc>
        <w:tc>
          <w:tcPr>
            <w:tcW w:w="1324" w:type="dxa"/>
            <w:tcBorders>
              <w:tl2br w:val="nil"/>
              <w:tr2bl w:val="nil"/>
            </w:tcBorders>
          </w:tcPr>
          <w:p w14:paraId="6C7E57AA">
            <w:pPr>
              <w:spacing w:line="0" w:lineRule="atLeast"/>
              <w:ind w:firstLine="0" w:firstLineChars="0"/>
              <w:jc w:val="center"/>
              <w:rPr>
                <w:color w:val="auto"/>
                <w:highlight w:val="none"/>
              </w:rPr>
            </w:pPr>
          </w:p>
        </w:tc>
        <w:tc>
          <w:tcPr>
            <w:tcW w:w="1441" w:type="dxa"/>
            <w:tcBorders>
              <w:tl2br w:val="nil"/>
              <w:tr2bl w:val="nil"/>
            </w:tcBorders>
          </w:tcPr>
          <w:p w14:paraId="52390882">
            <w:pPr>
              <w:spacing w:line="0" w:lineRule="atLeast"/>
              <w:ind w:firstLine="0" w:firstLineChars="0"/>
              <w:jc w:val="center"/>
              <w:rPr>
                <w:color w:val="auto"/>
                <w:highlight w:val="none"/>
              </w:rPr>
            </w:pPr>
          </w:p>
        </w:tc>
        <w:tc>
          <w:tcPr>
            <w:tcW w:w="820" w:type="dxa"/>
            <w:tcBorders>
              <w:tl2br w:val="nil"/>
              <w:tr2bl w:val="nil"/>
            </w:tcBorders>
          </w:tcPr>
          <w:p w14:paraId="03E95D6C">
            <w:pPr>
              <w:spacing w:line="0" w:lineRule="atLeast"/>
              <w:ind w:firstLine="0" w:firstLineChars="0"/>
              <w:jc w:val="center"/>
              <w:rPr>
                <w:color w:val="auto"/>
                <w:highlight w:val="none"/>
              </w:rPr>
            </w:pPr>
          </w:p>
        </w:tc>
        <w:tc>
          <w:tcPr>
            <w:tcW w:w="786" w:type="dxa"/>
            <w:tcBorders>
              <w:tl2br w:val="nil"/>
              <w:tr2bl w:val="nil"/>
            </w:tcBorders>
          </w:tcPr>
          <w:p w14:paraId="420824A1">
            <w:pPr>
              <w:spacing w:line="0" w:lineRule="atLeast"/>
              <w:ind w:firstLine="0" w:firstLineChars="0"/>
              <w:jc w:val="center"/>
              <w:rPr>
                <w:color w:val="auto"/>
                <w:highlight w:val="none"/>
              </w:rPr>
            </w:pPr>
          </w:p>
        </w:tc>
        <w:tc>
          <w:tcPr>
            <w:tcW w:w="786" w:type="dxa"/>
            <w:tcBorders>
              <w:tl2br w:val="nil"/>
              <w:tr2bl w:val="nil"/>
            </w:tcBorders>
          </w:tcPr>
          <w:p w14:paraId="478602E4">
            <w:pPr>
              <w:spacing w:line="0" w:lineRule="atLeast"/>
              <w:ind w:firstLine="0" w:firstLineChars="0"/>
              <w:jc w:val="center"/>
              <w:rPr>
                <w:color w:val="auto"/>
                <w:highlight w:val="none"/>
              </w:rPr>
            </w:pPr>
          </w:p>
        </w:tc>
        <w:tc>
          <w:tcPr>
            <w:tcW w:w="820" w:type="dxa"/>
            <w:tcBorders>
              <w:tl2br w:val="nil"/>
              <w:tr2bl w:val="nil"/>
            </w:tcBorders>
          </w:tcPr>
          <w:p w14:paraId="7E29A166">
            <w:pPr>
              <w:spacing w:line="0" w:lineRule="atLeast"/>
              <w:ind w:firstLine="0" w:firstLineChars="0"/>
              <w:jc w:val="center"/>
              <w:rPr>
                <w:color w:val="auto"/>
                <w:highlight w:val="none"/>
              </w:rPr>
            </w:pPr>
          </w:p>
        </w:tc>
        <w:tc>
          <w:tcPr>
            <w:tcW w:w="786" w:type="dxa"/>
            <w:tcBorders>
              <w:tl2br w:val="nil"/>
              <w:tr2bl w:val="nil"/>
            </w:tcBorders>
          </w:tcPr>
          <w:p w14:paraId="664842E6">
            <w:pPr>
              <w:spacing w:line="0" w:lineRule="atLeast"/>
              <w:ind w:firstLine="0" w:firstLineChars="0"/>
              <w:jc w:val="center"/>
              <w:rPr>
                <w:color w:val="auto"/>
                <w:highlight w:val="none"/>
              </w:rPr>
            </w:pPr>
          </w:p>
        </w:tc>
        <w:tc>
          <w:tcPr>
            <w:tcW w:w="786" w:type="dxa"/>
            <w:tcBorders>
              <w:tl2br w:val="nil"/>
              <w:tr2bl w:val="nil"/>
            </w:tcBorders>
          </w:tcPr>
          <w:p w14:paraId="7D799F61">
            <w:pPr>
              <w:spacing w:line="0" w:lineRule="atLeast"/>
              <w:ind w:firstLine="0" w:firstLineChars="0"/>
              <w:jc w:val="center"/>
              <w:rPr>
                <w:color w:val="auto"/>
                <w:highlight w:val="none"/>
              </w:rPr>
            </w:pPr>
          </w:p>
        </w:tc>
        <w:tc>
          <w:tcPr>
            <w:tcW w:w="786" w:type="dxa"/>
            <w:tcBorders>
              <w:tl2br w:val="nil"/>
              <w:tr2bl w:val="nil"/>
            </w:tcBorders>
          </w:tcPr>
          <w:p w14:paraId="23C83C21">
            <w:pPr>
              <w:spacing w:line="0" w:lineRule="atLeast"/>
              <w:ind w:firstLine="0" w:firstLineChars="0"/>
              <w:jc w:val="center"/>
              <w:rPr>
                <w:color w:val="auto"/>
                <w:highlight w:val="none"/>
              </w:rPr>
            </w:pPr>
          </w:p>
        </w:tc>
        <w:tc>
          <w:tcPr>
            <w:tcW w:w="591" w:type="dxa"/>
            <w:tcBorders>
              <w:tl2br w:val="nil"/>
              <w:tr2bl w:val="nil"/>
            </w:tcBorders>
          </w:tcPr>
          <w:p w14:paraId="0D5DF2B6">
            <w:pPr>
              <w:spacing w:line="0" w:lineRule="atLeast"/>
              <w:ind w:firstLine="0" w:firstLineChars="0"/>
              <w:jc w:val="center"/>
              <w:rPr>
                <w:color w:val="auto"/>
                <w:highlight w:val="none"/>
              </w:rPr>
            </w:pPr>
          </w:p>
        </w:tc>
        <w:tc>
          <w:tcPr>
            <w:tcW w:w="780" w:type="dxa"/>
            <w:tcBorders>
              <w:tl2br w:val="nil"/>
              <w:tr2bl w:val="nil"/>
            </w:tcBorders>
          </w:tcPr>
          <w:p w14:paraId="54EA07B8">
            <w:pPr>
              <w:spacing w:line="0" w:lineRule="atLeast"/>
              <w:ind w:firstLine="0" w:firstLineChars="0"/>
              <w:jc w:val="center"/>
              <w:rPr>
                <w:color w:val="auto"/>
                <w:highlight w:val="none"/>
              </w:rPr>
            </w:pPr>
          </w:p>
        </w:tc>
        <w:tc>
          <w:tcPr>
            <w:tcW w:w="857" w:type="dxa"/>
            <w:tcBorders>
              <w:tl2br w:val="nil"/>
              <w:tr2bl w:val="nil"/>
            </w:tcBorders>
          </w:tcPr>
          <w:p w14:paraId="7C5CB38B">
            <w:pPr>
              <w:spacing w:line="0" w:lineRule="atLeast"/>
              <w:ind w:firstLine="0" w:firstLineChars="0"/>
              <w:jc w:val="center"/>
              <w:rPr>
                <w:color w:val="auto"/>
                <w:highlight w:val="none"/>
              </w:rPr>
            </w:pPr>
          </w:p>
        </w:tc>
      </w:tr>
      <w:tr w14:paraId="5004D48E">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351" w:hRule="atLeast"/>
        </w:trPr>
        <w:tc>
          <w:tcPr>
            <w:tcW w:w="898" w:type="dxa"/>
            <w:tcBorders>
              <w:tl2br w:val="nil"/>
              <w:tr2bl w:val="nil"/>
            </w:tcBorders>
          </w:tcPr>
          <w:p w14:paraId="17897C27">
            <w:pPr>
              <w:spacing w:line="0" w:lineRule="atLeast"/>
              <w:ind w:firstLine="0" w:firstLineChars="0"/>
              <w:jc w:val="center"/>
              <w:rPr>
                <w:color w:val="auto"/>
                <w:highlight w:val="none"/>
              </w:rPr>
            </w:pPr>
          </w:p>
        </w:tc>
        <w:tc>
          <w:tcPr>
            <w:tcW w:w="1927" w:type="dxa"/>
            <w:tcBorders>
              <w:tl2br w:val="nil"/>
              <w:tr2bl w:val="nil"/>
            </w:tcBorders>
          </w:tcPr>
          <w:p w14:paraId="1B45EB1D">
            <w:pPr>
              <w:spacing w:line="0" w:lineRule="atLeast"/>
              <w:ind w:firstLine="0" w:firstLineChars="0"/>
              <w:rPr>
                <w:color w:val="auto"/>
                <w:highlight w:val="none"/>
              </w:rPr>
            </w:pPr>
          </w:p>
        </w:tc>
        <w:tc>
          <w:tcPr>
            <w:tcW w:w="1508" w:type="dxa"/>
            <w:tcBorders>
              <w:tl2br w:val="nil"/>
              <w:tr2bl w:val="nil"/>
            </w:tcBorders>
          </w:tcPr>
          <w:p w14:paraId="7AE6B806">
            <w:pPr>
              <w:spacing w:line="0" w:lineRule="atLeast"/>
              <w:ind w:firstLine="0" w:firstLineChars="0"/>
              <w:rPr>
                <w:color w:val="auto"/>
                <w:highlight w:val="none"/>
              </w:rPr>
            </w:pPr>
          </w:p>
        </w:tc>
        <w:tc>
          <w:tcPr>
            <w:tcW w:w="1324" w:type="dxa"/>
            <w:tcBorders>
              <w:tl2br w:val="nil"/>
              <w:tr2bl w:val="nil"/>
            </w:tcBorders>
          </w:tcPr>
          <w:p w14:paraId="31F49CDE">
            <w:pPr>
              <w:spacing w:line="0" w:lineRule="atLeast"/>
              <w:ind w:firstLine="0" w:firstLineChars="0"/>
              <w:jc w:val="center"/>
              <w:rPr>
                <w:color w:val="auto"/>
                <w:highlight w:val="none"/>
              </w:rPr>
            </w:pPr>
          </w:p>
        </w:tc>
        <w:tc>
          <w:tcPr>
            <w:tcW w:w="1441" w:type="dxa"/>
            <w:tcBorders>
              <w:tl2br w:val="nil"/>
              <w:tr2bl w:val="nil"/>
            </w:tcBorders>
          </w:tcPr>
          <w:p w14:paraId="4178EDB0">
            <w:pPr>
              <w:spacing w:line="0" w:lineRule="atLeast"/>
              <w:ind w:firstLine="0" w:firstLineChars="0"/>
              <w:jc w:val="center"/>
              <w:rPr>
                <w:color w:val="auto"/>
                <w:highlight w:val="none"/>
              </w:rPr>
            </w:pPr>
          </w:p>
        </w:tc>
        <w:tc>
          <w:tcPr>
            <w:tcW w:w="820" w:type="dxa"/>
            <w:tcBorders>
              <w:tl2br w:val="nil"/>
              <w:tr2bl w:val="nil"/>
            </w:tcBorders>
          </w:tcPr>
          <w:p w14:paraId="78F71C4E">
            <w:pPr>
              <w:spacing w:line="0" w:lineRule="atLeast"/>
              <w:ind w:firstLine="0" w:firstLineChars="0"/>
              <w:jc w:val="center"/>
              <w:rPr>
                <w:color w:val="auto"/>
                <w:highlight w:val="none"/>
              </w:rPr>
            </w:pPr>
          </w:p>
        </w:tc>
        <w:tc>
          <w:tcPr>
            <w:tcW w:w="786" w:type="dxa"/>
            <w:tcBorders>
              <w:tl2br w:val="nil"/>
              <w:tr2bl w:val="nil"/>
            </w:tcBorders>
          </w:tcPr>
          <w:p w14:paraId="72482FDB">
            <w:pPr>
              <w:spacing w:line="0" w:lineRule="atLeast"/>
              <w:ind w:firstLine="0" w:firstLineChars="0"/>
              <w:jc w:val="center"/>
              <w:rPr>
                <w:color w:val="auto"/>
                <w:highlight w:val="none"/>
              </w:rPr>
            </w:pPr>
          </w:p>
        </w:tc>
        <w:tc>
          <w:tcPr>
            <w:tcW w:w="786" w:type="dxa"/>
            <w:tcBorders>
              <w:tl2br w:val="nil"/>
              <w:tr2bl w:val="nil"/>
            </w:tcBorders>
          </w:tcPr>
          <w:p w14:paraId="5298A59D">
            <w:pPr>
              <w:spacing w:line="0" w:lineRule="atLeast"/>
              <w:ind w:firstLine="0" w:firstLineChars="0"/>
              <w:jc w:val="center"/>
              <w:rPr>
                <w:color w:val="auto"/>
                <w:highlight w:val="none"/>
              </w:rPr>
            </w:pPr>
          </w:p>
        </w:tc>
        <w:tc>
          <w:tcPr>
            <w:tcW w:w="820" w:type="dxa"/>
            <w:tcBorders>
              <w:tl2br w:val="nil"/>
              <w:tr2bl w:val="nil"/>
            </w:tcBorders>
          </w:tcPr>
          <w:p w14:paraId="12B616E7">
            <w:pPr>
              <w:spacing w:line="0" w:lineRule="atLeast"/>
              <w:ind w:firstLine="0" w:firstLineChars="0"/>
              <w:jc w:val="center"/>
              <w:rPr>
                <w:color w:val="auto"/>
                <w:highlight w:val="none"/>
              </w:rPr>
            </w:pPr>
          </w:p>
        </w:tc>
        <w:tc>
          <w:tcPr>
            <w:tcW w:w="786" w:type="dxa"/>
            <w:tcBorders>
              <w:tl2br w:val="nil"/>
              <w:tr2bl w:val="nil"/>
            </w:tcBorders>
          </w:tcPr>
          <w:p w14:paraId="4BB72BA0">
            <w:pPr>
              <w:spacing w:line="0" w:lineRule="atLeast"/>
              <w:ind w:firstLine="0" w:firstLineChars="0"/>
              <w:jc w:val="center"/>
              <w:rPr>
                <w:color w:val="auto"/>
                <w:highlight w:val="none"/>
              </w:rPr>
            </w:pPr>
          </w:p>
        </w:tc>
        <w:tc>
          <w:tcPr>
            <w:tcW w:w="786" w:type="dxa"/>
            <w:tcBorders>
              <w:tl2br w:val="nil"/>
              <w:tr2bl w:val="nil"/>
            </w:tcBorders>
          </w:tcPr>
          <w:p w14:paraId="05BC58A2">
            <w:pPr>
              <w:spacing w:line="0" w:lineRule="atLeast"/>
              <w:ind w:firstLine="0" w:firstLineChars="0"/>
              <w:jc w:val="center"/>
              <w:rPr>
                <w:color w:val="auto"/>
                <w:highlight w:val="none"/>
              </w:rPr>
            </w:pPr>
          </w:p>
        </w:tc>
        <w:tc>
          <w:tcPr>
            <w:tcW w:w="786" w:type="dxa"/>
            <w:tcBorders>
              <w:tl2br w:val="nil"/>
              <w:tr2bl w:val="nil"/>
            </w:tcBorders>
          </w:tcPr>
          <w:p w14:paraId="04BDB2DA">
            <w:pPr>
              <w:spacing w:line="0" w:lineRule="atLeast"/>
              <w:ind w:firstLine="0" w:firstLineChars="0"/>
              <w:jc w:val="center"/>
              <w:rPr>
                <w:color w:val="auto"/>
                <w:highlight w:val="none"/>
              </w:rPr>
            </w:pPr>
          </w:p>
        </w:tc>
        <w:tc>
          <w:tcPr>
            <w:tcW w:w="591" w:type="dxa"/>
            <w:tcBorders>
              <w:tl2br w:val="nil"/>
              <w:tr2bl w:val="nil"/>
            </w:tcBorders>
          </w:tcPr>
          <w:p w14:paraId="5B2FE2CD">
            <w:pPr>
              <w:spacing w:line="0" w:lineRule="atLeast"/>
              <w:ind w:firstLine="0" w:firstLineChars="0"/>
              <w:jc w:val="center"/>
              <w:rPr>
                <w:color w:val="auto"/>
                <w:highlight w:val="none"/>
              </w:rPr>
            </w:pPr>
          </w:p>
        </w:tc>
        <w:tc>
          <w:tcPr>
            <w:tcW w:w="780" w:type="dxa"/>
            <w:tcBorders>
              <w:tl2br w:val="nil"/>
              <w:tr2bl w:val="nil"/>
            </w:tcBorders>
          </w:tcPr>
          <w:p w14:paraId="505028BC">
            <w:pPr>
              <w:spacing w:line="0" w:lineRule="atLeast"/>
              <w:ind w:firstLine="0" w:firstLineChars="0"/>
              <w:jc w:val="center"/>
              <w:rPr>
                <w:color w:val="auto"/>
                <w:highlight w:val="none"/>
              </w:rPr>
            </w:pPr>
          </w:p>
        </w:tc>
        <w:tc>
          <w:tcPr>
            <w:tcW w:w="857" w:type="dxa"/>
            <w:tcBorders>
              <w:tl2br w:val="nil"/>
              <w:tr2bl w:val="nil"/>
            </w:tcBorders>
          </w:tcPr>
          <w:p w14:paraId="3C2B5754">
            <w:pPr>
              <w:spacing w:line="0" w:lineRule="atLeast"/>
              <w:ind w:firstLine="0" w:firstLineChars="0"/>
              <w:jc w:val="center"/>
              <w:rPr>
                <w:color w:val="auto"/>
                <w:highlight w:val="none"/>
              </w:rPr>
            </w:pPr>
          </w:p>
        </w:tc>
      </w:tr>
      <w:tr w14:paraId="2913DA35">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351" w:hRule="atLeast"/>
        </w:trPr>
        <w:tc>
          <w:tcPr>
            <w:tcW w:w="898" w:type="dxa"/>
            <w:tcBorders>
              <w:tl2br w:val="nil"/>
              <w:tr2bl w:val="nil"/>
            </w:tcBorders>
          </w:tcPr>
          <w:p w14:paraId="321786B3">
            <w:pPr>
              <w:spacing w:line="0" w:lineRule="atLeast"/>
              <w:ind w:firstLine="0" w:firstLineChars="0"/>
              <w:jc w:val="center"/>
              <w:rPr>
                <w:color w:val="auto"/>
                <w:highlight w:val="none"/>
              </w:rPr>
            </w:pPr>
          </w:p>
        </w:tc>
        <w:tc>
          <w:tcPr>
            <w:tcW w:w="1927" w:type="dxa"/>
            <w:tcBorders>
              <w:tl2br w:val="nil"/>
              <w:tr2bl w:val="nil"/>
            </w:tcBorders>
          </w:tcPr>
          <w:p w14:paraId="6658D884">
            <w:pPr>
              <w:spacing w:line="0" w:lineRule="atLeast"/>
              <w:ind w:firstLine="0" w:firstLineChars="0"/>
              <w:rPr>
                <w:color w:val="auto"/>
                <w:highlight w:val="none"/>
              </w:rPr>
            </w:pPr>
          </w:p>
        </w:tc>
        <w:tc>
          <w:tcPr>
            <w:tcW w:w="1508" w:type="dxa"/>
            <w:tcBorders>
              <w:tl2br w:val="nil"/>
              <w:tr2bl w:val="nil"/>
            </w:tcBorders>
          </w:tcPr>
          <w:p w14:paraId="2FD3D9F4">
            <w:pPr>
              <w:spacing w:line="0" w:lineRule="atLeast"/>
              <w:ind w:firstLine="0" w:firstLineChars="0"/>
              <w:rPr>
                <w:color w:val="auto"/>
                <w:highlight w:val="none"/>
              </w:rPr>
            </w:pPr>
          </w:p>
        </w:tc>
        <w:tc>
          <w:tcPr>
            <w:tcW w:w="1324" w:type="dxa"/>
            <w:tcBorders>
              <w:tl2br w:val="nil"/>
              <w:tr2bl w:val="nil"/>
            </w:tcBorders>
          </w:tcPr>
          <w:p w14:paraId="26B8ADA7">
            <w:pPr>
              <w:spacing w:line="0" w:lineRule="atLeast"/>
              <w:ind w:firstLine="0" w:firstLineChars="0"/>
              <w:jc w:val="center"/>
              <w:rPr>
                <w:color w:val="auto"/>
                <w:highlight w:val="none"/>
              </w:rPr>
            </w:pPr>
          </w:p>
        </w:tc>
        <w:tc>
          <w:tcPr>
            <w:tcW w:w="1441" w:type="dxa"/>
            <w:tcBorders>
              <w:tl2br w:val="nil"/>
              <w:tr2bl w:val="nil"/>
            </w:tcBorders>
          </w:tcPr>
          <w:p w14:paraId="590D51DA">
            <w:pPr>
              <w:spacing w:line="0" w:lineRule="atLeast"/>
              <w:ind w:firstLine="0" w:firstLineChars="0"/>
              <w:jc w:val="center"/>
              <w:rPr>
                <w:color w:val="auto"/>
                <w:highlight w:val="none"/>
              </w:rPr>
            </w:pPr>
          </w:p>
        </w:tc>
        <w:tc>
          <w:tcPr>
            <w:tcW w:w="820" w:type="dxa"/>
            <w:tcBorders>
              <w:tl2br w:val="nil"/>
              <w:tr2bl w:val="nil"/>
            </w:tcBorders>
          </w:tcPr>
          <w:p w14:paraId="50EF440B">
            <w:pPr>
              <w:spacing w:line="0" w:lineRule="atLeast"/>
              <w:ind w:firstLine="0" w:firstLineChars="0"/>
              <w:jc w:val="center"/>
              <w:rPr>
                <w:color w:val="auto"/>
                <w:highlight w:val="none"/>
              </w:rPr>
            </w:pPr>
          </w:p>
        </w:tc>
        <w:tc>
          <w:tcPr>
            <w:tcW w:w="786" w:type="dxa"/>
            <w:tcBorders>
              <w:tl2br w:val="nil"/>
              <w:tr2bl w:val="nil"/>
            </w:tcBorders>
          </w:tcPr>
          <w:p w14:paraId="3B1F8058">
            <w:pPr>
              <w:spacing w:line="0" w:lineRule="atLeast"/>
              <w:ind w:firstLine="0" w:firstLineChars="0"/>
              <w:jc w:val="center"/>
              <w:rPr>
                <w:color w:val="auto"/>
                <w:highlight w:val="none"/>
              </w:rPr>
            </w:pPr>
          </w:p>
        </w:tc>
        <w:tc>
          <w:tcPr>
            <w:tcW w:w="786" w:type="dxa"/>
            <w:tcBorders>
              <w:tl2br w:val="nil"/>
              <w:tr2bl w:val="nil"/>
            </w:tcBorders>
          </w:tcPr>
          <w:p w14:paraId="78AFF0C7">
            <w:pPr>
              <w:spacing w:line="0" w:lineRule="atLeast"/>
              <w:ind w:firstLine="0" w:firstLineChars="0"/>
              <w:jc w:val="center"/>
              <w:rPr>
                <w:color w:val="auto"/>
                <w:highlight w:val="none"/>
              </w:rPr>
            </w:pPr>
          </w:p>
        </w:tc>
        <w:tc>
          <w:tcPr>
            <w:tcW w:w="820" w:type="dxa"/>
            <w:tcBorders>
              <w:tl2br w:val="nil"/>
              <w:tr2bl w:val="nil"/>
            </w:tcBorders>
          </w:tcPr>
          <w:p w14:paraId="39474942">
            <w:pPr>
              <w:spacing w:line="0" w:lineRule="atLeast"/>
              <w:ind w:firstLine="0" w:firstLineChars="0"/>
              <w:jc w:val="center"/>
              <w:rPr>
                <w:color w:val="auto"/>
                <w:highlight w:val="none"/>
              </w:rPr>
            </w:pPr>
          </w:p>
        </w:tc>
        <w:tc>
          <w:tcPr>
            <w:tcW w:w="786" w:type="dxa"/>
            <w:tcBorders>
              <w:tl2br w:val="nil"/>
              <w:tr2bl w:val="nil"/>
            </w:tcBorders>
          </w:tcPr>
          <w:p w14:paraId="06339738">
            <w:pPr>
              <w:spacing w:line="0" w:lineRule="atLeast"/>
              <w:ind w:firstLine="0" w:firstLineChars="0"/>
              <w:jc w:val="center"/>
              <w:rPr>
                <w:color w:val="auto"/>
                <w:highlight w:val="none"/>
              </w:rPr>
            </w:pPr>
          </w:p>
        </w:tc>
        <w:tc>
          <w:tcPr>
            <w:tcW w:w="786" w:type="dxa"/>
            <w:tcBorders>
              <w:tl2br w:val="nil"/>
              <w:tr2bl w:val="nil"/>
            </w:tcBorders>
          </w:tcPr>
          <w:p w14:paraId="44285364">
            <w:pPr>
              <w:spacing w:line="0" w:lineRule="atLeast"/>
              <w:ind w:firstLine="0" w:firstLineChars="0"/>
              <w:jc w:val="center"/>
              <w:rPr>
                <w:color w:val="auto"/>
                <w:highlight w:val="none"/>
              </w:rPr>
            </w:pPr>
          </w:p>
        </w:tc>
        <w:tc>
          <w:tcPr>
            <w:tcW w:w="786" w:type="dxa"/>
            <w:tcBorders>
              <w:tl2br w:val="nil"/>
              <w:tr2bl w:val="nil"/>
            </w:tcBorders>
          </w:tcPr>
          <w:p w14:paraId="21CF2458">
            <w:pPr>
              <w:spacing w:line="0" w:lineRule="atLeast"/>
              <w:ind w:firstLine="0" w:firstLineChars="0"/>
              <w:jc w:val="center"/>
              <w:rPr>
                <w:color w:val="auto"/>
                <w:highlight w:val="none"/>
              </w:rPr>
            </w:pPr>
          </w:p>
        </w:tc>
        <w:tc>
          <w:tcPr>
            <w:tcW w:w="591" w:type="dxa"/>
            <w:tcBorders>
              <w:tl2br w:val="nil"/>
              <w:tr2bl w:val="nil"/>
            </w:tcBorders>
          </w:tcPr>
          <w:p w14:paraId="0C42599F">
            <w:pPr>
              <w:spacing w:line="0" w:lineRule="atLeast"/>
              <w:ind w:firstLine="0" w:firstLineChars="0"/>
              <w:jc w:val="center"/>
              <w:rPr>
                <w:color w:val="auto"/>
                <w:highlight w:val="none"/>
              </w:rPr>
            </w:pPr>
          </w:p>
        </w:tc>
        <w:tc>
          <w:tcPr>
            <w:tcW w:w="780" w:type="dxa"/>
            <w:tcBorders>
              <w:tl2br w:val="nil"/>
              <w:tr2bl w:val="nil"/>
            </w:tcBorders>
          </w:tcPr>
          <w:p w14:paraId="1715738F">
            <w:pPr>
              <w:spacing w:line="0" w:lineRule="atLeast"/>
              <w:ind w:firstLine="0" w:firstLineChars="0"/>
              <w:jc w:val="center"/>
              <w:rPr>
                <w:color w:val="auto"/>
                <w:highlight w:val="none"/>
              </w:rPr>
            </w:pPr>
          </w:p>
        </w:tc>
        <w:tc>
          <w:tcPr>
            <w:tcW w:w="857" w:type="dxa"/>
            <w:tcBorders>
              <w:tl2br w:val="nil"/>
              <w:tr2bl w:val="nil"/>
            </w:tcBorders>
          </w:tcPr>
          <w:p w14:paraId="07FE08DA">
            <w:pPr>
              <w:spacing w:line="0" w:lineRule="atLeast"/>
              <w:ind w:firstLine="0" w:firstLineChars="0"/>
              <w:jc w:val="center"/>
              <w:rPr>
                <w:color w:val="auto"/>
                <w:highlight w:val="none"/>
              </w:rPr>
            </w:pPr>
          </w:p>
        </w:tc>
      </w:tr>
      <w:tr w14:paraId="1CF0464C">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394" w:hRule="atLeast"/>
        </w:trPr>
        <w:tc>
          <w:tcPr>
            <w:tcW w:w="898" w:type="dxa"/>
            <w:tcBorders>
              <w:tl2br w:val="nil"/>
              <w:tr2bl w:val="nil"/>
            </w:tcBorders>
          </w:tcPr>
          <w:p w14:paraId="416EC904">
            <w:pPr>
              <w:spacing w:line="0" w:lineRule="atLeast"/>
              <w:ind w:firstLine="0" w:firstLineChars="0"/>
              <w:jc w:val="center"/>
              <w:rPr>
                <w:color w:val="auto"/>
                <w:highlight w:val="none"/>
              </w:rPr>
            </w:pPr>
          </w:p>
        </w:tc>
        <w:tc>
          <w:tcPr>
            <w:tcW w:w="1927" w:type="dxa"/>
            <w:tcBorders>
              <w:tl2br w:val="nil"/>
              <w:tr2bl w:val="nil"/>
            </w:tcBorders>
          </w:tcPr>
          <w:p w14:paraId="2A797298">
            <w:pPr>
              <w:spacing w:line="0" w:lineRule="atLeast"/>
              <w:ind w:firstLine="0" w:firstLineChars="0"/>
              <w:rPr>
                <w:color w:val="auto"/>
                <w:highlight w:val="none"/>
              </w:rPr>
            </w:pPr>
          </w:p>
        </w:tc>
        <w:tc>
          <w:tcPr>
            <w:tcW w:w="1508" w:type="dxa"/>
            <w:tcBorders>
              <w:tl2br w:val="nil"/>
              <w:tr2bl w:val="nil"/>
            </w:tcBorders>
          </w:tcPr>
          <w:p w14:paraId="2879C70C">
            <w:pPr>
              <w:spacing w:line="0" w:lineRule="atLeast"/>
              <w:ind w:firstLine="0" w:firstLineChars="0"/>
              <w:rPr>
                <w:color w:val="auto"/>
                <w:highlight w:val="none"/>
              </w:rPr>
            </w:pPr>
          </w:p>
        </w:tc>
        <w:tc>
          <w:tcPr>
            <w:tcW w:w="1324" w:type="dxa"/>
            <w:tcBorders>
              <w:tl2br w:val="nil"/>
              <w:tr2bl w:val="nil"/>
            </w:tcBorders>
          </w:tcPr>
          <w:p w14:paraId="0C61C028">
            <w:pPr>
              <w:spacing w:line="0" w:lineRule="atLeast"/>
              <w:ind w:firstLine="0" w:firstLineChars="0"/>
              <w:jc w:val="center"/>
              <w:rPr>
                <w:color w:val="auto"/>
                <w:highlight w:val="none"/>
              </w:rPr>
            </w:pPr>
          </w:p>
        </w:tc>
        <w:tc>
          <w:tcPr>
            <w:tcW w:w="1441" w:type="dxa"/>
            <w:tcBorders>
              <w:tl2br w:val="nil"/>
              <w:tr2bl w:val="nil"/>
            </w:tcBorders>
          </w:tcPr>
          <w:p w14:paraId="2CB6E443">
            <w:pPr>
              <w:spacing w:line="0" w:lineRule="atLeast"/>
              <w:ind w:firstLine="0" w:firstLineChars="0"/>
              <w:jc w:val="center"/>
              <w:rPr>
                <w:color w:val="auto"/>
                <w:highlight w:val="none"/>
              </w:rPr>
            </w:pPr>
          </w:p>
        </w:tc>
        <w:tc>
          <w:tcPr>
            <w:tcW w:w="820" w:type="dxa"/>
            <w:tcBorders>
              <w:tl2br w:val="nil"/>
              <w:tr2bl w:val="nil"/>
            </w:tcBorders>
          </w:tcPr>
          <w:p w14:paraId="00600C62">
            <w:pPr>
              <w:spacing w:line="0" w:lineRule="atLeast"/>
              <w:ind w:firstLine="0" w:firstLineChars="0"/>
              <w:jc w:val="center"/>
              <w:rPr>
                <w:color w:val="auto"/>
                <w:highlight w:val="none"/>
              </w:rPr>
            </w:pPr>
          </w:p>
        </w:tc>
        <w:tc>
          <w:tcPr>
            <w:tcW w:w="786" w:type="dxa"/>
            <w:tcBorders>
              <w:tl2br w:val="nil"/>
              <w:tr2bl w:val="nil"/>
            </w:tcBorders>
          </w:tcPr>
          <w:p w14:paraId="15B7CB90">
            <w:pPr>
              <w:spacing w:line="0" w:lineRule="atLeast"/>
              <w:ind w:firstLine="0" w:firstLineChars="0"/>
              <w:jc w:val="center"/>
              <w:rPr>
                <w:color w:val="auto"/>
                <w:highlight w:val="none"/>
              </w:rPr>
            </w:pPr>
          </w:p>
        </w:tc>
        <w:tc>
          <w:tcPr>
            <w:tcW w:w="786" w:type="dxa"/>
            <w:tcBorders>
              <w:tl2br w:val="nil"/>
              <w:tr2bl w:val="nil"/>
            </w:tcBorders>
          </w:tcPr>
          <w:p w14:paraId="66F19D6A">
            <w:pPr>
              <w:spacing w:line="0" w:lineRule="atLeast"/>
              <w:ind w:firstLine="0" w:firstLineChars="0"/>
              <w:jc w:val="center"/>
              <w:rPr>
                <w:color w:val="auto"/>
                <w:highlight w:val="none"/>
              </w:rPr>
            </w:pPr>
          </w:p>
        </w:tc>
        <w:tc>
          <w:tcPr>
            <w:tcW w:w="820" w:type="dxa"/>
            <w:tcBorders>
              <w:tl2br w:val="nil"/>
              <w:tr2bl w:val="nil"/>
            </w:tcBorders>
          </w:tcPr>
          <w:p w14:paraId="21920D1D">
            <w:pPr>
              <w:spacing w:line="0" w:lineRule="atLeast"/>
              <w:ind w:firstLine="0" w:firstLineChars="0"/>
              <w:jc w:val="center"/>
              <w:rPr>
                <w:color w:val="auto"/>
                <w:highlight w:val="none"/>
              </w:rPr>
            </w:pPr>
          </w:p>
        </w:tc>
        <w:tc>
          <w:tcPr>
            <w:tcW w:w="786" w:type="dxa"/>
            <w:tcBorders>
              <w:tl2br w:val="nil"/>
              <w:tr2bl w:val="nil"/>
            </w:tcBorders>
          </w:tcPr>
          <w:p w14:paraId="27BB403B">
            <w:pPr>
              <w:spacing w:line="0" w:lineRule="atLeast"/>
              <w:ind w:firstLine="0" w:firstLineChars="0"/>
              <w:jc w:val="center"/>
              <w:rPr>
                <w:color w:val="auto"/>
                <w:highlight w:val="none"/>
              </w:rPr>
            </w:pPr>
          </w:p>
        </w:tc>
        <w:tc>
          <w:tcPr>
            <w:tcW w:w="786" w:type="dxa"/>
            <w:tcBorders>
              <w:tl2br w:val="nil"/>
              <w:tr2bl w:val="nil"/>
            </w:tcBorders>
          </w:tcPr>
          <w:p w14:paraId="2263691E">
            <w:pPr>
              <w:spacing w:line="0" w:lineRule="atLeast"/>
              <w:ind w:firstLine="0" w:firstLineChars="0"/>
              <w:jc w:val="center"/>
              <w:rPr>
                <w:color w:val="auto"/>
                <w:highlight w:val="none"/>
              </w:rPr>
            </w:pPr>
          </w:p>
        </w:tc>
        <w:tc>
          <w:tcPr>
            <w:tcW w:w="786" w:type="dxa"/>
            <w:tcBorders>
              <w:tl2br w:val="nil"/>
              <w:tr2bl w:val="nil"/>
            </w:tcBorders>
          </w:tcPr>
          <w:p w14:paraId="23AEE7D8">
            <w:pPr>
              <w:spacing w:line="0" w:lineRule="atLeast"/>
              <w:ind w:firstLine="0" w:firstLineChars="0"/>
              <w:jc w:val="center"/>
              <w:rPr>
                <w:color w:val="auto"/>
                <w:highlight w:val="none"/>
              </w:rPr>
            </w:pPr>
          </w:p>
        </w:tc>
        <w:tc>
          <w:tcPr>
            <w:tcW w:w="591" w:type="dxa"/>
            <w:tcBorders>
              <w:tl2br w:val="nil"/>
              <w:tr2bl w:val="nil"/>
            </w:tcBorders>
          </w:tcPr>
          <w:p w14:paraId="2EC2EEA0">
            <w:pPr>
              <w:spacing w:line="0" w:lineRule="atLeast"/>
              <w:ind w:firstLine="0" w:firstLineChars="0"/>
              <w:jc w:val="center"/>
              <w:rPr>
                <w:color w:val="auto"/>
                <w:highlight w:val="none"/>
              </w:rPr>
            </w:pPr>
          </w:p>
        </w:tc>
        <w:tc>
          <w:tcPr>
            <w:tcW w:w="780" w:type="dxa"/>
            <w:tcBorders>
              <w:tl2br w:val="nil"/>
              <w:tr2bl w:val="nil"/>
            </w:tcBorders>
          </w:tcPr>
          <w:p w14:paraId="01272AE0">
            <w:pPr>
              <w:spacing w:line="0" w:lineRule="atLeast"/>
              <w:ind w:firstLine="0" w:firstLineChars="0"/>
              <w:jc w:val="center"/>
              <w:rPr>
                <w:color w:val="auto"/>
                <w:highlight w:val="none"/>
              </w:rPr>
            </w:pPr>
          </w:p>
        </w:tc>
        <w:tc>
          <w:tcPr>
            <w:tcW w:w="857" w:type="dxa"/>
            <w:tcBorders>
              <w:tl2br w:val="nil"/>
              <w:tr2bl w:val="nil"/>
            </w:tcBorders>
          </w:tcPr>
          <w:p w14:paraId="49337230">
            <w:pPr>
              <w:spacing w:line="0" w:lineRule="atLeast"/>
              <w:ind w:firstLine="0" w:firstLineChars="0"/>
              <w:jc w:val="center"/>
              <w:rPr>
                <w:color w:val="auto"/>
                <w:highlight w:val="none"/>
              </w:rPr>
            </w:pPr>
          </w:p>
        </w:tc>
      </w:tr>
      <w:tr w14:paraId="613CDBFA">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584" w:hRule="atLeast"/>
        </w:trPr>
        <w:tc>
          <w:tcPr>
            <w:tcW w:w="898" w:type="dxa"/>
            <w:tcBorders>
              <w:tl2br w:val="nil"/>
              <w:tr2bl w:val="nil"/>
            </w:tcBorders>
          </w:tcPr>
          <w:p w14:paraId="444AAF40">
            <w:pPr>
              <w:spacing w:line="0" w:lineRule="atLeast"/>
              <w:ind w:firstLine="0" w:firstLineChars="0"/>
              <w:jc w:val="center"/>
              <w:rPr>
                <w:color w:val="auto"/>
                <w:highlight w:val="none"/>
              </w:rPr>
            </w:pPr>
            <w:r>
              <w:rPr>
                <w:color w:val="auto"/>
                <w:highlight w:val="none"/>
              </w:rPr>
              <w:t>二</w:t>
            </w:r>
          </w:p>
        </w:tc>
        <w:tc>
          <w:tcPr>
            <w:tcW w:w="1927" w:type="dxa"/>
            <w:tcBorders>
              <w:tl2br w:val="nil"/>
              <w:tr2bl w:val="nil"/>
            </w:tcBorders>
          </w:tcPr>
          <w:p w14:paraId="49584B1D">
            <w:pPr>
              <w:spacing w:line="0" w:lineRule="atLeast"/>
              <w:ind w:firstLine="0" w:firstLineChars="0"/>
              <w:rPr>
                <w:color w:val="auto"/>
                <w:highlight w:val="none"/>
              </w:rPr>
            </w:pPr>
            <w:r>
              <w:rPr>
                <w:color w:val="auto"/>
                <w:highlight w:val="none"/>
              </w:rPr>
              <w:t>工程</w:t>
            </w:r>
            <w:r>
              <w:rPr>
                <w:color w:val="auto"/>
                <w:highlight w:val="none"/>
                <w:lang w:eastAsia="zh-CN"/>
              </w:rPr>
              <w:t>建设其他</w:t>
            </w:r>
            <w:r>
              <w:rPr>
                <w:color w:val="auto"/>
                <w:highlight w:val="none"/>
              </w:rPr>
              <w:t>费用</w:t>
            </w:r>
          </w:p>
        </w:tc>
        <w:tc>
          <w:tcPr>
            <w:tcW w:w="1508" w:type="dxa"/>
            <w:tcBorders>
              <w:tl2br w:val="nil"/>
              <w:tr2bl w:val="nil"/>
            </w:tcBorders>
          </w:tcPr>
          <w:p w14:paraId="01F977AD">
            <w:pPr>
              <w:spacing w:line="0" w:lineRule="atLeast"/>
              <w:ind w:firstLine="0" w:firstLineChars="0"/>
              <w:rPr>
                <w:color w:val="auto"/>
                <w:highlight w:val="none"/>
              </w:rPr>
            </w:pPr>
          </w:p>
        </w:tc>
        <w:tc>
          <w:tcPr>
            <w:tcW w:w="1324" w:type="dxa"/>
            <w:tcBorders>
              <w:tl2br w:val="nil"/>
              <w:tr2bl w:val="nil"/>
            </w:tcBorders>
          </w:tcPr>
          <w:p w14:paraId="35AB6899">
            <w:pPr>
              <w:spacing w:line="0" w:lineRule="atLeast"/>
              <w:ind w:firstLine="0" w:firstLineChars="0"/>
              <w:jc w:val="center"/>
              <w:rPr>
                <w:color w:val="auto"/>
                <w:highlight w:val="none"/>
              </w:rPr>
            </w:pPr>
          </w:p>
        </w:tc>
        <w:tc>
          <w:tcPr>
            <w:tcW w:w="1441" w:type="dxa"/>
            <w:tcBorders>
              <w:tl2br w:val="nil"/>
              <w:tr2bl w:val="nil"/>
            </w:tcBorders>
          </w:tcPr>
          <w:p w14:paraId="27C35A21">
            <w:pPr>
              <w:spacing w:line="0" w:lineRule="atLeast"/>
              <w:ind w:firstLine="0" w:firstLineChars="0"/>
              <w:jc w:val="center"/>
              <w:rPr>
                <w:color w:val="auto"/>
                <w:highlight w:val="none"/>
              </w:rPr>
            </w:pPr>
          </w:p>
        </w:tc>
        <w:tc>
          <w:tcPr>
            <w:tcW w:w="820" w:type="dxa"/>
            <w:tcBorders>
              <w:tl2br w:val="nil"/>
              <w:tr2bl w:val="nil"/>
            </w:tcBorders>
          </w:tcPr>
          <w:p w14:paraId="1D56D9FA">
            <w:pPr>
              <w:spacing w:line="0" w:lineRule="atLeast"/>
              <w:ind w:firstLine="0" w:firstLineChars="0"/>
              <w:jc w:val="center"/>
              <w:rPr>
                <w:color w:val="auto"/>
                <w:highlight w:val="none"/>
              </w:rPr>
            </w:pPr>
          </w:p>
        </w:tc>
        <w:tc>
          <w:tcPr>
            <w:tcW w:w="786" w:type="dxa"/>
            <w:tcBorders>
              <w:tl2br w:val="nil"/>
              <w:tr2bl w:val="nil"/>
            </w:tcBorders>
          </w:tcPr>
          <w:p w14:paraId="09A8FA1B">
            <w:pPr>
              <w:spacing w:line="0" w:lineRule="atLeast"/>
              <w:ind w:firstLine="0" w:firstLineChars="0"/>
              <w:jc w:val="center"/>
              <w:rPr>
                <w:color w:val="auto"/>
                <w:highlight w:val="none"/>
              </w:rPr>
            </w:pPr>
          </w:p>
        </w:tc>
        <w:tc>
          <w:tcPr>
            <w:tcW w:w="786" w:type="dxa"/>
            <w:tcBorders>
              <w:tl2br w:val="nil"/>
              <w:tr2bl w:val="nil"/>
            </w:tcBorders>
          </w:tcPr>
          <w:p w14:paraId="437B8761">
            <w:pPr>
              <w:spacing w:line="0" w:lineRule="atLeast"/>
              <w:ind w:firstLine="0" w:firstLineChars="0"/>
              <w:jc w:val="center"/>
              <w:rPr>
                <w:color w:val="auto"/>
                <w:highlight w:val="none"/>
              </w:rPr>
            </w:pPr>
          </w:p>
        </w:tc>
        <w:tc>
          <w:tcPr>
            <w:tcW w:w="820" w:type="dxa"/>
            <w:tcBorders>
              <w:tl2br w:val="nil"/>
              <w:tr2bl w:val="nil"/>
            </w:tcBorders>
          </w:tcPr>
          <w:p w14:paraId="673BFF49">
            <w:pPr>
              <w:spacing w:line="0" w:lineRule="atLeast"/>
              <w:ind w:firstLine="0" w:firstLineChars="0"/>
              <w:jc w:val="center"/>
              <w:rPr>
                <w:color w:val="auto"/>
                <w:highlight w:val="none"/>
              </w:rPr>
            </w:pPr>
          </w:p>
        </w:tc>
        <w:tc>
          <w:tcPr>
            <w:tcW w:w="786" w:type="dxa"/>
            <w:tcBorders>
              <w:tl2br w:val="nil"/>
              <w:tr2bl w:val="nil"/>
            </w:tcBorders>
          </w:tcPr>
          <w:p w14:paraId="757A8036">
            <w:pPr>
              <w:spacing w:line="0" w:lineRule="atLeast"/>
              <w:ind w:firstLine="0" w:firstLineChars="0"/>
              <w:jc w:val="center"/>
              <w:rPr>
                <w:color w:val="auto"/>
                <w:highlight w:val="none"/>
              </w:rPr>
            </w:pPr>
          </w:p>
        </w:tc>
        <w:tc>
          <w:tcPr>
            <w:tcW w:w="786" w:type="dxa"/>
            <w:tcBorders>
              <w:tl2br w:val="nil"/>
              <w:tr2bl w:val="nil"/>
            </w:tcBorders>
          </w:tcPr>
          <w:p w14:paraId="7B3F6EEE">
            <w:pPr>
              <w:spacing w:line="0" w:lineRule="atLeast"/>
              <w:ind w:firstLine="0" w:firstLineChars="0"/>
              <w:jc w:val="center"/>
              <w:rPr>
                <w:color w:val="auto"/>
                <w:highlight w:val="none"/>
              </w:rPr>
            </w:pPr>
          </w:p>
        </w:tc>
        <w:tc>
          <w:tcPr>
            <w:tcW w:w="786" w:type="dxa"/>
            <w:tcBorders>
              <w:tl2br w:val="nil"/>
              <w:tr2bl w:val="nil"/>
            </w:tcBorders>
          </w:tcPr>
          <w:p w14:paraId="4C876C6D">
            <w:pPr>
              <w:spacing w:line="0" w:lineRule="atLeast"/>
              <w:ind w:firstLine="0" w:firstLineChars="0"/>
              <w:jc w:val="center"/>
              <w:rPr>
                <w:color w:val="auto"/>
                <w:highlight w:val="none"/>
              </w:rPr>
            </w:pPr>
          </w:p>
        </w:tc>
        <w:tc>
          <w:tcPr>
            <w:tcW w:w="591" w:type="dxa"/>
            <w:tcBorders>
              <w:tl2br w:val="nil"/>
              <w:tr2bl w:val="nil"/>
            </w:tcBorders>
          </w:tcPr>
          <w:p w14:paraId="42BCB6A1">
            <w:pPr>
              <w:spacing w:line="0" w:lineRule="atLeast"/>
              <w:ind w:firstLine="0" w:firstLineChars="0"/>
              <w:jc w:val="center"/>
              <w:rPr>
                <w:color w:val="auto"/>
                <w:highlight w:val="none"/>
              </w:rPr>
            </w:pPr>
          </w:p>
        </w:tc>
        <w:tc>
          <w:tcPr>
            <w:tcW w:w="780" w:type="dxa"/>
            <w:tcBorders>
              <w:tl2br w:val="nil"/>
              <w:tr2bl w:val="nil"/>
            </w:tcBorders>
          </w:tcPr>
          <w:p w14:paraId="547EE131">
            <w:pPr>
              <w:spacing w:line="0" w:lineRule="atLeast"/>
              <w:ind w:firstLine="0" w:firstLineChars="0"/>
              <w:jc w:val="center"/>
              <w:rPr>
                <w:color w:val="auto"/>
                <w:highlight w:val="none"/>
              </w:rPr>
            </w:pPr>
          </w:p>
        </w:tc>
        <w:tc>
          <w:tcPr>
            <w:tcW w:w="857" w:type="dxa"/>
            <w:tcBorders>
              <w:tl2br w:val="nil"/>
              <w:tr2bl w:val="nil"/>
            </w:tcBorders>
          </w:tcPr>
          <w:p w14:paraId="0EE202B5">
            <w:pPr>
              <w:spacing w:line="0" w:lineRule="atLeast"/>
              <w:ind w:firstLine="0" w:firstLineChars="0"/>
              <w:jc w:val="center"/>
              <w:rPr>
                <w:color w:val="auto"/>
                <w:highlight w:val="none"/>
              </w:rPr>
            </w:pPr>
          </w:p>
        </w:tc>
      </w:tr>
      <w:tr w14:paraId="19B42F73">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357" w:hRule="atLeast"/>
        </w:trPr>
        <w:tc>
          <w:tcPr>
            <w:tcW w:w="898" w:type="dxa"/>
            <w:tcBorders>
              <w:tl2br w:val="nil"/>
              <w:tr2bl w:val="nil"/>
            </w:tcBorders>
          </w:tcPr>
          <w:p w14:paraId="01FB1664">
            <w:pPr>
              <w:spacing w:line="0" w:lineRule="atLeast"/>
              <w:ind w:firstLine="0" w:firstLineChars="0"/>
              <w:jc w:val="center"/>
              <w:rPr>
                <w:color w:val="auto"/>
                <w:highlight w:val="none"/>
              </w:rPr>
            </w:pPr>
          </w:p>
        </w:tc>
        <w:tc>
          <w:tcPr>
            <w:tcW w:w="1927" w:type="dxa"/>
            <w:tcBorders>
              <w:tl2br w:val="nil"/>
              <w:tr2bl w:val="nil"/>
            </w:tcBorders>
          </w:tcPr>
          <w:p w14:paraId="4F09E2FF">
            <w:pPr>
              <w:spacing w:line="0" w:lineRule="atLeast"/>
              <w:ind w:firstLine="0" w:firstLineChars="0"/>
              <w:rPr>
                <w:color w:val="auto"/>
                <w:highlight w:val="none"/>
              </w:rPr>
            </w:pPr>
          </w:p>
        </w:tc>
        <w:tc>
          <w:tcPr>
            <w:tcW w:w="1508" w:type="dxa"/>
            <w:tcBorders>
              <w:tl2br w:val="nil"/>
              <w:tr2bl w:val="nil"/>
            </w:tcBorders>
          </w:tcPr>
          <w:p w14:paraId="1F837B8C">
            <w:pPr>
              <w:spacing w:line="0" w:lineRule="atLeast"/>
              <w:ind w:firstLine="0" w:firstLineChars="0"/>
              <w:rPr>
                <w:color w:val="auto"/>
                <w:highlight w:val="none"/>
              </w:rPr>
            </w:pPr>
          </w:p>
        </w:tc>
        <w:tc>
          <w:tcPr>
            <w:tcW w:w="1324" w:type="dxa"/>
            <w:tcBorders>
              <w:tl2br w:val="nil"/>
              <w:tr2bl w:val="nil"/>
            </w:tcBorders>
          </w:tcPr>
          <w:p w14:paraId="403AA744">
            <w:pPr>
              <w:spacing w:line="0" w:lineRule="atLeast"/>
              <w:ind w:firstLine="0" w:firstLineChars="0"/>
              <w:jc w:val="center"/>
              <w:rPr>
                <w:color w:val="auto"/>
                <w:highlight w:val="none"/>
              </w:rPr>
            </w:pPr>
          </w:p>
        </w:tc>
        <w:tc>
          <w:tcPr>
            <w:tcW w:w="1441" w:type="dxa"/>
            <w:tcBorders>
              <w:tl2br w:val="nil"/>
              <w:tr2bl w:val="nil"/>
            </w:tcBorders>
          </w:tcPr>
          <w:p w14:paraId="4E6A7467">
            <w:pPr>
              <w:spacing w:line="0" w:lineRule="atLeast"/>
              <w:ind w:firstLine="0" w:firstLineChars="0"/>
              <w:jc w:val="center"/>
              <w:rPr>
                <w:color w:val="auto"/>
                <w:highlight w:val="none"/>
              </w:rPr>
            </w:pPr>
          </w:p>
        </w:tc>
        <w:tc>
          <w:tcPr>
            <w:tcW w:w="820" w:type="dxa"/>
            <w:tcBorders>
              <w:tl2br w:val="nil"/>
              <w:tr2bl w:val="nil"/>
            </w:tcBorders>
          </w:tcPr>
          <w:p w14:paraId="3089E0C2">
            <w:pPr>
              <w:spacing w:line="0" w:lineRule="atLeast"/>
              <w:ind w:firstLine="0" w:firstLineChars="0"/>
              <w:jc w:val="center"/>
              <w:rPr>
                <w:color w:val="auto"/>
                <w:highlight w:val="none"/>
              </w:rPr>
            </w:pPr>
          </w:p>
        </w:tc>
        <w:tc>
          <w:tcPr>
            <w:tcW w:w="786" w:type="dxa"/>
            <w:tcBorders>
              <w:tl2br w:val="nil"/>
              <w:tr2bl w:val="nil"/>
            </w:tcBorders>
          </w:tcPr>
          <w:p w14:paraId="0C074B3F">
            <w:pPr>
              <w:spacing w:line="0" w:lineRule="atLeast"/>
              <w:ind w:firstLine="0" w:firstLineChars="0"/>
              <w:jc w:val="center"/>
              <w:rPr>
                <w:color w:val="auto"/>
                <w:highlight w:val="none"/>
              </w:rPr>
            </w:pPr>
          </w:p>
        </w:tc>
        <w:tc>
          <w:tcPr>
            <w:tcW w:w="786" w:type="dxa"/>
            <w:tcBorders>
              <w:tl2br w:val="nil"/>
              <w:tr2bl w:val="nil"/>
            </w:tcBorders>
          </w:tcPr>
          <w:p w14:paraId="43C27D0F">
            <w:pPr>
              <w:spacing w:line="0" w:lineRule="atLeast"/>
              <w:ind w:firstLine="0" w:firstLineChars="0"/>
              <w:jc w:val="center"/>
              <w:rPr>
                <w:color w:val="auto"/>
                <w:highlight w:val="none"/>
              </w:rPr>
            </w:pPr>
          </w:p>
        </w:tc>
        <w:tc>
          <w:tcPr>
            <w:tcW w:w="820" w:type="dxa"/>
            <w:tcBorders>
              <w:tl2br w:val="nil"/>
              <w:tr2bl w:val="nil"/>
            </w:tcBorders>
          </w:tcPr>
          <w:p w14:paraId="3BBEFB0E">
            <w:pPr>
              <w:spacing w:line="0" w:lineRule="atLeast"/>
              <w:ind w:firstLine="0" w:firstLineChars="0"/>
              <w:jc w:val="center"/>
              <w:rPr>
                <w:color w:val="auto"/>
                <w:highlight w:val="none"/>
              </w:rPr>
            </w:pPr>
          </w:p>
        </w:tc>
        <w:tc>
          <w:tcPr>
            <w:tcW w:w="786" w:type="dxa"/>
            <w:tcBorders>
              <w:tl2br w:val="nil"/>
              <w:tr2bl w:val="nil"/>
            </w:tcBorders>
          </w:tcPr>
          <w:p w14:paraId="0F7B6CB5">
            <w:pPr>
              <w:spacing w:line="0" w:lineRule="atLeast"/>
              <w:ind w:firstLine="0" w:firstLineChars="0"/>
              <w:jc w:val="center"/>
              <w:rPr>
                <w:color w:val="auto"/>
                <w:highlight w:val="none"/>
              </w:rPr>
            </w:pPr>
          </w:p>
        </w:tc>
        <w:tc>
          <w:tcPr>
            <w:tcW w:w="786" w:type="dxa"/>
            <w:tcBorders>
              <w:tl2br w:val="nil"/>
              <w:tr2bl w:val="nil"/>
            </w:tcBorders>
          </w:tcPr>
          <w:p w14:paraId="1B6F0480">
            <w:pPr>
              <w:spacing w:line="0" w:lineRule="atLeast"/>
              <w:ind w:firstLine="0" w:firstLineChars="0"/>
              <w:jc w:val="center"/>
              <w:rPr>
                <w:color w:val="auto"/>
                <w:highlight w:val="none"/>
              </w:rPr>
            </w:pPr>
          </w:p>
        </w:tc>
        <w:tc>
          <w:tcPr>
            <w:tcW w:w="786" w:type="dxa"/>
            <w:tcBorders>
              <w:tl2br w:val="nil"/>
              <w:tr2bl w:val="nil"/>
            </w:tcBorders>
          </w:tcPr>
          <w:p w14:paraId="5EFE8E2E">
            <w:pPr>
              <w:spacing w:line="0" w:lineRule="atLeast"/>
              <w:ind w:firstLine="0" w:firstLineChars="0"/>
              <w:jc w:val="center"/>
              <w:rPr>
                <w:color w:val="auto"/>
                <w:highlight w:val="none"/>
              </w:rPr>
            </w:pPr>
          </w:p>
        </w:tc>
        <w:tc>
          <w:tcPr>
            <w:tcW w:w="591" w:type="dxa"/>
            <w:tcBorders>
              <w:tl2br w:val="nil"/>
              <w:tr2bl w:val="nil"/>
            </w:tcBorders>
          </w:tcPr>
          <w:p w14:paraId="7830C482">
            <w:pPr>
              <w:spacing w:line="0" w:lineRule="atLeast"/>
              <w:ind w:firstLine="0" w:firstLineChars="0"/>
              <w:jc w:val="center"/>
              <w:rPr>
                <w:color w:val="auto"/>
                <w:highlight w:val="none"/>
              </w:rPr>
            </w:pPr>
          </w:p>
        </w:tc>
        <w:tc>
          <w:tcPr>
            <w:tcW w:w="780" w:type="dxa"/>
            <w:tcBorders>
              <w:tl2br w:val="nil"/>
              <w:tr2bl w:val="nil"/>
            </w:tcBorders>
          </w:tcPr>
          <w:p w14:paraId="1D0EC6CE">
            <w:pPr>
              <w:spacing w:line="0" w:lineRule="atLeast"/>
              <w:ind w:firstLine="0" w:firstLineChars="0"/>
              <w:jc w:val="center"/>
              <w:rPr>
                <w:color w:val="auto"/>
                <w:highlight w:val="none"/>
              </w:rPr>
            </w:pPr>
          </w:p>
        </w:tc>
        <w:tc>
          <w:tcPr>
            <w:tcW w:w="857" w:type="dxa"/>
            <w:tcBorders>
              <w:tl2br w:val="nil"/>
              <w:tr2bl w:val="nil"/>
            </w:tcBorders>
          </w:tcPr>
          <w:p w14:paraId="5AA66E5A">
            <w:pPr>
              <w:spacing w:line="0" w:lineRule="atLeast"/>
              <w:ind w:firstLine="0" w:firstLineChars="0"/>
              <w:jc w:val="center"/>
              <w:rPr>
                <w:color w:val="auto"/>
                <w:highlight w:val="none"/>
              </w:rPr>
            </w:pPr>
          </w:p>
        </w:tc>
      </w:tr>
      <w:tr w14:paraId="0C862D55">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356" w:hRule="atLeast"/>
        </w:trPr>
        <w:tc>
          <w:tcPr>
            <w:tcW w:w="898" w:type="dxa"/>
            <w:tcBorders>
              <w:tl2br w:val="nil"/>
              <w:tr2bl w:val="nil"/>
            </w:tcBorders>
          </w:tcPr>
          <w:p w14:paraId="754B30AF">
            <w:pPr>
              <w:spacing w:line="0" w:lineRule="atLeast"/>
              <w:ind w:firstLine="0" w:firstLineChars="0"/>
              <w:jc w:val="center"/>
              <w:rPr>
                <w:color w:val="auto"/>
                <w:highlight w:val="none"/>
              </w:rPr>
            </w:pPr>
          </w:p>
        </w:tc>
        <w:tc>
          <w:tcPr>
            <w:tcW w:w="1927" w:type="dxa"/>
            <w:tcBorders>
              <w:tl2br w:val="nil"/>
              <w:tr2bl w:val="nil"/>
            </w:tcBorders>
          </w:tcPr>
          <w:p w14:paraId="5CBD1780">
            <w:pPr>
              <w:spacing w:line="0" w:lineRule="atLeast"/>
              <w:ind w:firstLine="0" w:firstLineChars="0"/>
              <w:rPr>
                <w:color w:val="auto"/>
                <w:highlight w:val="none"/>
              </w:rPr>
            </w:pPr>
          </w:p>
        </w:tc>
        <w:tc>
          <w:tcPr>
            <w:tcW w:w="1508" w:type="dxa"/>
            <w:tcBorders>
              <w:tl2br w:val="nil"/>
              <w:tr2bl w:val="nil"/>
            </w:tcBorders>
          </w:tcPr>
          <w:p w14:paraId="1477AC24">
            <w:pPr>
              <w:spacing w:line="0" w:lineRule="atLeast"/>
              <w:ind w:firstLine="0" w:firstLineChars="0"/>
              <w:rPr>
                <w:color w:val="auto"/>
                <w:highlight w:val="none"/>
              </w:rPr>
            </w:pPr>
          </w:p>
        </w:tc>
        <w:tc>
          <w:tcPr>
            <w:tcW w:w="1324" w:type="dxa"/>
            <w:tcBorders>
              <w:tl2br w:val="nil"/>
              <w:tr2bl w:val="nil"/>
            </w:tcBorders>
          </w:tcPr>
          <w:p w14:paraId="49E910DA">
            <w:pPr>
              <w:spacing w:line="0" w:lineRule="atLeast"/>
              <w:ind w:firstLine="0" w:firstLineChars="0"/>
              <w:jc w:val="center"/>
              <w:rPr>
                <w:color w:val="auto"/>
                <w:highlight w:val="none"/>
              </w:rPr>
            </w:pPr>
          </w:p>
        </w:tc>
        <w:tc>
          <w:tcPr>
            <w:tcW w:w="1441" w:type="dxa"/>
            <w:tcBorders>
              <w:tl2br w:val="nil"/>
              <w:tr2bl w:val="nil"/>
            </w:tcBorders>
          </w:tcPr>
          <w:p w14:paraId="7F5B4008">
            <w:pPr>
              <w:spacing w:line="0" w:lineRule="atLeast"/>
              <w:ind w:firstLine="0" w:firstLineChars="0"/>
              <w:jc w:val="center"/>
              <w:rPr>
                <w:color w:val="auto"/>
                <w:highlight w:val="none"/>
              </w:rPr>
            </w:pPr>
          </w:p>
        </w:tc>
        <w:tc>
          <w:tcPr>
            <w:tcW w:w="820" w:type="dxa"/>
            <w:tcBorders>
              <w:tl2br w:val="nil"/>
              <w:tr2bl w:val="nil"/>
            </w:tcBorders>
          </w:tcPr>
          <w:p w14:paraId="48559817">
            <w:pPr>
              <w:spacing w:line="0" w:lineRule="atLeast"/>
              <w:ind w:firstLine="0" w:firstLineChars="0"/>
              <w:jc w:val="center"/>
              <w:rPr>
                <w:color w:val="auto"/>
                <w:highlight w:val="none"/>
              </w:rPr>
            </w:pPr>
          </w:p>
        </w:tc>
        <w:tc>
          <w:tcPr>
            <w:tcW w:w="786" w:type="dxa"/>
            <w:tcBorders>
              <w:tl2br w:val="nil"/>
              <w:tr2bl w:val="nil"/>
            </w:tcBorders>
          </w:tcPr>
          <w:p w14:paraId="605DAFDE">
            <w:pPr>
              <w:spacing w:line="0" w:lineRule="atLeast"/>
              <w:ind w:firstLine="0" w:firstLineChars="0"/>
              <w:jc w:val="center"/>
              <w:rPr>
                <w:color w:val="auto"/>
                <w:highlight w:val="none"/>
              </w:rPr>
            </w:pPr>
          </w:p>
        </w:tc>
        <w:tc>
          <w:tcPr>
            <w:tcW w:w="786" w:type="dxa"/>
            <w:tcBorders>
              <w:tl2br w:val="nil"/>
              <w:tr2bl w:val="nil"/>
            </w:tcBorders>
          </w:tcPr>
          <w:p w14:paraId="2C787B33">
            <w:pPr>
              <w:spacing w:line="0" w:lineRule="atLeast"/>
              <w:ind w:firstLine="0" w:firstLineChars="0"/>
              <w:jc w:val="center"/>
              <w:rPr>
                <w:color w:val="auto"/>
                <w:highlight w:val="none"/>
              </w:rPr>
            </w:pPr>
          </w:p>
        </w:tc>
        <w:tc>
          <w:tcPr>
            <w:tcW w:w="820" w:type="dxa"/>
            <w:tcBorders>
              <w:tl2br w:val="nil"/>
              <w:tr2bl w:val="nil"/>
            </w:tcBorders>
          </w:tcPr>
          <w:p w14:paraId="5A9BCBC3">
            <w:pPr>
              <w:spacing w:line="0" w:lineRule="atLeast"/>
              <w:ind w:firstLine="0" w:firstLineChars="0"/>
              <w:jc w:val="center"/>
              <w:rPr>
                <w:color w:val="auto"/>
                <w:highlight w:val="none"/>
              </w:rPr>
            </w:pPr>
          </w:p>
        </w:tc>
        <w:tc>
          <w:tcPr>
            <w:tcW w:w="786" w:type="dxa"/>
            <w:tcBorders>
              <w:tl2br w:val="nil"/>
              <w:tr2bl w:val="nil"/>
            </w:tcBorders>
          </w:tcPr>
          <w:p w14:paraId="40746D96">
            <w:pPr>
              <w:spacing w:line="0" w:lineRule="atLeast"/>
              <w:ind w:firstLine="0" w:firstLineChars="0"/>
              <w:jc w:val="center"/>
              <w:rPr>
                <w:color w:val="auto"/>
                <w:highlight w:val="none"/>
              </w:rPr>
            </w:pPr>
          </w:p>
        </w:tc>
        <w:tc>
          <w:tcPr>
            <w:tcW w:w="786" w:type="dxa"/>
            <w:tcBorders>
              <w:tl2br w:val="nil"/>
              <w:tr2bl w:val="nil"/>
            </w:tcBorders>
          </w:tcPr>
          <w:p w14:paraId="32F16630">
            <w:pPr>
              <w:spacing w:line="0" w:lineRule="atLeast"/>
              <w:ind w:firstLine="0" w:firstLineChars="0"/>
              <w:jc w:val="center"/>
              <w:rPr>
                <w:color w:val="auto"/>
                <w:highlight w:val="none"/>
              </w:rPr>
            </w:pPr>
          </w:p>
        </w:tc>
        <w:tc>
          <w:tcPr>
            <w:tcW w:w="786" w:type="dxa"/>
            <w:tcBorders>
              <w:tl2br w:val="nil"/>
              <w:tr2bl w:val="nil"/>
            </w:tcBorders>
          </w:tcPr>
          <w:p w14:paraId="227F9FBD">
            <w:pPr>
              <w:spacing w:line="0" w:lineRule="atLeast"/>
              <w:ind w:firstLine="0" w:firstLineChars="0"/>
              <w:jc w:val="center"/>
              <w:rPr>
                <w:color w:val="auto"/>
                <w:highlight w:val="none"/>
              </w:rPr>
            </w:pPr>
          </w:p>
        </w:tc>
        <w:tc>
          <w:tcPr>
            <w:tcW w:w="591" w:type="dxa"/>
            <w:tcBorders>
              <w:tl2br w:val="nil"/>
              <w:tr2bl w:val="nil"/>
            </w:tcBorders>
          </w:tcPr>
          <w:p w14:paraId="30A41926">
            <w:pPr>
              <w:spacing w:line="0" w:lineRule="atLeast"/>
              <w:ind w:firstLine="0" w:firstLineChars="0"/>
              <w:jc w:val="center"/>
              <w:rPr>
                <w:color w:val="auto"/>
                <w:highlight w:val="none"/>
              </w:rPr>
            </w:pPr>
          </w:p>
        </w:tc>
        <w:tc>
          <w:tcPr>
            <w:tcW w:w="780" w:type="dxa"/>
            <w:tcBorders>
              <w:tl2br w:val="nil"/>
              <w:tr2bl w:val="nil"/>
            </w:tcBorders>
          </w:tcPr>
          <w:p w14:paraId="053753B3">
            <w:pPr>
              <w:spacing w:line="0" w:lineRule="atLeast"/>
              <w:ind w:firstLine="0" w:firstLineChars="0"/>
              <w:jc w:val="center"/>
              <w:rPr>
                <w:color w:val="auto"/>
                <w:highlight w:val="none"/>
              </w:rPr>
            </w:pPr>
          </w:p>
        </w:tc>
        <w:tc>
          <w:tcPr>
            <w:tcW w:w="857" w:type="dxa"/>
            <w:tcBorders>
              <w:tl2br w:val="nil"/>
              <w:tr2bl w:val="nil"/>
            </w:tcBorders>
          </w:tcPr>
          <w:p w14:paraId="3F58718B">
            <w:pPr>
              <w:spacing w:line="0" w:lineRule="atLeast"/>
              <w:ind w:firstLine="0" w:firstLineChars="0"/>
              <w:jc w:val="center"/>
              <w:rPr>
                <w:color w:val="auto"/>
                <w:highlight w:val="none"/>
              </w:rPr>
            </w:pPr>
          </w:p>
        </w:tc>
      </w:tr>
      <w:tr w14:paraId="4C5FB39D">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394" w:hRule="atLeast"/>
        </w:trPr>
        <w:tc>
          <w:tcPr>
            <w:tcW w:w="898" w:type="dxa"/>
            <w:tcBorders>
              <w:tl2br w:val="nil"/>
              <w:tr2bl w:val="nil"/>
            </w:tcBorders>
          </w:tcPr>
          <w:p w14:paraId="366374FD">
            <w:pPr>
              <w:spacing w:line="0" w:lineRule="atLeast"/>
              <w:ind w:firstLine="0" w:firstLineChars="0"/>
              <w:jc w:val="center"/>
              <w:rPr>
                <w:color w:val="auto"/>
                <w:highlight w:val="none"/>
              </w:rPr>
            </w:pPr>
          </w:p>
        </w:tc>
        <w:tc>
          <w:tcPr>
            <w:tcW w:w="1927" w:type="dxa"/>
            <w:tcBorders>
              <w:tl2br w:val="nil"/>
              <w:tr2bl w:val="nil"/>
            </w:tcBorders>
          </w:tcPr>
          <w:p w14:paraId="2A45E81C">
            <w:pPr>
              <w:spacing w:line="0" w:lineRule="atLeast"/>
              <w:ind w:firstLine="0" w:firstLineChars="0"/>
              <w:rPr>
                <w:color w:val="auto"/>
                <w:highlight w:val="none"/>
              </w:rPr>
            </w:pPr>
          </w:p>
        </w:tc>
        <w:tc>
          <w:tcPr>
            <w:tcW w:w="1508" w:type="dxa"/>
            <w:tcBorders>
              <w:tl2br w:val="nil"/>
              <w:tr2bl w:val="nil"/>
            </w:tcBorders>
          </w:tcPr>
          <w:p w14:paraId="4BC08C52">
            <w:pPr>
              <w:spacing w:line="0" w:lineRule="atLeast"/>
              <w:ind w:firstLine="0" w:firstLineChars="0"/>
              <w:rPr>
                <w:color w:val="auto"/>
                <w:highlight w:val="none"/>
              </w:rPr>
            </w:pPr>
          </w:p>
        </w:tc>
        <w:tc>
          <w:tcPr>
            <w:tcW w:w="1324" w:type="dxa"/>
            <w:tcBorders>
              <w:tl2br w:val="nil"/>
              <w:tr2bl w:val="nil"/>
            </w:tcBorders>
          </w:tcPr>
          <w:p w14:paraId="77F70AC9">
            <w:pPr>
              <w:spacing w:line="0" w:lineRule="atLeast"/>
              <w:ind w:firstLine="0" w:firstLineChars="0"/>
              <w:jc w:val="center"/>
              <w:rPr>
                <w:color w:val="auto"/>
                <w:highlight w:val="none"/>
              </w:rPr>
            </w:pPr>
          </w:p>
        </w:tc>
        <w:tc>
          <w:tcPr>
            <w:tcW w:w="1441" w:type="dxa"/>
            <w:tcBorders>
              <w:tl2br w:val="nil"/>
              <w:tr2bl w:val="nil"/>
            </w:tcBorders>
          </w:tcPr>
          <w:p w14:paraId="748C882A">
            <w:pPr>
              <w:spacing w:line="0" w:lineRule="atLeast"/>
              <w:ind w:firstLine="0" w:firstLineChars="0"/>
              <w:jc w:val="center"/>
              <w:rPr>
                <w:color w:val="auto"/>
                <w:highlight w:val="none"/>
              </w:rPr>
            </w:pPr>
          </w:p>
        </w:tc>
        <w:tc>
          <w:tcPr>
            <w:tcW w:w="820" w:type="dxa"/>
            <w:tcBorders>
              <w:tl2br w:val="nil"/>
              <w:tr2bl w:val="nil"/>
            </w:tcBorders>
          </w:tcPr>
          <w:p w14:paraId="74EE9985">
            <w:pPr>
              <w:spacing w:line="0" w:lineRule="atLeast"/>
              <w:ind w:firstLine="0" w:firstLineChars="0"/>
              <w:jc w:val="center"/>
              <w:rPr>
                <w:color w:val="auto"/>
                <w:highlight w:val="none"/>
              </w:rPr>
            </w:pPr>
          </w:p>
        </w:tc>
        <w:tc>
          <w:tcPr>
            <w:tcW w:w="786" w:type="dxa"/>
            <w:tcBorders>
              <w:tl2br w:val="nil"/>
              <w:tr2bl w:val="nil"/>
            </w:tcBorders>
          </w:tcPr>
          <w:p w14:paraId="6A6118D0">
            <w:pPr>
              <w:spacing w:line="0" w:lineRule="atLeast"/>
              <w:ind w:firstLine="0" w:firstLineChars="0"/>
              <w:jc w:val="center"/>
              <w:rPr>
                <w:color w:val="auto"/>
                <w:highlight w:val="none"/>
              </w:rPr>
            </w:pPr>
          </w:p>
        </w:tc>
        <w:tc>
          <w:tcPr>
            <w:tcW w:w="786" w:type="dxa"/>
            <w:tcBorders>
              <w:tl2br w:val="nil"/>
              <w:tr2bl w:val="nil"/>
            </w:tcBorders>
          </w:tcPr>
          <w:p w14:paraId="3F336BB3">
            <w:pPr>
              <w:spacing w:line="0" w:lineRule="atLeast"/>
              <w:ind w:firstLine="0" w:firstLineChars="0"/>
              <w:jc w:val="center"/>
              <w:rPr>
                <w:color w:val="auto"/>
                <w:highlight w:val="none"/>
              </w:rPr>
            </w:pPr>
          </w:p>
        </w:tc>
        <w:tc>
          <w:tcPr>
            <w:tcW w:w="820" w:type="dxa"/>
            <w:tcBorders>
              <w:tl2br w:val="nil"/>
              <w:tr2bl w:val="nil"/>
            </w:tcBorders>
          </w:tcPr>
          <w:p w14:paraId="5EC46A02">
            <w:pPr>
              <w:spacing w:line="0" w:lineRule="atLeast"/>
              <w:ind w:firstLine="0" w:firstLineChars="0"/>
              <w:jc w:val="center"/>
              <w:rPr>
                <w:color w:val="auto"/>
                <w:highlight w:val="none"/>
              </w:rPr>
            </w:pPr>
          </w:p>
        </w:tc>
        <w:tc>
          <w:tcPr>
            <w:tcW w:w="786" w:type="dxa"/>
            <w:tcBorders>
              <w:tl2br w:val="nil"/>
              <w:tr2bl w:val="nil"/>
            </w:tcBorders>
          </w:tcPr>
          <w:p w14:paraId="7A8BA141">
            <w:pPr>
              <w:spacing w:line="0" w:lineRule="atLeast"/>
              <w:ind w:firstLine="0" w:firstLineChars="0"/>
              <w:jc w:val="center"/>
              <w:rPr>
                <w:color w:val="auto"/>
                <w:highlight w:val="none"/>
              </w:rPr>
            </w:pPr>
          </w:p>
        </w:tc>
        <w:tc>
          <w:tcPr>
            <w:tcW w:w="786" w:type="dxa"/>
            <w:tcBorders>
              <w:tl2br w:val="nil"/>
              <w:tr2bl w:val="nil"/>
            </w:tcBorders>
          </w:tcPr>
          <w:p w14:paraId="189429E0">
            <w:pPr>
              <w:spacing w:line="0" w:lineRule="atLeast"/>
              <w:ind w:firstLine="0" w:firstLineChars="0"/>
              <w:jc w:val="center"/>
              <w:rPr>
                <w:color w:val="auto"/>
                <w:highlight w:val="none"/>
              </w:rPr>
            </w:pPr>
          </w:p>
        </w:tc>
        <w:tc>
          <w:tcPr>
            <w:tcW w:w="786" w:type="dxa"/>
            <w:tcBorders>
              <w:tl2br w:val="nil"/>
              <w:tr2bl w:val="nil"/>
            </w:tcBorders>
          </w:tcPr>
          <w:p w14:paraId="01622ADE">
            <w:pPr>
              <w:spacing w:line="0" w:lineRule="atLeast"/>
              <w:ind w:firstLine="0" w:firstLineChars="0"/>
              <w:jc w:val="center"/>
              <w:rPr>
                <w:color w:val="auto"/>
                <w:highlight w:val="none"/>
              </w:rPr>
            </w:pPr>
          </w:p>
        </w:tc>
        <w:tc>
          <w:tcPr>
            <w:tcW w:w="591" w:type="dxa"/>
            <w:tcBorders>
              <w:tl2br w:val="nil"/>
              <w:tr2bl w:val="nil"/>
            </w:tcBorders>
          </w:tcPr>
          <w:p w14:paraId="5F03D73B">
            <w:pPr>
              <w:spacing w:line="0" w:lineRule="atLeast"/>
              <w:ind w:firstLine="0" w:firstLineChars="0"/>
              <w:jc w:val="center"/>
              <w:rPr>
                <w:color w:val="auto"/>
                <w:highlight w:val="none"/>
              </w:rPr>
            </w:pPr>
          </w:p>
        </w:tc>
        <w:tc>
          <w:tcPr>
            <w:tcW w:w="780" w:type="dxa"/>
            <w:tcBorders>
              <w:tl2br w:val="nil"/>
              <w:tr2bl w:val="nil"/>
            </w:tcBorders>
          </w:tcPr>
          <w:p w14:paraId="5300430F">
            <w:pPr>
              <w:spacing w:line="0" w:lineRule="atLeast"/>
              <w:ind w:firstLine="0" w:firstLineChars="0"/>
              <w:jc w:val="center"/>
              <w:rPr>
                <w:color w:val="auto"/>
                <w:highlight w:val="none"/>
              </w:rPr>
            </w:pPr>
          </w:p>
        </w:tc>
        <w:tc>
          <w:tcPr>
            <w:tcW w:w="857" w:type="dxa"/>
            <w:tcBorders>
              <w:tl2br w:val="nil"/>
              <w:tr2bl w:val="nil"/>
            </w:tcBorders>
          </w:tcPr>
          <w:p w14:paraId="78136C4E">
            <w:pPr>
              <w:spacing w:line="0" w:lineRule="atLeast"/>
              <w:ind w:firstLine="0" w:firstLineChars="0"/>
              <w:jc w:val="center"/>
              <w:rPr>
                <w:color w:val="auto"/>
                <w:highlight w:val="none"/>
              </w:rPr>
            </w:pPr>
          </w:p>
        </w:tc>
      </w:tr>
      <w:tr w14:paraId="487BCCD0">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612" w:hRule="atLeast"/>
        </w:trPr>
        <w:tc>
          <w:tcPr>
            <w:tcW w:w="898" w:type="dxa"/>
            <w:tcBorders>
              <w:tl2br w:val="nil"/>
              <w:tr2bl w:val="nil"/>
            </w:tcBorders>
            <w:shd w:val="clear" w:color="auto" w:fill="auto"/>
          </w:tcPr>
          <w:p w14:paraId="469D67BC">
            <w:pPr>
              <w:spacing w:line="0" w:lineRule="atLeast"/>
              <w:ind w:firstLine="0" w:firstLineChars="0"/>
              <w:jc w:val="center"/>
              <w:rPr>
                <w:color w:val="auto"/>
                <w:highlight w:val="none"/>
              </w:rPr>
            </w:pPr>
            <w:r>
              <w:rPr>
                <w:color w:val="auto"/>
                <w:highlight w:val="none"/>
              </w:rPr>
              <w:t>三</w:t>
            </w:r>
          </w:p>
        </w:tc>
        <w:tc>
          <w:tcPr>
            <w:tcW w:w="1927" w:type="dxa"/>
            <w:tcBorders>
              <w:tl2br w:val="nil"/>
              <w:tr2bl w:val="nil"/>
            </w:tcBorders>
            <w:shd w:val="clear" w:color="auto" w:fill="auto"/>
          </w:tcPr>
          <w:p w14:paraId="718D991D">
            <w:pPr>
              <w:spacing w:line="0" w:lineRule="atLeast"/>
              <w:ind w:firstLine="0" w:firstLineChars="0"/>
              <w:rPr>
                <w:color w:val="auto"/>
                <w:highlight w:val="none"/>
              </w:rPr>
            </w:pPr>
            <w:r>
              <w:rPr>
                <w:color w:val="auto"/>
                <w:highlight w:val="none"/>
              </w:rPr>
              <w:t>预备费</w:t>
            </w:r>
          </w:p>
        </w:tc>
        <w:tc>
          <w:tcPr>
            <w:tcW w:w="1508" w:type="dxa"/>
            <w:tcBorders>
              <w:tl2br w:val="nil"/>
              <w:tr2bl w:val="nil"/>
            </w:tcBorders>
            <w:shd w:val="clear" w:color="auto" w:fill="auto"/>
          </w:tcPr>
          <w:p w14:paraId="66F45EDA">
            <w:pPr>
              <w:spacing w:line="0" w:lineRule="atLeast"/>
              <w:ind w:firstLine="0" w:firstLineChars="0"/>
              <w:rPr>
                <w:color w:val="auto"/>
                <w:highlight w:val="none"/>
              </w:rPr>
            </w:pPr>
          </w:p>
        </w:tc>
        <w:tc>
          <w:tcPr>
            <w:tcW w:w="1324" w:type="dxa"/>
            <w:tcBorders>
              <w:tl2br w:val="nil"/>
              <w:tr2bl w:val="nil"/>
            </w:tcBorders>
            <w:shd w:val="clear" w:color="auto" w:fill="auto"/>
          </w:tcPr>
          <w:p w14:paraId="68C15263">
            <w:pPr>
              <w:spacing w:line="0" w:lineRule="atLeast"/>
              <w:ind w:firstLine="0" w:firstLineChars="0"/>
              <w:jc w:val="center"/>
              <w:rPr>
                <w:color w:val="auto"/>
                <w:highlight w:val="none"/>
              </w:rPr>
            </w:pPr>
          </w:p>
        </w:tc>
        <w:tc>
          <w:tcPr>
            <w:tcW w:w="1441" w:type="dxa"/>
            <w:tcBorders>
              <w:tl2br w:val="nil"/>
              <w:tr2bl w:val="nil"/>
            </w:tcBorders>
            <w:shd w:val="clear" w:color="auto" w:fill="auto"/>
          </w:tcPr>
          <w:p w14:paraId="54EA7C8E">
            <w:pPr>
              <w:spacing w:line="0" w:lineRule="atLeast"/>
              <w:ind w:firstLine="0" w:firstLineChars="0"/>
              <w:jc w:val="center"/>
              <w:rPr>
                <w:color w:val="auto"/>
                <w:highlight w:val="none"/>
              </w:rPr>
            </w:pPr>
          </w:p>
        </w:tc>
        <w:tc>
          <w:tcPr>
            <w:tcW w:w="820" w:type="dxa"/>
            <w:tcBorders>
              <w:tl2br w:val="nil"/>
              <w:tr2bl w:val="nil"/>
            </w:tcBorders>
            <w:shd w:val="clear" w:color="auto" w:fill="auto"/>
          </w:tcPr>
          <w:p w14:paraId="2D5748FA">
            <w:pPr>
              <w:spacing w:line="0" w:lineRule="atLeast"/>
              <w:ind w:firstLine="0" w:firstLineChars="0"/>
              <w:jc w:val="center"/>
              <w:rPr>
                <w:color w:val="auto"/>
                <w:highlight w:val="none"/>
              </w:rPr>
            </w:pPr>
          </w:p>
        </w:tc>
        <w:tc>
          <w:tcPr>
            <w:tcW w:w="786" w:type="dxa"/>
            <w:tcBorders>
              <w:tl2br w:val="nil"/>
              <w:tr2bl w:val="nil"/>
            </w:tcBorders>
            <w:shd w:val="clear" w:color="auto" w:fill="auto"/>
          </w:tcPr>
          <w:p w14:paraId="7BA6C6E4">
            <w:pPr>
              <w:spacing w:line="0" w:lineRule="atLeast"/>
              <w:ind w:firstLine="0" w:firstLineChars="0"/>
              <w:jc w:val="center"/>
              <w:rPr>
                <w:color w:val="auto"/>
                <w:highlight w:val="none"/>
              </w:rPr>
            </w:pPr>
          </w:p>
        </w:tc>
        <w:tc>
          <w:tcPr>
            <w:tcW w:w="786" w:type="dxa"/>
            <w:tcBorders>
              <w:tl2br w:val="nil"/>
              <w:tr2bl w:val="nil"/>
            </w:tcBorders>
            <w:shd w:val="clear" w:color="auto" w:fill="auto"/>
          </w:tcPr>
          <w:p w14:paraId="7F0FA6C6">
            <w:pPr>
              <w:spacing w:line="0" w:lineRule="atLeast"/>
              <w:ind w:firstLine="0" w:firstLineChars="0"/>
              <w:jc w:val="center"/>
              <w:rPr>
                <w:color w:val="auto"/>
                <w:highlight w:val="none"/>
              </w:rPr>
            </w:pPr>
          </w:p>
        </w:tc>
        <w:tc>
          <w:tcPr>
            <w:tcW w:w="820" w:type="dxa"/>
            <w:tcBorders>
              <w:tl2br w:val="nil"/>
              <w:tr2bl w:val="nil"/>
            </w:tcBorders>
            <w:shd w:val="clear" w:color="auto" w:fill="auto"/>
          </w:tcPr>
          <w:p w14:paraId="70779B0A">
            <w:pPr>
              <w:spacing w:line="0" w:lineRule="atLeast"/>
              <w:ind w:firstLine="0" w:firstLineChars="0"/>
              <w:jc w:val="center"/>
              <w:rPr>
                <w:color w:val="auto"/>
                <w:highlight w:val="none"/>
              </w:rPr>
            </w:pPr>
          </w:p>
        </w:tc>
        <w:tc>
          <w:tcPr>
            <w:tcW w:w="786" w:type="dxa"/>
            <w:tcBorders>
              <w:tl2br w:val="nil"/>
              <w:tr2bl w:val="nil"/>
            </w:tcBorders>
            <w:shd w:val="clear" w:color="auto" w:fill="auto"/>
          </w:tcPr>
          <w:p w14:paraId="6CEC93C6">
            <w:pPr>
              <w:spacing w:line="0" w:lineRule="atLeast"/>
              <w:ind w:firstLine="0" w:firstLineChars="0"/>
              <w:jc w:val="center"/>
              <w:rPr>
                <w:color w:val="auto"/>
                <w:highlight w:val="none"/>
              </w:rPr>
            </w:pPr>
          </w:p>
        </w:tc>
        <w:tc>
          <w:tcPr>
            <w:tcW w:w="786" w:type="dxa"/>
            <w:tcBorders>
              <w:tl2br w:val="nil"/>
              <w:tr2bl w:val="nil"/>
            </w:tcBorders>
            <w:shd w:val="clear" w:color="auto" w:fill="auto"/>
          </w:tcPr>
          <w:p w14:paraId="4A572293">
            <w:pPr>
              <w:spacing w:line="0" w:lineRule="atLeast"/>
              <w:ind w:firstLine="0" w:firstLineChars="0"/>
              <w:jc w:val="center"/>
              <w:rPr>
                <w:color w:val="auto"/>
                <w:highlight w:val="none"/>
              </w:rPr>
            </w:pPr>
          </w:p>
        </w:tc>
        <w:tc>
          <w:tcPr>
            <w:tcW w:w="786" w:type="dxa"/>
            <w:tcBorders>
              <w:tl2br w:val="nil"/>
              <w:tr2bl w:val="nil"/>
            </w:tcBorders>
            <w:shd w:val="clear" w:color="auto" w:fill="auto"/>
          </w:tcPr>
          <w:p w14:paraId="4761F46B">
            <w:pPr>
              <w:spacing w:line="0" w:lineRule="atLeast"/>
              <w:ind w:firstLine="0" w:firstLineChars="0"/>
              <w:jc w:val="center"/>
              <w:rPr>
                <w:color w:val="auto"/>
                <w:highlight w:val="none"/>
              </w:rPr>
            </w:pPr>
          </w:p>
        </w:tc>
        <w:tc>
          <w:tcPr>
            <w:tcW w:w="591" w:type="dxa"/>
            <w:tcBorders>
              <w:tl2br w:val="nil"/>
              <w:tr2bl w:val="nil"/>
            </w:tcBorders>
            <w:shd w:val="clear" w:color="auto" w:fill="auto"/>
          </w:tcPr>
          <w:p w14:paraId="5674D5CB">
            <w:pPr>
              <w:spacing w:line="0" w:lineRule="atLeast"/>
              <w:ind w:firstLine="0" w:firstLineChars="0"/>
              <w:jc w:val="center"/>
              <w:rPr>
                <w:color w:val="auto"/>
                <w:highlight w:val="none"/>
              </w:rPr>
            </w:pPr>
          </w:p>
        </w:tc>
        <w:tc>
          <w:tcPr>
            <w:tcW w:w="780" w:type="dxa"/>
            <w:tcBorders>
              <w:tl2br w:val="nil"/>
              <w:tr2bl w:val="nil"/>
            </w:tcBorders>
            <w:shd w:val="clear" w:color="auto" w:fill="auto"/>
          </w:tcPr>
          <w:p w14:paraId="306D8A3F">
            <w:pPr>
              <w:spacing w:line="0" w:lineRule="atLeast"/>
              <w:ind w:firstLine="0" w:firstLineChars="0"/>
              <w:jc w:val="center"/>
              <w:rPr>
                <w:color w:val="auto"/>
                <w:highlight w:val="none"/>
              </w:rPr>
            </w:pPr>
          </w:p>
        </w:tc>
        <w:tc>
          <w:tcPr>
            <w:tcW w:w="857" w:type="dxa"/>
            <w:tcBorders>
              <w:tl2br w:val="nil"/>
              <w:tr2bl w:val="nil"/>
            </w:tcBorders>
            <w:shd w:val="clear" w:color="auto" w:fill="auto"/>
          </w:tcPr>
          <w:p w14:paraId="03EF05AA">
            <w:pPr>
              <w:spacing w:line="0" w:lineRule="atLeast"/>
              <w:ind w:firstLine="0" w:firstLineChars="0"/>
              <w:jc w:val="center"/>
              <w:rPr>
                <w:color w:val="auto"/>
                <w:highlight w:val="none"/>
              </w:rPr>
            </w:pPr>
          </w:p>
        </w:tc>
      </w:tr>
      <w:tr w14:paraId="3AB77248">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612" w:hRule="atLeast"/>
        </w:trPr>
        <w:tc>
          <w:tcPr>
            <w:tcW w:w="898" w:type="dxa"/>
            <w:tcBorders>
              <w:tl2br w:val="nil"/>
              <w:tr2bl w:val="nil"/>
            </w:tcBorders>
            <w:shd w:val="clear" w:color="auto" w:fill="auto"/>
          </w:tcPr>
          <w:p w14:paraId="193B849D">
            <w:pPr>
              <w:spacing w:line="0" w:lineRule="atLeast"/>
              <w:ind w:firstLine="0" w:firstLineChars="0"/>
              <w:jc w:val="center"/>
              <w:rPr>
                <w:color w:val="auto"/>
                <w:highlight w:val="none"/>
              </w:rPr>
            </w:pPr>
            <w:r>
              <w:rPr>
                <w:color w:val="auto"/>
                <w:highlight w:val="none"/>
              </w:rPr>
              <w:t>五</w:t>
            </w:r>
          </w:p>
        </w:tc>
        <w:tc>
          <w:tcPr>
            <w:tcW w:w="1927" w:type="dxa"/>
            <w:tcBorders>
              <w:tl2br w:val="nil"/>
              <w:tr2bl w:val="nil"/>
            </w:tcBorders>
            <w:shd w:val="clear" w:color="auto" w:fill="auto"/>
          </w:tcPr>
          <w:p w14:paraId="19C4CC3D">
            <w:pPr>
              <w:spacing w:line="0" w:lineRule="atLeast"/>
              <w:ind w:firstLine="0" w:firstLineChars="0"/>
              <w:rPr>
                <w:color w:val="auto"/>
                <w:highlight w:val="none"/>
                <w:lang w:eastAsia="zh-CN"/>
              </w:rPr>
            </w:pPr>
            <w:r>
              <w:rPr>
                <w:color w:val="auto"/>
                <w:highlight w:val="none"/>
                <w:lang w:eastAsia="zh-CN"/>
              </w:rPr>
              <w:t>各月计划支出合计</w:t>
            </w:r>
          </w:p>
        </w:tc>
        <w:tc>
          <w:tcPr>
            <w:tcW w:w="1508" w:type="dxa"/>
            <w:tcBorders>
              <w:tl2br w:val="nil"/>
              <w:tr2bl w:val="nil"/>
            </w:tcBorders>
            <w:shd w:val="clear" w:color="auto" w:fill="auto"/>
          </w:tcPr>
          <w:p w14:paraId="5BC567FA">
            <w:pPr>
              <w:spacing w:line="0" w:lineRule="atLeast"/>
              <w:ind w:firstLine="0" w:firstLineChars="0"/>
              <w:rPr>
                <w:color w:val="auto"/>
                <w:highlight w:val="none"/>
              </w:rPr>
            </w:pPr>
          </w:p>
        </w:tc>
        <w:tc>
          <w:tcPr>
            <w:tcW w:w="1324" w:type="dxa"/>
            <w:tcBorders>
              <w:tl2br w:val="nil"/>
              <w:tr2bl w:val="nil"/>
            </w:tcBorders>
            <w:shd w:val="clear" w:color="auto" w:fill="auto"/>
          </w:tcPr>
          <w:p w14:paraId="01E0C2AF">
            <w:pPr>
              <w:spacing w:line="0" w:lineRule="atLeast"/>
              <w:ind w:firstLine="0" w:firstLineChars="0"/>
              <w:jc w:val="center"/>
              <w:rPr>
                <w:color w:val="auto"/>
                <w:highlight w:val="none"/>
              </w:rPr>
            </w:pPr>
          </w:p>
        </w:tc>
        <w:tc>
          <w:tcPr>
            <w:tcW w:w="1441" w:type="dxa"/>
            <w:tcBorders>
              <w:tl2br w:val="nil"/>
              <w:tr2bl w:val="nil"/>
            </w:tcBorders>
            <w:shd w:val="clear" w:color="auto" w:fill="auto"/>
          </w:tcPr>
          <w:p w14:paraId="031CFDCD">
            <w:pPr>
              <w:spacing w:line="0" w:lineRule="atLeast"/>
              <w:ind w:firstLine="0" w:firstLineChars="0"/>
              <w:jc w:val="center"/>
              <w:rPr>
                <w:color w:val="auto"/>
                <w:highlight w:val="none"/>
              </w:rPr>
            </w:pPr>
          </w:p>
        </w:tc>
        <w:tc>
          <w:tcPr>
            <w:tcW w:w="820" w:type="dxa"/>
            <w:tcBorders>
              <w:tl2br w:val="nil"/>
              <w:tr2bl w:val="nil"/>
            </w:tcBorders>
            <w:shd w:val="clear" w:color="auto" w:fill="auto"/>
          </w:tcPr>
          <w:p w14:paraId="494CB17E">
            <w:pPr>
              <w:spacing w:line="0" w:lineRule="atLeast"/>
              <w:ind w:firstLine="0" w:firstLineChars="0"/>
              <w:jc w:val="center"/>
              <w:rPr>
                <w:color w:val="auto"/>
                <w:highlight w:val="none"/>
              </w:rPr>
            </w:pPr>
          </w:p>
        </w:tc>
        <w:tc>
          <w:tcPr>
            <w:tcW w:w="786" w:type="dxa"/>
            <w:tcBorders>
              <w:tl2br w:val="nil"/>
              <w:tr2bl w:val="nil"/>
            </w:tcBorders>
            <w:shd w:val="clear" w:color="auto" w:fill="auto"/>
          </w:tcPr>
          <w:p w14:paraId="51C859CA">
            <w:pPr>
              <w:spacing w:line="0" w:lineRule="atLeast"/>
              <w:ind w:firstLine="0" w:firstLineChars="0"/>
              <w:jc w:val="center"/>
              <w:rPr>
                <w:color w:val="auto"/>
                <w:highlight w:val="none"/>
              </w:rPr>
            </w:pPr>
          </w:p>
        </w:tc>
        <w:tc>
          <w:tcPr>
            <w:tcW w:w="786" w:type="dxa"/>
            <w:tcBorders>
              <w:tl2br w:val="nil"/>
              <w:tr2bl w:val="nil"/>
            </w:tcBorders>
            <w:shd w:val="clear" w:color="auto" w:fill="auto"/>
          </w:tcPr>
          <w:p w14:paraId="008D7F75">
            <w:pPr>
              <w:spacing w:line="0" w:lineRule="atLeast"/>
              <w:ind w:firstLine="0" w:firstLineChars="0"/>
              <w:jc w:val="center"/>
              <w:rPr>
                <w:color w:val="auto"/>
                <w:highlight w:val="none"/>
              </w:rPr>
            </w:pPr>
          </w:p>
        </w:tc>
        <w:tc>
          <w:tcPr>
            <w:tcW w:w="820" w:type="dxa"/>
            <w:tcBorders>
              <w:tl2br w:val="nil"/>
              <w:tr2bl w:val="nil"/>
            </w:tcBorders>
            <w:shd w:val="clear" w:color="auto" w:fill="auto"/>
          </w:tcPr>
          <w:p w14:paraId="216918E1">
            <w:pPr>
              <w:spacing w:line="0" w:lineRule="atLeast"/>
              <w:ind w:firstLine="0" w:firstLineChars="0"/>
              <w:jc w:val="center"/>
              <w:rPr>
                <w:color w:val="auto"/>
                <w:highlight w:val="none"/>
              </w:rPr>
            </w:pPr>
          </w:p>
        </w:tc>
        <w:tc>
          <w:tcPr>
            <w:tcW w:w="786" w:type="dxa"/>
            <w:tcBorders>
              <w:tl2br w:val="nil"/>
              <w:tr2bl w:val="nil"/>
            </w:tcBorders>
            <w:shd w:val="clear" w:color="auto" w:fill="auto"/>
          </w:tcPr>
          <w:p w14:paraId="6DC650CC">
            <w:pPr>
              <w:spacing w:line="0" w:lineRule="atLeast"/>
              <w:ind w:firstLine="0" w:firstLineChars="0"/>
              <w:jc w:val="center"/>
              <w:rPr>
                <w:color w:val="auto"/>
                <w:highlight w:val="none"/>
              </w:rPr>
            </w:pPr>
          </w:p>
        </w:tc>
        <w:tc>
          <w:tcPr>
            <w:tcW w:w="786" w:type="dxa"/>
            <w:tcBorders>
              <w:tl2br w:val="nil"/>
              <w:tr2bl w:val="nil"/>
            </w:tcBorders>
            <w:shd w:val="clear" w:color="auto" w:fill="auto"/>
          </w:tcPr>
          <w:p w14:paraId="6CC27F83">
            <w:pPr>
              <w:spacing w:line="0" w:lineRule="atLeast"/>
              <w:ind w:firstLine="0" w:firstLineChars="0"/>
              <w:jc w:val="center"/>
              <w:rPr>
                <w:color w:val="auto"/>
                <w:highlight w:val="none"/>
              </w:rPr>
            </w:pPr>
          </w:p>
        </w:tc>
        <w:tc>
          <w:tcPr>
            <w:tcW w:w="786" w:type="dxa"/>
            <w:tcBorders>
              <w:tl2br w:val="nil"/>
              <w:tr2bl w:val="nil"/>
            </w:tcBorders>
            <w:shd w:val="clear" w:color="auto" w:fill="auto"/>
          </w:tcPr>
          <w:p w14:paraId="2331A78D">
            <w:pPr>
              <w:spacing w:line="0" w:lineRule="atLeast"/>
              <w:ind w:firstLine="0" w:firstLineChars="0"/>
              <w:jc w:val="center"/>
              <w:rPr>
                <w:color w:val="auto"/>
                <w:highlight w:val="none"/>
              </w:rPr>
            </w:pPr>
          </w:p>
        </w:tc>
        <w:tc>
          <w:tcPr>
            <w:tcW w:w="591" w:type="dxa"/>
            <w:tcBorders>
              <w:tl2br w:val="nil"/>
              <w:tr2bl w:val="nil"/>
            </w:tcBorders>
            <w:shd w:val="clear" w:color="auto" w:fill="auto"/>
          </w:tcPr>
          <w:p w14:paraId="1D165B0C">
            <w:pPr>
              <w:spacing w:line="0" w:lineRule="atLeast"/>
              <w:ind w:firstLine="0" w:firstLineChars="0"/>
              <w:jc w:val="center"/>
              <w:rPr>
                <w:color w:val="auto"/>
                <w:highlight w:val="none"/>
              </w:rPr>
            </w:pPr>
          </w:p>
        </w:tc>
        <w:tc>
          <w:tcPr>
            <w:tcW w:w="780" w:type="dxa"/>
            <w:tcBorders>
              <w:tl2br w:val="nil"/>
              <w:tr2bl w:val="nil"/>
            </w:tcBorders>
            <w:shd w:val="clear" w:color="auto" w:fill="auto"/>
          </w:tcPr>
          <w:p w14:paraId="28083090">
            <w:pPr>
              <w:spacing w:line="0" w:lineRule="atLeast"/>
              <w:ind w:firstLine="0" w:firstLineChars="0"/>
              <w:jc w:val="center"/>
              <w:rPr>
                <w:color w:val="auto"/>
                <w:highlight w:val="none"/>
              </w:rPr>
            </w:pPr>
          </w:p>
        </w:tc>
        <w:tc>
          <w:tcPr>
            <w:tcW w:w="857" w:type="dxa"/>
            <w:tcBorders>
              <w:tl2br w:val="nil"/>
              <w:tr2bl w:val="nil"/>
            </w:tcBorders>
            <w:shd w:val="clear" w:color="auto" w:fill="auto"/>
          </w:tcPr>
          <w:p w14:paraId="261D8F77">
            <w:pPr>
              <w:spacing w:line="0" w:lineRule="atLeast"/>
              <w:ind w:firstLine="0" w:firstLineChars="0"/>
              <w:jc w:val="center"/>
              <w:rPr>
                <w:color w:val="auto"/>
                <w:highlight w:val="none"/>
              </w:rPr>
            </w:pPr>
          </w:p>
        </w:tc>
      </w:tr>
      <w:tr w14:paraId="184791E6">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898" w:type="dxa"/>
            <w:tcBorders>
              <w:tl2br w:val="nil"/>
              <w:tr2bl w:val="nil"/>
            </w:tcBorders>
            <w:shd w:val="clear" w:color="auto" w:fill="auto"/>
          </w:tcPr>
          <w:p w14:paraId="7910767D">
            <w:pPr>
              <w:spacing w:line="0" w:lineRule="atLeast"/>
              <w:ind w:firstLine="0" w:firstLineChars="0"/>
              <w:jc w:val="center"/>
              <w:rPr>
                <w:color w:val="auto"/>
                <w:highlight w:val="none"/>
              </w:rPr>
            </w:pPr>
            <w:r>
              <w:rPr>
                <w:color w:val="auto"/>
                <w:highlight w:val="none"/>
              </w:rPr>
              <w:t>四</w:t>
            </w:r>
          </w:p>
        </w:tc>
        <w:tc>
          <w:tcPr>
            <w:tcW w:w="1927" w:type="dxa"/>
            <w:tcBorders>
              <w:tl2br w:val="nil"/>
              <w:tr2bl w:val="nil"/>
            </w:tcBorders>
            <w:shd w:val="clear" w:color="auto" w:fill="auto"/>
          </w:tcPr>
          <w:p w14:paraId="7727A6B3">
            <w:pPr>
              <w:spacing w:line="0" w:lineRule="atLeast"/>
              <w:ind w:firstLine="0" w:firstLineChars="0"/>
              <w:rPr>
                <w:color w:val="auto"/>
                <w:highlight w:val="none"/>
                <w:lang w:eastAsia="zh-CN"/>
              </w:rPr>
            </w:pPr>
            <w:r>
              <w:rPr>
                <w:color w:val="auto"/>
                <w:highlight w:val="none"/>
              </w:rPr>
              <w:t>建设项目总</w:t>
            </w:r>
            <w:r>
              <w:rPr>
                <w:color w:val="auto"/>
                <w:highlight w:val="none"/>
                <w:lang w:eastAsia="zh-CN"/>
              </w:rPr>
              <w:t>金额</w:t>
            </w:r>
          </w:p>
        </w:tc>
        <w:tc>
          <w:tcPr>
            <w:tcW w:w="1508" w:type="dxa"/>
            <w:tcBorders>
              <w:tl2br w:val="nil"/>
              <w:tr2bl w:val="nil"/>
            </w:tcBorders>
            <w:shd w:val="clear" w:color="auto" w:fill="auto"/>
          </w:tcPr>
          <w:p w14:paraId="2BD8570C">
            <w:pPr>
              <w:spacing w:line="0" w:lineRule="atLeast"/>
              <w:ind w:firstLine="0" w:firstLineChars="0"/>
              <w:rPr>
                <w:color w:val="auto"/>
                <w:highlight w:val="none"/>
              </w:rPr>
            </w:pPr>
          </w:p>
        </w:tc>
        <w:tc>
          <w:tcPr>
            <w:tcW w:w="1324" w:type="dxa"/>
            <w:tcBorders>
              <w:tl2br w:val="nil"/>
              <w:tr2bl w:val="nil"/>
            </w:tcBorders>
            <w:shd w:val="clear" w:color="auto" w:fill="auto"/>
          </w:tcPr>
          <w:p w14:paraId="0053CC00">
            <w:pPr>
              <w:spacing w:line="0" w:lineRule="atLeast"/>
              <w:ind w:firstLine="0" w:firstLineChars="0"/>
              <w:jc w:val="center"/>
              <w:rPr>
                <w:color w:val="auto"/>
                <w:highlight w:val="none"/>
              </w:rPr>
            </w:pPr>
          </w:p>
        </w:tc>
        <w:tc>
          <w:tcPr>
            <w:tcW w:w="1441" w:type="dxa"/>
            <w:tcBorders>
              <w:tl2br w:val="nil"/>
              <w:tr2bl w:val="nil"/>
            </w:tcBorders>
            <w:shd w:val="clear" w:color="auto" w:fill="auto"/>
          </w:tcPr>
          <w:p w14:paraId="78834614">
            <w:pPr>
              <w:spacing w:line="0" w:lineRule="atLeast"/>
              <w:ind w:firstLine="0" w:firstLineChars="0"/>
              <w:jc w:val="center"/>
              <w:rPr>
                <w:color w:val="auto"/>
                <w:highlight w:val="none"/>
              </w:rPr>
            </w:pPr>
          </w:p>
        </w:tc>
        <w:tc>
          <w:tcPr>
            <w:tcW w:w="820" w:type="dxa"/>
            <w:tcBorders>
              <w:tl2br w:val="nil"/>
              <w:tr2bl w:val="nil"/>
            </w:tcBorders>
            <w:shd w:val="clear" w:color="auto" w:fill="auto"/>
          </w:tcPr>
          <w:p w14:paraId="1C56F3C0">
            <w:pPr>
              <w:spacing w:line="0" w:lineRule="atLeast"/>
              <w:ind w:firstLine="0" w:firstLineChars="0"/>
              <w:jc w:val="center"/>
              <w:rPr>
                <w:color w:val="auto"/>
                <w:highlight w:val="none"/>
              </w:rPr>
            </w:pPr>
          </w:p>
        </w:tc>
        <w:tc>
          <w:tcPr>
            <w:tcW w:w="786" w:type="dxa"/>
            <w:tcBorders>
              <w:tl2br w:val="nil"/>
              <w:tr2bl w:val="nil"/>
            </w:tcBorders>
            <w:shd w:val="clear" w:color="auto" w:fill="auto"/>
          </w:tcPr>
          <w:p w14:paraId="6ED4558B">
            <w:pPr>
              <w:spacing w:line="0" w:lineRule="atLeast"/>
              <w:ind w:firstLine="0" w:firstLineChars="0"/>
              <w:jc w:val="center"/>
              <w:rPr>
                <w:color w:val="auto"/>
                <w:highlight w:val="none"/>
              </w:rPr>
            </w:pPr>
          </w:p>
        </w:tc>
        <w:tc>
          <w:tcPr>
            <w:tcW w:w="786" w:type="dxa"/>
            <w:tcBorders>
              <w:tl2br w:val="nil"/>
              <w:tr2bl w:val="nil"/>
            </w:tcBorders>
          </w:tcPr>
          <w:p w14:paraId="58828275">
            <w:pPr>
              <w:spacing w:line="0" w:lineRule="atLeast"/>
              <w:ind w:firstLine="0" w:firstLineChars="0"/>
              <w:jc w:val="center"/>
              <w:rPr>
                <w:color w:val="auto"/>
                <w:highlight w:val="none"/>
              </w:rPr>
            </w:pPr>
          </w:p>
        </w:tc>
        <w:tc>
          <w:tcPr>
            <w:tcW w:w="820" w:type="dxa"/>
            <w:tcBorders>
              <w:tl2br w:val="nil"/>
              <w:tr2bl w:val="nil"/>
            </w:tcBorders>
          </w:tcPr>
          <w:p w14:paraId="42A09AAA">
            <w:pPr>
              <w:spacing w:line="0" w:lineRule="atLeast"/>
              <w:ind w:firstLine="0" w:firstLineChars="0"/>
              <w:jc w:val="center"/>
              <w:rPr>
                <w:color w:val="auto"/>
                <w:highlight w:val="none"/>
              </w:rPr>
            </w:pPr>
          </w:p>
        </w:tc>
        <w:tc>
          <w:tcPr>
            <w:tcW w:w="786" w:type="dxa"/>
            <w:tcBorders>
              <w:tl2br w:val="nil"/>
              <w:tr2bl w:val="nil"/>
            </w:tcBorders>
          </w:tcPr>
          <w:p w14:paraId="59A3571B">
            <w:pPr>
              <w:spacing w:line="0" w:lineRule="atLeast"/>
              <w:ind w:firstLine="0" w:firstLineChars="0"/>
              <w:jc w:val="center"/>
              <w:rPr>
                <w:color w:val="auto"/>
                <w:highlight w:val="none"/>
              </w:rPr>
            </w:pPr>
          </w:p>
        </w:tc>
        <w:tc>
          <w:tcPr>
            <w:tcW w:w="786" w:type="dxa"/>
            <w:tcBorders>
              <w:tl2br w:val="nil"/>
              <w:tr2bl w:val="nil"/>
            </w:tcBorders>
          </w:tcPr>
          <w:p w14:paraId="7486E6BF">
            <w:pPr>
              <w:spacing w:line="0" w:lineRule="atLeast"/>
              <w:ind w:firstLine="0" w:firstLineChars="0"/>
              <w:jc w:val="center"/>
              <w:rPr>
                <w:color w:val="auto"/>
                <w:highlight w:val="none"/>
              </w:rPr>
            </w:pPr>
          </w:p>
        </w:tc>
        <w:tc>
          <w:tcPr>
            <w:tcW w:w="786" w:type="dxa"/>
            <w:tcBorders>
              <w:tl2br w:val="nil"/>
              <w:tr2bl w:val="nil"/>
            </w:tcBorders>
          </w:tcPr>
          <w:p w14:paraId="749A7F08">
            <w:pPr>
              <w:spacing w:line="0" w:lineRule="atLeast"/>
              <w:ind w:firstLine="0" w:firstLineChars="0"/>
              <w:jc w:val="center"/>
              <w:rPr>
                <w:color w:val="auto"/>
                <w:highlight w:val="none"/>
              </w:rPr>
            </w:pPr>
          </w:p>
        </w:tc>
        <w:tc>
          <w:tcPr>
            <w:tcW w:w="591" w:type="dxa"/>
            <w:tcBorders>
              <w:tl2br w:val="nil"/>
              <w:tr2bl w:val="nil"/>
            </w:tcBorders>
          </w:tcPr>
          <w:p w14:paraId="2594ED0D">
            <w:pPr>
              <w:spacing w:line="0" w:lineRule="atLeast"/>
              <w:ind w:firstLine="0" w:firstLineChars="0"/>
              <w:jc w:val="center"/>
              <w:rPr>
                <w:color w:val="auto"/>
                <w:highlight w:val="none"/>
              </w:rPr>
            </w:pPr>
          </w:p>
        </w:tc>
        <w:tc>
          <w:tcPr>
            <w:tcW w:w="780" w:type="dxa"/>
            <w:tcBorders>
              <w:tl2br w:val="nil"/>
              <w:tr2bl w:val="nil"/>
            </w:tcBorders>
          </w:tcPr>
          <w:p w14:paraId="1AF3699E">
            <w:pPr>
              <w:spacing w:line="0" w:lineRule="atLeast"/>
              <w:ind w:firstLine="0" w:firstLineChars="0"/>
              <w:jc w:val="center"/>
              <w:rPr>
                <w:color w:val="auto"/>
                <w:highlight w:val="none"/>
              </w:rPr>
            </w:pPr>
          </w:p>
        </w:tc>
        <w:tc>
          <w:tcPr>
            <w:tcW w:w="857" w:type="dxa"/>
            <w:tcBorders>
              <w:tl2br w:val="nil"/>
              <w:tr2bl w:val="nil"/>
            </w:tcBorders>
          </w:tcPr>
          <w:p w14:paraId="3329EDBF">
            <w:pPr>
              <w:spacing w:line="0" w:lineRule="atLeast"/>
              <w:ind w:firstLine="0" w:firstLineChars="0"/>
              <w:jc w:val="center"/>
              <w:rPr>
                <w:color w:val="auto"/>
                <w:highlight w:val="none"/>
              </w:rPr>
            </w:pPr>
          </w:p>
        </w:tc>
      </w:tr>
      <w:tr w14:paraId="0EEC1828">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108" w:type="dxa"/>
            <w:bottom w:w="0" w:type="dxa"/>
            <w:right w:w="108" w:type="dxa"/>
          </w:tblCellMar>
        </w:tblPrEx>
        <w:trPr>
          <w:trHeight w:val="627" w:hRule="atLeast"/>
        </w:trPr>
        <w:tc>
          <w:tcPr>
            <w:tcW w:w="898" w:type="dxa"/>
            <w:tcBorders>
              <w:tl2br w:val="nil"/>
              <w:tr2bl w:val="nil"/>
            </w:tcBorders>
            <w:shd w:val="clear" w:color="auto" w:fill="auto"/>
          </w:tcPr>
          <w:p w14:paraId="3B7869BA">
            <w:pPr>
              <w:spacing w:line="0" w:lineRule="atLeast"/>
              <w:ind w:firstLine="0" w:firstLineChars="0"/>
              <w:jc w:val="center"/>
              <w:rPr>
                <w:color w:val="auto"/>
                <w:highlight w:val="none"/>
                <w:lang w:eastAsia="zh-CN"/>
              </w:rPr>
            </w:pPr>
            <w:r>
              <w:rPr>
                <w:color w:val="auto"/>
                <w:highlight w:val="none"/>
                <w:lang w:eastAsia="zh-CN"/>
              </w:rPr>
              <w:t>六</w:t>
            </w:r>
          </w:p>
        </w:tc>
        <w:tc>
          <w:tcPr>
            <w:tcW w:w="1927" w:type="dxa"/>
            <w:tcBorders>
              <w:tl2br w:val="nil"/>
              <w:tr2bl w:val="nil"/>
            </w:tcBorders>
            <w:shd w:val="clear" w:color="auto" w:fill="auto"/>
          </w:tcPr>
          <w:p w14:paraId="1EC1D7A4">
            <w:pPr>
              <w:spacing w:line="0" w:lineRule="atLeast"/>
              <w:ind w:firstLine="0" w:firstLineChars="0"/>
              <w:rPr>
                <w:color w:val="auto"/>
                <w:highlight w:val="none"/>
                <w:lang w:eastAsia="zh-CN"/>
              </w:rPr>
            </w:pPr>
            <w:r>
              <w:rPr>
                <w:color w:val="auto"/>
                <w:highlight w:val="none"/>
                <w:lang w:eastAsia="zh-CN"/>
              </w:rPr>
              <w:t>支付后余额</w:t>
            </w:r>
          </w:p>
        </w:tc>
        <w:tc>
          <w:tcPr>
            <w:tcW w:w="1508" w:type="dxa"/>
            <w:tcBorders>
              <w:tl2br w:val="nil"/>
              <w:tr2bl w:val="nil"/>
            </w:tcBorders>
          </w:tcPr>
          <w:p w14:paraId="012F92F9">
            <w:pPr>
              <w:spacing w:line="0" w:lineRule="atLeast"/>
              <w:ind w:firstLine="0" w:firstLineChars="0"/>
              <w:rPr>
                <w:color w:val="auto"/>
                <w:highlight w:val="none"/>
              </w:rPr>
            </w:pPr>
          </w:p>
        </w:tc>
        <w:tc>
          <w:tcPr>
            <w:tcW w:w="1324" w:type="dxa"/>
            <w:tcBorders>
              <w:tl2br w:val="nil"/>
              <w:tr2bl w:val="nil"/>
            </w:tcBorders>
          </w:tcPr>
          <w:p w14:paraId="020CC01F">
            <w:pPr>
              <w:spacing w:line="0" w:lineRule="atLeast"/>
              <w:ind w:firstLine="0" w:firstLineChars="0"/>
              <w:jc w:val="center"/>
              <w:rPr>
                <w:color w:val="auto"/>
                <w:highlight w:val="none"/>
              </w:rPr>
            </w:pPr>
          </w:p>
        </w:tc>
        <w:tc>
          <w:tcPr>
            <w:tcW w:w="1441" w:type="dxa"/>
            <w:tcBorders>
              <w:tl2br w:val="nil"/>
              <w:tr2bl w:val="nil"/>
            </w:tcBorders>
          </w:tcPr>
          <w:p w14:paraId="4FCF7CA6">
            <w:pPr>
              <w:spacing w:line="0" w:lineRule="atLeast"/>
              <w:ind w:firstLine="0" w:firstLineChars="0"/>
              <w:jc w:val="center"/>
              <w:rPr>
                <w:color w:val="auto"/>
                <w:highlight w:val="none"/>
              </w:rPr>
            </w:pPr>
          </w:p>
        </w:tc>
        <w:tc>
          <w:tcPr>
            <w:tcW w:w="820" w:type="dxa"/>
            <w:tcBorders>
              <w:tl2br w:val="nil"/>
              <w:tr2bl w:val="nil"/>
            </w:tcBorders>
          </w:tcPr>
          <w:p w14:paraId="631933E1">
            <w:pPr>
              <w:spacing w:line="0" w:lineRule="atLeast"/>
              <w:ind w:firstLine="0" w:firstLineChars="0"/>
              <w:jc w:val="center"/>
              <w:rPr>
                <w:color w:val="auto"/>
                <w:highlight w:val="none"/>
              </w:rPr>
            </w:pPr>
          </w:p>
        </w:tc>
        <w:tc>
          <w:tcPr>
            <w:tcW w:w="786" w:type="dxa"/>
            <w:tcBorders>
              <w:tl2br w:val="nil"/>
              <w:tr2bl w:val="nil"/>
            </w:tcBorders>
          </w:tcPr>
          <w:p w14:paraId="1E541D14">
            <w:pPr>
              <w:spacing w:line="0" w:lineRule="atLeast"/>
              <w:ind w:firstLine="0" w:firstLineChars="0"/>
              <w:jc w:val="center"/>
              <w:rPr>
                <w:color w:val="auto"/>
                <w:highlight w:val="none"/>
              </w:rPr>
            </w:pPr>
          </w:p>
        </w:tc>
        <w:tc>
          <w:tcPr>
            <w:tcW w:w="786" w:type="dxa"/>
            <w:tcBorders>
              <w:tl2br w:val="nil"/>
              <w:tr2bl w:val="nil"/>
            </w:tcBorders>
          </w:tcPr>
          <w:p w14:paraId="07751A48">
            <w:pPr>
              <w:spacing w:line="0" w:lineRule="atLeast"/>
              <w:ind w:firstLine="0" w:firstLineChars="0"/>
              <w:jc w:val="center"/>
              <w:rPr>
                <w:color w:val="auto"/>
                <w:highlight w:val="none"/>
              </w:rPr>
            </w:pPr>
          </w:p>
        </w:tc>
        <w:tc>
          <w:tcPr>
            <w:tcW w:w="820" w:type="dxa"/>
            <w:tcBorders>
              <w:tl2br w:val="nil"/>
              <w:tr2bl w:val="nil"/>
            </w:tcBorders>
          </w:tcPr>
          <w:p w14:paraId="58536B0B">
            <w:pPr>
              <w:spacing w:line="0" w:lineRule="atLeast"/>
              <w:ind w:firstLine="0" w:firstLineChars="0"/>
              <w:jc w:val="center"/>
              <w:rPr>
                <w:color w:val="auto"/>
                <w:highlight w:val="none"/>
              </w:rPr>
            </w:pPr>
          </w:p>
        </w:tc>
        <w:tc>
          <w:tcPr>
            <w:tcW w:w="786" w:type="dxa"/>
            <w:tcBorders>
              <w:tl2br w:val="nil"/>
              <w:tr2bl w:val="nil"/>
            </w:tcBorders>
          </w:tcPr>
          <w:p w14:paraId="7DA3D22B">
            <w:pPr>
              <w:spacing w:line="0" w:lineRule="atLeast"/>
              <w:ind w:firstLine="0" w:firstLineChars="0"/>
              <w:jc w:val="center"/>
              <w:rPr>
                <w:color w:val="auto"/>
                <w:highlight w:val="none"/>
              </w:rPr>
            </w:pPr>
          </w:p>
        </w:tc>
        <w:tc>
          <w:tcPr>
            <w:tcW w:w="786" w:type="dxa"/>
            <w:tcBorders>
              <w:tl2br w:val="nil"/>
              <w:tr2bl w:val="nil"/>
            </w:tcBorders>
          </w:tcPr>
          <w:p w14:paraId="640DB476">
            <w:pPr>
              <w:spacing w:line="0" w:lineRule="atLeast"/>
              <w:ind w:firstLine="0" w:firstLineChars="0"/>
              <w:jc w:val="center"/>
              <w:rPr>
                <w:color w:val="auto"/>
                <w:highlight w:val="none"/>
              </w:rPr>
            </w:pPr>
          </w:p>
        </w:tc>
        <w:tc>
          <w:tcPr>
            <w:tcW w:w="786" w:type="dxa"/>
            <w:tcBorders>
              <w:tl2br w:val="nil"/>
              <w:tr2bl w:val="nil"/>
            </w:tcBorders>
          </w:tcPr>
          <w:p w14:paraId="65F9F1BF">
            <w:pPr>
              <w:spacing w:line="0" w:lineRule="atLeast"/>
              <w:ind w:firstLine="0" w:firstLineChars="0"/>
              <w:jc w:val="center"/>
              <w:rPr>
                <w:color w:val="auto"/>
                <w:highlight w:val="none"/>
              </w:rPr>
            </w:pPr>
          </w:p>
        </w:tc>
        <w:tc>
          <w:tcPr>
            <w:tcW w:w="591" w:type="dxa"/>
            <w:tcBorders>
              <w:tl2br w:val="nil"/>
              <w:tr2bl w:val="nil"/>
            </w:tcBorders>
          </w:tcPr>
          <w:p w14:paraId="39A74942">
            <w:pPr>
              <w:spacing w:line="0" w:lineRule="atLeast"/>
              <w:ind w:firstLine="0" w:firstLineChars="0"/>
              <w:jc w:val="center"/>
              <w:rPr>
                <w:color w:val="auto"/>
                <w:highlight w:val="none"/>
              </w:rPr>
            </w:pPr>
          </w:p>
        </w:tc>
        <w:tc>
          <w:tcPr>
            <w:tcW w:w="780" w:type="dxa"/>
            <w:tcBorders>
              <w:tl2br w:val="nil"/>
              <w:tr2bl w:val="nil"/>
            </w:tcBorders>
          </w:tcPr>
          <w:p w14:paraId="73BEC9C8">
            <w:pPr>
              <w:spacing w:line="0" w:lineRule="atLeast"/>
              <w:ind w:firstLine="0" w:firstLineChars="0"/>
              <w:jc w:val="center"/>
              <w:rPr>
                <w:color w:val="auto"/>
                <w:highlight w:val="none"/>
              </w:rPr>
            </w:pPr>
          </w:p>
        </w:tc>
        <w:tc>
          <w:tcPr>
            <w:tcW w:w="857" w:type="dxa"/>
            <w:tcBorders>
              <w:tl2br w:val="nil"/>
              <w:tr2bl w:val="nil"/>
            </w:tcBorders>
          </w:tcPr>
          <w:p w14:paraId="513664F3">
            <w:pPr>
              <w:spacing w:line="0" w:lineRule="atLeast"/>
              <w:ind w:firstLine="0" w:firstLineChars="0"/>
              <w:jc w:val="center"/>
              <w:rPr>
                <w:color w:val="auto"/>
                <w:highlight w:val="none"/>
              </w:rPr>
            </w:pPr>
          </w:p>
        </w:tc>
      </w:tr>
    </w:tbl>
    <w:p w14:paraId="2FA4AD75">
      <w:pPr>
        <w:pStyle w:val="13"/>
        <w:ind w:left="0" w:leftChars="0" w:firstLine="0" w:firstLineChars="0"/>
        <w:rPr>
          <w:color w:val="auto"/>
          <w:highlight w:val="none"/>
          <w:lang w:eastAsia="zh-CN"/>
        </w:rPr>
        <w:sectPr>
          <w:pgSz w:w="16837" w:h="11905"/>
          <w:pgMar w:top="1011" w:right="1253" w:bottom="1020" w:left="1000" w:header="510" w:footer="567" w:gutter="0"/>
          <w:pgBorders>
            <w:top w:val="none" w:sz="0" w:space="0"/>
            <w:left w:val="none" w:sz="0" w:space="0"/>
            <w:bottom w:val="none" w:sz="0" w:space="0"/>
            <w:right w:val="none" w:sz="0" w:space="0"/>
          </w:pgBorders>
          <w:pgNumType w:fmt="decimal"/>
          <w:cols w:space="720" w:num="1"/>
        </w:sectPr>
      </w:pPr>
    </w:p>
    <w:p w14:paraId="5E756F67">
      <w:pPr>
        <w:pStyle w:val="4"/>
        <w:ind w:firstLine="0"/>
        <w:rPr>
          <w:lang w:eastAsia="zh-CN"/>
        </w:rPr>
      </w:pPr>
      <w:bookmarkStart w:id="1532" w:name="_Toc5670"/>
      <w:bookmarkStart w:id="1533" w:name="_Toc23243"/>
      <w:bookmarkStart w:id="1534" w:name="_Toc20425"/>
      <w:bookmarkStart w:id="1535" w:name="_Toc6366"/>
      <w:bookmarkStart w:id="1536" w:name="_Toc3248"/>
      <w:bookmarkStart w:id="1537" w:name="_Toc3794"/>
      <w:bookmarkStart w:id="1538" w:name="_Toc2364"/>
      <w:bookmarkStart w:id="1539" w:name="_Toc192580234"/>
      <w:bookmarkStart w:id="1540" w:name="_Toc1375"/>
      <w:bookmarkStart w:id="1541" w:name="_Toc29946"/>
      <w:bookmarkStart w:id="1542" w:name="_Toc6817"/>
      <w:bookmarkStart w:id="1543" w:name="_Toc30740"/>
      <w:bookmarkStart w:id="1544" w:name="_Toc29368"/>
      <w:bookmarkStart w:id="1545" w:name="_Toc4227"/>
      <w:bookmarkStart w:id="1546" w:name="_Toc29132"/>
      <w:bookmarkStart w:id="1547" w:name="_Toc6672"/>
      <w:bookmarkStart w:id="1548" w:name="_Toc24549"/>
      <w:bookmarkStart w:id="1549" w:name="_Toc8206"/>
      <w:bookmarkStart w:id="1550" w:name="_Toc15203"/>
      <w:r>
        <w:rPr>
          <w:rFonts w:hint="eastAsia"/>
          <w:lang w:eastAsia="zh-CN"/>
        </w:rPr>
        <w:t>表3.3-1</w:t>
      </w:r>
      <w:r>
        <w:rPr>
          <w:rFonts w:hint="eastAsia"/>
          <w:lang w:val="en-US" w:eastAsia="zh-CN"/>
        </w:rPr>
        <w:t>1</w:t>
      </w:r>
      <w:r>
        <w:rPr>
          <w:rFonts w:hint="eastAsia"/>
          <w:lang w:eastAsia="zh-CN"/>
        </w:rPr>
        <w:t xml:space="preserve"> 工程</w:t>
      </w:r>
      <w:r>
        <w:rPr>
          <w:rFonts w:hint="eastAsia"/>
          <w:lang w:val="en-US" w:eastAsia="zh-CN"/>
        </w:rPr>
        <w:t>费用</w:t>
      </w:r>
      <w:r>
        <w:rPr>
          <w:rFonts w:hint="eastAsia"/>
          <w:lang w:eastAsia="zh-CN"/>
        </w:rPr>
        <w:t>支付</w:t>
      </w:r>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r>
        <w:rPr>
          <w:rFonts w:hint="eastAsia"/>
          <w:lang w:val="en-US" w:eastAsia="zh-CN"/>
        </w:rPr>
        <w:t>审批表</w:t>
      </w:r>
      <w:bookmarkEnd w:id="1550"/>
    </w:p>
    <w:tbl>
      <w:tblPr>
        <w:tblStyle w:val="24"/>
        <w:tblW w:w="4500" w:type="pct"/>
        <w:jc w:val="center"/>
        <w:tblLayout w:type="autofit"/>
        <w:tblCellMar>
          <w:top w:w="0" w:type="dxa"/>
          <w:left w:w="108" w:type="dxa"/>
          <w:bottom w:w="0" w:type="dxa"/>
          <w:right w:w="108" w:type="dxa"/>
        </w:tblCellMar>
      </w:tblPr>
      <w:tblGrid>
        <w:gridCol w:w="1087"/>
        <w:gridCol w:w="1270"/>
        <w:gridCol w:w="1411"/>
        <w:gridCol w:w="1407"/>
        <w:gridCol w:w="1317"/>
        <w:gridCol w:w="1333"/>
        <w:gridCol w:w="1207"/>
      </w:tblGrid>
      <w:tr w14:paraId="0226095E">
        <w:tblPrEx>
          <w:tblCellMar>
            <w:top w:w="0" w:type="dxa"/>
            <w:left w:w="108" w:type="dxa"/>
            <w:bottom w:w="0" w:type="dxa"/>
            <w:right w:w="108" w:type="dxa"/>
          </w:tblCellMar>
        </w:tblPrEx>
        <w:trPr>
          <w:trHeight w:val="771" w:hRule="atLeast"/>
          <w:jc w:val="center"/>
        </w:trPr>
        <w:tc>
          <w:tcPr>
            <w:tcW w:w="2864" w:type="pct"/>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7F03D8DD">
            <w:pPr>
              <w:ind w:firstLine="720"/>
              <w:rPr>
                <w:rFonts w:ascii="宋体" w:hAnsi="宋体" w:cs="宋体"/>
                <w:color w:val="auto"/>
                <w:szCs w:val="36"/>
                <w:highlight w:val="none"/>
              </w:rPr>
            </w:pPr>
            <w:r>
              <w:rPr>
                <w:color w:val="auto"/>
                <w:sz w:val="36"/>
                <w:szCs w:val="36"/>
                <w:highlight w:val="none"/>
                <w:lang w:eastAsia="zh-CN"/>
              </w:rPr>
              <w:t>工程</w:t>
            </w:r>
            <w:r>
              <w:rPr>
                <w:rFonts w:hint="eastAsia"/>
                <w:color w:val="auto"/>
                <w:sz w:val="36"/>
                <w:szCs w:val="36"/>
                <w:highlight w:val="none"/>
                <w:lang w:val="en-US" w:eastAsia="zh-CN"/>
              </w:rPr>
              <w:t>费用</w:t>
            </w:r>
            <w:r>
              <w:rPr>
                <w:color w:val="auto"/>
                <w:sz w:val="36"/>
                <w:szCs w:val="36"/>
                <w:highlight w:val="none"/>
                <w:lang w:eastAsia="zh-CN"/>
              </w:rPr>
              <w:t>支付审批表</w:t>
            </w:r>
          </w:p>
        </w:tc>
        <w:tc>
          <w:tcPr>
            <w:tcW w:w="72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3DB2CF">
            <w:pPr>
              <w:spacing w:line="0" w:lineRule="atLeast"/>
              <w:ind w:firstLine="0" w:firstLineChars="0"/>
              <w:jc w:val="center"/>
              <w:textAlignment w:val="center"/>
              <w:rPr>
                <w:rFonts w:ascii="宋体" w:hAnsi="宋体" w:cs="宋体"/>
                <w:color w:val="auto"/>
                <w:sz w:val="22"/>
                <w:szCs w:val="22"/>
                <w:highlight w:val="none"/>
              </w:rPr>
            </w:pPr>
            <w:r>
              <w:rPr>
                <w:rFonts w:ascii="宋体" w:hAnsi="宋体" w:cs="宋体"/>
                <w:color w:val="auto"/>
                <w:sz w:val="22"/>
                <w:szCs w:val="22"/>
                <w:highlight w:val="none"/>
                <w:lang w:eastAsia="zh-CN" w:bidi="ar"/>
              </w:rPr>
              <w:t>资料编号</w:t>
            </w:r>
          </w:p>
        </w:tc>
        <w:tc>
          <w:tcPr>
            <w:tcW w:w="1407" w:type="pct"/>
            <w:gridSpan w:val="2"/>
            <w:tcBorders>
              <w:top w:val="single" w:color="000000" w:sz="4" w:space="0"/>
              <w:left w:val="single" w:color="000000" w:sz="4" w:space="0"/>
              <w:bottom w:val="single" w:color="000000" w:sz="4" w:space="0"/>
              <w:right w:val="single" w:color="000000" w:sz="4" w:space="0"/>
            </w:tcBorders>
            <w:shd w:val="clear" w:color="auto" w:fill="auto"/>
          </w:tcPr>
          <w:p w14:paraId="650945AD">
            <w:pPr>
              <w:spacing w:line="0" w:lineRule="atLeast"/>
              <w:ind w:firstLine="0" w:firstLineChars="0"/>
              <w:rPr>
                <w:rFonts w:ascii="Arial" w:hAnsi="Arial" w:cs="Arial"/>
                <w:color w:val="auto"/>
                <w:sz w:val="22"/>
                <w:szCs w:val="22"/>
                <w:highlight w:val="none"/>
              </w:rPr>
            </w:pPr>
          </w:p>
        </w:tc>
      </w:tr>
      <w:tr w14:paraId="137A31D8">
        <w:tblPrEx>
          <w:tblCellMar>
            <w:top w:w="0" w:type="dxa"/>
            <w:left w:w="108" w:type="dxa"/>
            <w:bottom w:w="0" w:type="dxa"/>
            <w:right w:w="108" w:type="dxa"/>
          </w:tblCellMar>
        </w:tblPrEx>
        <w:trPr>
          <w:trHeight w:val="1053" w:hRule="atLeast"/>
          <w:jc w:val="center"/>
        </w:trPr>
        <w:tc>
          <w:tcPr>
            <w:tcW w:w="6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54057E">
            <w:pPr>
              <w:spacing w:line="0" w:lineRule="atLeast"/>
              <w:ind w:firstLine="0" w:firstLineChars="0"/>
              <w:jc w:val="center"/>
              <w:textAlignment w:val="center"/>
              <w:rPr>
                <w:rFonts w:ascii="宋体" w:hAnsi="宋体" w:cs="宋体"/>
                <w:color w:val="auto"/>
                <w:sz w:val="22"/>
                <w:szCs w:val="22"/>
                <w:highlight w:val="none"/>
                <w:lang w:eastAsia="zh-CN" w:bidi="ar"/>
              </w:rPr>
            </w:pPr>
            <w:r>
              <w:rPr>
                <w:rFonts w:ascii="宋体" w:hAnsi="宋体" w:cs="宋体"/>
                <w:color w:val="auto"/>
                <w:sz w:val="22"/>
                <w:szCs w:val="22"/>
                <w:highlight w:val="none"/>
                <w:lang w:eastAsia="zh-CN" w:bidi="ar"/>
              </w:rPr>
              <w:t>合同</w:t>
            </w:r>
          </w:p>
          <w:p w14:paraId="0A83081B">
            <w:pPr>
              <w:spacing w:line="0" w:lineRule="atLeast"/>
              <w:ind w:firstLine="0" w:firstLineChars="0"/>
              <w:jc w:val="center"/>
              <w:textAlignment w:val="center"/>
              <w:rPr>
                <w:rFonts w:ascii="宋体" w:hAnsi="宋体" w:cs="宋体"/>
                <w:color w:val="auto"/>
                <w:sz w:val="22"/>
                <w:szCs w:val="22"/>
                <w:highlight w:val="none"/>
              </w:rPr>
            </w:pPr>
            <w:r>
              <w:rPr>
                <w:rFonts w:ascii="宋体" w:hAnsi="宋体" w:cs="宋体"/>
                <w:color w:val="auto"/>
                <w:sz w:val="22"/>
                <w:szCs w:val="22"/>
                <w:highlight w:val="none"/>
                <w:lang w:eastAsia="zh-CN" w:bidi="ar"/>
              </w:rPr>
              <w:t>名称</w:t>
            </w:r>
          </w:p>
        </w:tc>
        <w:tc>
          <w:tcPr>
            <w:tcW w:w="2262"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0E86452F">
            <w:pPr>
              <w:spacing w:line="0" w:lineRule="atLeast"/>
              <w:ind w:firstLine="0" w:firstLineChars="0"/>
              <w:textAlignment w:val="center"/>
              <w:rPr>
                <w:rFonts w:ascii="宋体" w:hAnsi="宋体" w:cs="宋体"/>
                <w:color w:val="auto"/>
                <w:sz w:val="22"/>
                <w:szCs w:val="22"/>
                <w:highlight w:val="none"/>
              </w:rPr>
            </w:pPr>
          </w:p>
        </w:tc>
        <w:tc>
          <w:tcPr>
            <w:tcW w:w="72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44D92E">
            <w:pPr>
              <w:spacing w:line="0" w:lineRule="atLeast"/>
              <w:ind w:firstLine="0" w:firstLineChars="0"/>
              <w:jc w:val="center"/>
              <w:textAlignment w:val="center"/>
              <w:rPr>
                <w:rFonts w:ascii="宋体" w:hAnsi="宋体" w:cs="宋体"/>
                <w:color w:val="auto"/>
                <w:sz w:val="22"/>
                <w:szCs w:val="22"/>
                <w:highlight w:val="none"/>
              </w:rPr>
            </w:pPr>
            <w:r>
              <w:rPr>
                <w:rFonts w:ascii="宋体" w:hAnsi="宋体" w:cs="宋体"/>
                <w:color w:val="auto"/>
                <w:sz w:val="22"/>
                <w:szCs w:val="22"/>
                <w:highlight w:val="none"/>
                <w:lang w:eastAsia="zh-CN" w:bidi="ar"/>
              </w:rPr>
              <w:t>申报日期</w:t>
            </w:r>
          </w:p>
        </w:tc>
        <w:tc>
          <w:tcPr>
            <w:tcW w:w="1407" w:type="pct"/>
            <w:gridSpan w:val="2"/>
            <w:tcBorders>
              <w:top w:val="single" w:color="000000" w:sz="4" w:space="0"/>
              <w:left w:val="single" w:color="000000" w:sz="4" w:space="0"/>
              <w:bottom w:val="single" w:color="000000" w:sz="4" w:space="0"/>
              <w:right w:val="single" w:color="000000" w:sz="4" w:space="0"/>
            </w:tcBorders>
            <w:shd w:val="clear" w:color="auto" w:fill="auto"/>
          </w:tcPr>
          <w:p w14:paraId="6215354E">
            <w:pPr>
              <w:spacing w:line="0" w:lineRule="atLeast"/>
              <w:ind w:firstLine="0" w:firstLineChars="0"/>
              <w:rPr>
                <w:rFonts w:ascii="宋体" w:hAnsi="宋体" w:cs="宋体"/>
                <w:color w:val="auto"/>
                <w:sz w:val="22"/>
                <w:szCs w:val="22"/>
                <w:highlight w:val="none"/>
              </w:rPr>
            </w:pPr>
          </w:p>
        </w:tc>
      </w:tr>
      <w:tr w14:paraId="49CF1B26">
        <w:tblPrEx>
          <w:tblCellMar>
            <w:top w:w="0" w:type="dxa"/>
            <w:left w:w="108" w:type="dxa"/>
            <w:bottom w:w="0" w:type="dxa"/>
            <w:right w:w="108" w:type="dxa"/>
          </w:tblCellMar>
        </w:tblPrEx>
        <w:trPr>
          <w:trHeight w:val="826" w:hRule="atLeast"/>
          <w:jc w:val="center"/>
        </w:trPr>
        <w:tc>
          <w:tcPr>
            <w:tcW w:w="6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6496BD">
            <w:pPr>
              <w:spacing w:line="0" w:lineRule="atLeast"/>
              <w:ind w:firstLine="0" w:firstLineChars="0"/>
              <w:jc w:val="center"/>
              <w:textAlignment w:val="center"/>
              <w:rPr>
                <w:rFonts w:ascii="宋体" w:hAnsi="宋体" w:cs="宋体"/>
                <w:color w:val="auto"/>
                <w:sz w:val="22"/>
                <w:szCs w:val="22"/>
                <w:highlight w:val="none"/>
                <w:lang w:eastAsia="zh-CN" w:bidi="ar"/>
              </w:rPr>
            </w:pPr>
            <w:r>
              <w:rPr>
                <w:rFonts w:ascii="宋体" w:hAnsi="宋体" w:cs="宋体"/>
                <w:color w:val="auto"/>
                <w:sz w:val="22"/>
                <w:szCs w:val="22"/>
                <w:highlight w:val="none"/>
                <w:lang w:eastAsia="zh-CN" w:bidi="ar"/>
              </w:rPr>
              <w:t>申请</w:t>
            </w:r>
          </w:p>
          <w:p w14:paraId="2E7C7E26">
            <w:pPr>
              <w:spacing w:line="0" w:lineRule="atLeast"/>
              <w:ind w:firstLine="0" w:firstLineChars="0"/>
              <w:jc w:val="center"/>
              <w:textAlignment w:val="center"/>
              <w:rPr>
                <w:rFonts w:ascii="宋体" w:hAnsi="宋体" w:cs="宋体"/>
                <w:color w:val="auto"/>
                <w:sz w:val="22"/>
                <w:szCs w:val="22"/>
                <w:highlight w:val="none"/>
              </w:rPr>
            </w:pPr>
            <w:r>
              <w:rPr>
                <w:rFonts w:ascii="宋体" w:hAnsi="宋体" w:cs="宋体"/>
                <w:color w:val="auto"/>
                <w:sz w:val="22"/>
                <w:szCs w:val="22"/>
                <w:highlight w:val="none"/>
                <w:lang w:eastAsia="zh-CN" w:bidi="ar"/>
              </w:rPr>
              <w:t>单位</w:t>
            </w:r>
          </w:p>
        </w:tc>
        <w:tc>
          <w:tcPr>
            <w:tcW w:w="4398" w:type="pct"/>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5FD1FA2C">
            <w:pPr>
              <w:spacing w:line="0" w:lineRule="atLeast"/>
              <w:ind w:firstLine="0" w:firstLineChars="0"/>
              <w:textAlignment w:val="center"/>
              <w:rPr>
                <w:rFonts w:ascii="宋体" w:hAnsi="宋体" w:cs="宋体"/>
                <w:color w:val="auto"/>
                <w:sz w:val="22"/>
                <w:szCs w:val="22"/>
                <w:highlight w:val="none"/>
              </w:rPr>
            </w:pPr>
          </w:p>
        </w:tc>
      </w:tr>
      <w:tr w14:paraId="0830C001">
        <w:tblPrEx>
          <w:tblCellMar>
            <w:top w:w="0" w:type="dxa"/>
            <w:left w:w="108" w:type="dxa"/>
            <w:bottom w:w="0" w:type="dxa"/>
            <w:right w:w="108" w:type="dxa"/>
          </w:tblCellMar>
        </w:tblPrEx>
        <w:trPr>
          <w:trHeight w:val="1000" w:hRule="atLeast"/>
          <w:jc w:val="center"/>
        </w:trPr>
        <w:tc>
          <w:tcPr>
            <w:tcW w:w="6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ED649D">
            <w:pPr>
              <w:spacing w:line="0" w:lineRule="atLeast"/>
              <w:ind w:firstLine="0" w:firstLineChars="0"/>
              <w:jc w:val="center"/>
              <w:textAlignment w:val="center"/>
              <w:rPr>
                <w:rFonts w:ascii="宋体" w:hAnsi="宋体" w:cs="宋体"/>
                <w:color w:val="auto"/>
                <w:sz w:val="22"/>
                <w:szCs w:val="22"/>
                <w:highlight w:val="none"/>
                <w:lang w:eastAsia="zh-CN" w:bidi="ar"/>
              </w:rPr>
            </w:pPr>
            <w:r>
              <w:rPr>
                <w:rFonts w:ascii="宋体" w:hAnsi="宋体" w:cs="宋体"/>
                <w:color w:val="auto"/>
                <w:sz w:val="22"/>
                <w:szCs w:val="22"/>
                <w:highlight w:val="none"/>
                <w:lang w:eastAsia="zh-CN" w:bidi="ar"/>
              </w:rPr>
              <w:t>支付</w:t>
            </w:r>
          </w:p>
          <w:p w14:paraId="486EC458">
            <w:pPr>
              <w:spacing w:line="0" w:lineRule="atLeast"/>
              <w:ind w:firstLine="0" w:firstLineChars="0"/>
              <w:jc w:val="center"/>
              <w:textAlignment w:val="center"/>
              <w:rPr>
                <w:rFonts w:ascii="宋体" w:hAnsi="宋体" w:cs="宋体"/>
                <w:color w:val="auto"/>
                <w:sz w:val="22"/>
                <w:szCs w:val="22"/>
                <w:highlight w:val="none"/>
              </w:rPr>
            </w:pPr>
            <w:r>
              <w:rPr>
                <w:rFonts w:ascii="宋体" w:hAnsi="宋体" w:cs="宋体"/>
                <w:color w:val="auto"/>
                <w:sz w:val="22"/>
                <w:szCs w:val="22"/>
                <w:highlight w:val="none"/>
                <w:lang w:eastAsia="zh-CN" w:bidi="ar"/>
              </w:rPr>
              <w:t>阶段</w:t>
            </w:r>
          </w:p>
        </w:tc>
        <w:tc>
          <w:tcPr>
            <w:tcW w:w="4398" w:type="pct"/>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78910C01">
            <w:pPr>
              <w:spacing w:line="0" w:lineRule="atLeast"/>
              <w:ind w:firstLine="0" w:firstLineChars="0"/>
              <w:textAlignment w:val="center"/>
              <w:rPr>
                <w:rFonts w:ascii="宋体" w:hAnsi="宋体" w:cs="宋体"/>
                <w:color w:val="auto"/>
                <w:sz w:val="22"/>
                <w:szCs w:val="22"/>
                <w:highlight w:val="none"/>
                <w:lang w:eastAsia="zh-CN"/>
              </w:rPr>
            </w:pPr>
            <w:r>
              <w:rPr>
                <w:rFonts w:ascii="宋体" w:hAnsi="宋体" w:cs="宋体"/>
                <w:color w:val="auto"/>
                <w:sz w:val="22"/>
                <w:szCs w:val="22"/>
                <w:highlight w:val="none"/>
                <w:lang w:eastAsia="zh-CN" w:bidi="ar"/>
              </w:rPr>
              <w:t>口预付款     口进度款      口竣工验收      口竣工结算     口最终结清</w:t>
            </w:r>
          </w:p>
        </w:tc>
      </w:tr>
      <w:tr w14:paraId="761F0D4D">
        <w:tblPrEx>
          <w:tblCellMar>
            <w:top w:w="0" w:type="dxa"/>
            <w:left w:w="108" w:type="dxa"/>
            <w:bottom w:w="0" w:type="dxa"/>
            <w:right w:w="108" w:type="dxa"/>
          </w:tblCellMar>
        </w:tblPrEx>
        <w:trPr>
          <w:trHeight w:val="753" w:hRule="atLeast"/>
          <w:jc w:val="center"/>
        </w:trPr>
        <w:tc>
          <w:tcPr>
            <w:tcW w:w="60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5C635B2">
            <w:pPr>
              <w:spacing w:line="0" w:lineRule="atLeast"/>
              <w:ind w:firstLine="0" w:firstLineChars="0"/>
              <w:jc w:val="center"/>
              <w:textAlignment w:val="center"/>
              <w:rPr>
                <w:rFonts w:ascii="宋体" w:hAnsi="宋体" w:cs="宋体"/>
                <w:color w:val="auto"/>
                <w:sz w:val="22"/>
                <w:szCs w:val="22"/>
                <w:highlight w:val="none"/>
                <w:lang w:eastAsia="zh-CN" w:bidi="ar"/>
              </w:rPr>
            </w:pPr>
            <w:r>
              <w:rPr>
                <w:rFonts w:ascii="宋体" w:hAnsi="宋体" w:cs="宋体"/>
                <w:color w:val="auto"/>
                <w:sz w:val="22"/>
                <w:szCs w:val="22"/>
                <w:highlight w:val="none"/>
                <w:lang w:eastAsia="zh-CN" w:bidi="ar"/>
              </w:rPr>
              <w:t>支付</w:t>
            </w:r>
          </w:p>
          <w:p w14:paraId="69EDEF39">
            <w:pPr>
              <w:spacing w:line="0" w:lineRule="atLeast"/>
              <w:ind w:firstLine="0" w:firstLineChars="0"/>
              <w:jc w:val="center"/>
              <w:textAlignment w:val="center"/>
              <w:rPr>
                <w:rFonts w:ascii="宋体" w:hAnsi="宋体" w:cs="宋体"/>
                <w:color w:val="auto"/>
                <w:sz w:val="22"/>
                <w:szCs w:val="22"/>
                <w:highlight w:val="none"/>
              </w:rPr>
            </w:pPr>
            <w:r>
              <w:rPr>
                <w:rFonts w:ascii="宋体" w:hAnsi="宋体" w:cs="宋体"/>
                <w:color w:val="auto"/>
                <w:sz w:val="22"/>
                <w:szCs w:val="22"/>
                <w:highlight w:val="none"/>
                <w:lang w:eastAsia="zh-CN" w:bidi="ar"/>
              </w:rPr>
              <w:t>情况</w:t>
            </w:r>
          </w:p>
        </w:tc>
        <w:tc>
          <w:tcPr>
            <w:tcW w:w="7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6A6CD3">
            <w:pPr>
              <w:spacing w:line="0" w:lineRule="atLeast"/>
              <w:ind w:firstLine="0" w:firstLineChars="0"/>
              <w:jc w:val="center"/>
              <w:textAlignment w:val="center"/>
              <w:rPr>
                <w:rFonts w:ascii="宋体" w:hAnsi="宋体" w:cs="宋体"/>
                <w:color w:val="auto"/>
                <w:sz w:val="22"/>
                <w:szCs w:val="22"/>
                <w:highlight w:val="none"/>
              </w:rPr>
            </w:pPr>
            <w:r>
              <w:rPr>
                <w:rFonts w:ascii="宋体" w:hAnsi="宋体" w:cs="宋体"/>
                <w:color w:val="auto"/>
                <w:sz w:val="22"/>
                <w:szCs w:val="22"/>
                <w:highlight w:val="none"/>
                <w:lang w:eastAsia="zh-CN" w:bidi="ar"/>
              </w:rPr>
              <w:t>合同签约金额</w:t>
            </w:r>
          </w:p>
        </w:tc>
        <w:tc>
          <w:tcPr>
            <w:tcW w:w="7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A71E0A">
            <w:pPr>
              <w:spacing w:line="0" w:lineRule="atLeast"/>
              <w:ind w:firstLine="0" w:firstLineChars="0"/>
              <w:jc w:val="center"/>
              <w:rPr>
                <w:rFonts w:ascii="宋体" w:hAnsi="宋体" w:cs="宋体"/>
                <w:color w:val="auto"/>
                <w:sz w:val="22"/>
                <w:szCs w:val="22"/>
                <w:highlight w:val="none"/>
              </w:rPr>
            </w:pPr>
          </w:p>
        </w:tc>
        <w:tc>
          <w:tcPr>
            <w:tcW w:w="7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6D118A">
            <w:pPr>
              <w:spacing w:line="0" w:lineRule="atLeast"/>
              <w:ind w:firstLine="0" w:firstLineChars="0"/>
              <w:jc w:val="center"/>
              <w:textAlignment w:val="center"/>
              <w:rPr>
                <w:rFonts w:ascii="宋体" w:hAnsi="宋体" w:cs="宋体"/>
                <w:color w:val="auto"/>
                <w:sz w:val="22"/>
                <w:szCs w:val="22"/>
                <w:highlight w:val="none"/>
              </w:rPr>
            </w:pPr>
            <w:r>
              <w:rPr>
                <w:rFonts w:ascii="宋体" w:hAnsi="宋体" w:cs="宋体"/>
                <w:color w:val="auto"/>
                <w:sz w:val="22"/>
                <w:szCs w:val="22"/>
                <w:highlight w:val="none"/>
                <w:lang w:eastAsia="zh-CN" w:bidi="ar"/>
              </w:rPr>
              <w:t>本次完成金额</w:t>
            </w:r>
          </w:p>
        </w:tc>
        <w:tc>
          <w:tcPr>
            <w:tcW w:w="72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FA999B">
            <w:pPr>
              <w:spacing w:line="0" w:lineRule="atLeast"/>
              <w:ind w:firstLine="0" w:firstLineChars="0"/>
              <w:jc w:val="center"/>
              <w:rPr>
                <w:rFonts w:ascii="宋体" w:hAnsi="宋体" w:cs="宋体"/>
                <w:color w:val="auto"/>
                <w:sz w:val="22"/>
                <w:szCs w:val="22"/>
                <w:highlight w:val="none"/>
              </w:rPr>
            </w:pPr>
          </w:p>
        </w:tc>
        <w:tc>
          <w:tcPr>
            <w:tcW w:w="7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93251E">
            <w:pPr>
              <w:spacing w:line="0" w:lineRule="atLeast"/>
              <w:ind w:firstLine="0" w:firstLineChars="0"/>
              <w:jc w:val="center"/>
              <w:textAlignment w:val="center"/>
              <w:rPr>
                <w:rFonts w:ascii="宋体" w:hAnsi="宋体" w:cs="宋体"/>
                <w:color w:val="auto"/>
                <w:sz w:val="22"/>
                <w:szCs w:val="22"/>
                <w:highlight w:val="none"/>
              </w:rPr>
            </w:pPr>
            <w:r>
              <w:rPr>
                <w:rFonts w:ascii="宋体" w:hAnsi="宋体" w:cs="宋体"/>
                <w:color w:val="auto"/>
                <w:sz w:val="22"/>
                <w:szCs w:val="22"/>
                <w:highlight w:val="none"/>
                <w:lang w:eastAsia="zh-CN" w:bidi="ar"/>
              </w:rPr>
              <w:t>累计完成金额</w:t>
            </w:r>
          </w:p>
        </w:tc>
        <w:tc>
          <w:tcPr>
            <w:tcW w:w="6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C5E007">
            <w:pPr>
              <w:spacing w:line="0" w:lineRule="atLeast"/>
              <w:ind w:firstLine="0" w:firstLineChars="0"/>
              <w:jc w:val="center"/>
              <w:rPr>
                <w:rFonts w:ascii="宋体" w:hAnsi="宋体" w:cs="宋体"/>
                <w:color w:val="auto"/>
                <w:sz w:val="22"/>
                <w:szCs w:val="22"/>
                <w:highlight w:val="none"/>
              </w:rPr>
            </w:pPr>
          </w:p>
        </w:tc>
      </w:tr>
      <w:tr w14:paraId="7CF3F773">
        <w:tblPrEx>
          <w:tblCellMar>
            <w:top w:w="0" w:type="dxa"/>
            <w:left w:w="108" w:type="dxa"/>
            <w:bottom w:w="0" w:type="dxa"/>
            <w:right w:w="108" w:type="dxa"/>
          </w:tblCellMar>
        </w:tblPrEx>
        <w:trPr>
          <w:trHeight w:val="834" w:hRule="atLeast"/>
          <w:jc w:val="center"/>
        </w:trPr>
        <w:tc>
          <w:tcPr>
            <w:tcW w:w="60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57C3823">
            <w:pPr>
              <w:spacing w:line="0" w:lineRule="atLeast"/>
              <w:ind w:firstLine="0" w:firstLineChars="0"/>
              <w:jc w:val="center"/>
              <w:rPr>
                <w:rFonts w:ascii="宋体" w:hAnsi="宋体" w:cs="宋体"/>
                <w:color w:val="auto"/>
                <w:sz w:val="22"/>
                <w:szCs w:val="22"/>
                <w:highlight w:val="none"/>
              </w:rPr>
            </w:pPr>
          </w:p>
        </w:tc>
        <w:tc>
          <w:tcPr>
            <w:tcW w:w="7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AEB45D">
            <w:pPr>
              <w:spacing w:line="0" w:lineRule="atLeast"/>
              <w:ind w:firstLine="0" w:firstLineChars="0"/>
              <w:jc w:val="center"/>
              <w:textAlignment w:val="center"/>
              <w:rPr>
                <w:rFonts w:ascii="宋体" w:hAnsi="宋体" w:cs="宋体"/>
                <w:color w:val="auto"/>
                <w:sz w:val="22"/>
                <w:szCs w:val="22"/>
                <w:highlight w:val="none"/>
              </w:rPr>
            </w:pPr>
            <w:r>
              <w:rPr>
                <w:rFonts w:ascii="宋体" w:hAnsi="宋体" w:cs="宋体"/>
                <w:color w:val="auto"/>
                <w:sz w:val="22"/>
                <w:szCs w:val="22"/>
                <w:highlight w:val="none"/>
                <w:lang w:eastAsia="zh-CN" w:bidi="ar"/>
              </w:rPr>
              <w:t>已支付金额</w:t>
            </w:r>
          </w:p>
        </w:tc>
        <w:tc>
          <w:tcPr>
            <w:tcW w:w="7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30338E">
            <w:pPr>
              <w:spacing w:line="0" w:lineRule="atLeast"/>
              <w:ind w:firstLine="0" w:firstLineChars="0"/>
              <w:jc w:val="center"/>
              <w:rPr>
                <w:rFonts w:ascii="宋体" w:hAnsi="宋体" w:cs="宋体"/>
                <w:color w:val="auto"/>
                <w:sz w:val="22"/>
                <w:szCs w:val="22"/>
                <w:highlight w:val="none"/>
              </w:rPr>
            </w:pPr>
          </w:p>
        </w:tc>
        <w:tc>
          <w:tcPr>
            <w:tcW w:w="7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433A9F">
            <w:pPr>
              <w:spacing w:line="0" w:lineRule="atLeast"/>
              <w:ind w:firstLine="0" w:firstLineChars="0"/>
              <w:jc w:val="center"/>
              <w:textAlignment w:val="center"/>
              <w:rPr>
                <w:rFonts w:ascii="宋体" w:hAnsi="宋体" w:cs="宋体"/>
                <w:color w:val="auto"/>
                <w:sz w:val="22"/>
                <w:szCs w:val="22"/>
                <w:highlight w:val="none"/>
              </w:rPr>
            </w:pPr>
            <w:r>
              <w:rPr>
                <w:rFonts w:ascii="宋体" w:hAnsi="宋体" w:cs="宋体"/>
                <w:color w:val="auto"/>
                <w:sz w:val="22"/>
                <w:szCs w:val="22"/>
                <w:highlight w:val="none"/>
                <w:lang w:eastAsia="zh-CN" w:bidi="ar"/>
              </w:rPr>
              <w:t>本次应付金额</w:t>
            </w:r>
          </w:p>
        </w:tc>
        <w:tc>
          <w:tcPr>
            <w:tcW w:w="72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AC27C7">
            <w:pPr>
              <w:spacing w:line="0" w:lineRule="atLeast"/>
              <w:ind w:firstLine="0" w:firstLineChars="0"/>
              <w:jc w:val="center"/>
              <w:rPr>
                <w:rFonts w:ascii="宋体" w:hAnsi="宋体" w:cs="宋体"/>
                <w:color w:val="auto"/>
                <w:sz w:val="22"/>
                <w:szCs w:val="22"/>
                <w:highlight w:val="none"/>
              </w:rPr>
            </w:pPr>
          </w:p>
        </w:tc>
        <w:tc>
          <w:tcPr>
            <w:tcW w:w="7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A6F66F">
            <w:pPr>
              <w:spacing w:line="0" w:lineRule="atLeast"/>
              <w:ind w:firstLine="0" w:firstLineChars="0"/>
              <w:jc w:val="center"/>
              <w:textAlignment w:val="center"/>
              <w:rPr>
                <w:rFonts w:ascii="宋体" w:hAnsi="宋体" w:cs="宋体"/>
                <w:color w:val="auto"/>
                <w:sz w:val="22"/>
                <w:szCs w:val="22"/>
                <w:highlight w:val="none"/>
              </w:rPr>
            </w:pPr>
            <w:r>
              <w:rPr>
                <w:rFonts w:ascii="宋体" w:hAnsi="宋体" w:cs="宋体"/>
                <w:color w:val="auto"/>
                <w:sz w:val="22"/>
                <w:szCs w:val="22"/>
                <w:highlight w:val="none"/>
                <w:lang w:eastAsia="zh-CN" w:bidi="ar"/>
              </w:rPr>
              <w:t>累计应付金额</w:t>
            </w:r>
          </w:p>
        </w:tc>
        <w:tc>
          <w:tcPr>
            <w:tcW w:w="6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91AC86">
            <w:pPr>
              <w:spacing w:line="0" w:lineRule="atLeast"/>
              <w:ind w:firstLine="0" w:firstLineChars="0"/>
              <w:jc w:val="center"/>
              <w:rPr>
                <w:rFonts w:ascii="宋体" w:hAnsi="宋体" w:cs="宋体"/>
                <w:color w:val="auto"/>
                <w:sz w:val="22"/>
                <w:szCs w:val="22"/>
                <w:highlight w:val="none"/>
              </w:rPr>
            </w:pPr>
          </w:p>
        </w:tc>
      </w:tr>
      <w:tr w14:paraId="3BDDE7E2">
        <w:tblPrEx>
          <w:tblCellMar>
            <w:top w:w="0" w:type="dxa"/>
            <w:left w:w="108" w:type="dxa"/>
            <w:bottom w:w="0" w:type="dxa"/>
            <w:right w:w="108" w:type="dxa"/>
          </w:tblCellMar>
        </w:tblPrEx>
        <w:trPr>
          <w:trHeight w:val="90" w:hRule="atLeast"/>
          <w:jc w:val="center"/>
        </w:trPr>
        <w:tc>
          <w:tcPr>
            <w:tcW w:w="6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424E10">
            <w:pPr>
              <w:spacing w:line="0" w:lineRule="atLeast"/>
              <w:ind w:firstLine="0" w:firstLineChars="0"/>
              <w:jc w:val="center"/>
              <w:textAlignment w:val="center"/>
              <w:rPr>
                <w:rFonts w:ascii="宋体" w:hAnsi="宋体" w:cs="宋体"/>
                <w:color w:val="auto"/>
                <w:sz w:val="22"/>
                <w:szCs w:val="22"/>
                <w:highlight w:val="none"/>
                <w:lang w:eastAsia="zh-CN" w:bidi="ar"/>
              </w:rPr>
            </w:pPr>
            <w:r>
              <w:rPr>
                <w:rFonts w:ascii="宋体" w:hAnsi="宋体" w:cs="宋体"/>
                <w:color w:val="auto"/>
                <w:sz w:val="22"/>
                <w:szCs w:val="22"/>
                <w:highlight w:val="none"/>
                <w:lang w:eastAsia="zh-CN" w:bidi="ar"/>
              </w:rPr>
              <w:t>申请</w:t>
            </w:r>
          </w:p>
          <w:p w14:paraId="7C3FB8A1">
            <w:pPr>
              <w:spacing w:line="0" w:lineRule="atLeast"/>
              <w:ind w:firstLine="0" w:firstLineChars="0"/>
              <w:jc w:val="center"/>
              <w:textAlignment w:val="center"/>
              <w:rPr>
                <w:rFonts w:ascii="宋体" w:hAnsi="宋体" w:cs="宋体"/>
                <w:color w:val="auto"/>
                <w:sz w:val="22"/>
                <w:szCs w:val="22"/>
                <w:highlight w:val="none"/>
              </w:rPr>
            </w:pPr>
            <w:r>
              <w:rPr>
                <w:rFonts w:ascii="宋体" w:hAnsi="宋体" w:cs="宋体"/>
                <w:color w:val="auto"/>
                <w:sz w:val="22"/>
                <w:szCs w:val="22"/>
                <w:highlight w:val="none"/>
                <w:lang w:eastAsia="zh-CN" w:bidi="ar"/>
              </w:rPr>
              <w:t>内容</w:t>
            </w:r>
          </w:p>
        </w:tc>
        <w:tc>
          <w:tcPr>
            <w:tcW w:w="4398" w:type="pct"/>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06B496C0">
            <w:pPr>
              <w:spacing w:line="0" w:lineRule="atLeast"/>
              <w:ind w:firstLine="0" w:firstLineChars="0"/>
              <w:textAlignment w:val="center"/>
              <w:rPr>
                <w:rFonts w:ascii="宋体" w:hAnsi="宋体" w:cs="宋体"/>
                <w:color w:val="auto"/>
                <w:sz w:val="22"/>
                <w:szCs w:val="22"/>
                <w:highlight w:val="none"/>
                <w:lang w:eastAsia="zh-CN"/>
              </w:rPr>
            </w:pPr>
            <w:r>
              <w:rPr>
                <w:rFonts w:ascii="宋体" w:hAnsi="宋体" w:cs="宋体"/>
                <w:color w:val="auto"/>
                <w:sz w:val="22"/>
                <w:szCs w:val="22"/>
                <w:highlight w:val="none"/>
                <w:lang w:eastAsia="zh-CN" w:bidi="ar"/>
              </w:rPr>
              <w:t>附件：支付申请函、支付依据(技术服务合同盖章页以及支付条款合同页</w:t>
            </w:r>
          </w:p>
        </w:tc>
      </w:tr>
      <w:tr w14:paraId="18637EEA">
        <w:tblPrEx>
          <w:tblCellMar>
            <w:top w:w="0" w:type="dxa"/>
            <w:left w:w="108" w:type="dxa"/>
            <w:bottom w:w="0" w:type="dxa"/>
            <w:right w:w="108" w:type="dxa"/>
          </w:tblCellMar>
        </w:tblPrEx>
        <w:trPr>
          <w:trHeight w:val="90" w:hRule="atLeast"/>
          <w:jc w:val="center"/>
        </w:trPr>
        <w:tc>
          <w:tcPr>
            <w:tcW w:w="60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0CECED1">
            <w:pPr>
              <w:spacing w:line="0" w:lineRule="atLeast"/>
              <w:ind w:firstLine="0" w:firstLineChars="0"/>
              <w:jc w:val="center"/>
              <w:textAlignment w:val="center"/>
              <w:rPr>
                <w:rFonts w:ascii="宋体" w:hAnsi="宋体" w:cs="宋体"/>
                <w:color w:val="auto"/>
                <w:sz w:val="22"/>
                <w:szCs w:val="22"/>
                <w:highlight w:val="none"/>
                <w:lang w:eastAsia="zh-CN" w:bidi="ar"/>
              </w:rPr>
            </w:pPr>
            <w:r>
              <w:rPr>
                <w:rFonts w:ascii="宋体" w:hAnsi="宋体" w:cs="宋体"/>
                <w:color w:val="auto"/>
                <w:sz w:val="22"/>
                <w:szCs w:val="22"/>
                <w:highlight w:val="none"/>
                <w:lang w:eastAsia="zh-CN" w:bidi="ar"/>
              </w:rPr>
              <w:t>申请</w:t>
            </w:r>
          </w:p>
          <w:p w14:paraId="100CAEA7">
            <w:pPr>
              <w:spacing w:line="0" w:lineRule="atLeast"/>
              <w:ind w:firstLine="0" w:firstLineChars="0"/>
              <w:jc w:val="center"/>
              <w:textAlignment w:val="center"/>
              <w:rPr>
                <w:rFonts w:ascii="宋体" w:hAnsi="宋体" w:cs="宋体"/>
                <w:color w:val="auto"/>
                <w:sz w:val="22"/>
                <w:szCs w:val="22"/>
                <w:highlight w:val="none"/>
              </w:rPr>
            </w:pPr>
            <w:r>
              <w:rPr>
                <w:rFonts w:ascii="宋体" w:hAnsi="宋体" w:cs="宋体"/>
                <w:color w:val="auto"/>
                <w:sz w:val="22"/>
                <w:szCs w:val="22"/>
                <w:highlight w:val="none"/>
                <w:lang w:eastAsia="zh-CN" w:bidi="ar"/>
              </w:rPr>
              <w:t>单位</w:t>
            </w:r>
          </w:p>
        </w:tc>
        <w:tc>
          <w:tcPr>
            <w:tcW w:w="4398" w:type="pct"/>
            <w:gridSpan w:val="6"/>
            <w:tcBorders>
              <w:top w:val="single" w:color="000000" w:sz="4" w:space="0"/>
              <w:left w:val="single" w:color="000000" w:sz="4" w:space="0"/>
              <w:bottom w:val="nil"/>
              <w:right w:val="single" w:color="000000" w:sz="4" w:space="0"/>
            </w:tcBorders>
            <w:shd w:val="clear" w:color="auto" w:fill="auto"/>
          </w:tcPr>
          <w:p w14:paraId="437293DF">
            <w:pPr>
              <w:spacing w:line="0" w:lineRule="atLeast"/>
              <w:ind w:right="880" w:firstLine="0" w:firstLineChars="0"/>
              <w:textAlignment w:val="bottom"/>
              <w:rPr>
                <w:rFonts w:ascii="宋体" w:hAnsi="宋体" w:cs="宋体"/>
                <w:color w:val="auto"/>
                <w:sz w:val="22"/>
                <w:szCs w:val="22"/>
                <w:highlight w:val="none"/>
                <w:lang w:eastAsia="zh-CN"/>
              </w:rPr>
            </w:pPr>
          </w:p>
          <w:p w14:paraId="31088FC7">
            <w:pPr>
              <w:spacing w:line="0" w:lineRule="atLeast"/>
              <w:ind w:right="880" w:firstLine="0" w:firstLineChars="0"/>
              <w:textAlignment w:val="bottom"/>
              <w:rPr>
                <w:rFonts w:ascii="宋体" w:hAnsi="宋体" w:cs="宋体"/>
                <w:color w:val="auto"/>
                <w:sz w:val="22"/>
                <w:szCs w:val="22"/>
                <w:highlight w:val="none"/>
                <w:lang w:eastAsia="zh-CN"/>
              </w:rPr>
            </w:pPr>
          </w:p>
          <w:p w14:paraId="06679DB0">
            <w:pPr>
              <w:spacing w:line="0" w:lineRule="atLeast"/>
              <w:ind w:right="880" w:firstLine="0" w:firstLineChars="0"/>
              <w:textAlignment w:val="bottom"/>
              <w:rPr>
                <w:rFonts w:ascii="宋体" w:hAnsi="宋体" w:cs="宋体"/>
                <w:color w:val="auto"/>
                <w:sz w:val="22"/>
                <w:szCs w:val="22"/>
                <w:highlight w:val="none"/>
                <w:lang w:eastAsia="zh-CN"/>
              </w:rPr>
            </w:pPr>
          </w:p>
          <w:p w14:paraId="510B0D1A">
            <w:pPr>
              <w:spacing w:line="0" w:lineRule="atLeast"/>
              <w:ind w:right="880" w:firstLine="0" w:firstLineChars="0"/>
              <w:textAlignment w:val="bottom"/>
              <w:rPr>
                <w:rFonts w:ascii="宋体" w:hAnsi="宋体" w:cs="宋体"/>
                <w:color w:val="auto"/>
                <w:sz w:val="22"/>
                <w:szCs w:val="22"/>
                <w:highlight w:val="none"/>
                <w:lang w:eastAsia="zh-CN"/>
              </w:rPr>
            </w:pPr>
          </w:p>
          <w:p w14:paraId="46D9C2FC">
            <w:pPr>
              <w:spacing w:line="0" w:lineRule="atLeast"/>
              <w:ind w:right="880" w:firstLine="0" w:firstLineChars="0"/>
              <w:textAlignment w:val="bottom"/>
              <w:rPr>
                <w:rFonts w:ascii="宋体" w:hAnsi="宋体" w:cs="宋体"/>
                <w:color w:val="auto"/>
                <w:sz w:val="22"/>
                <w:szCs w:val="22"/>
                <w:highlight w:val="none"/>
                <w:lang w:eastAsia="zh-CN"/>
              </w:rPr>
            </w:pPr>
          </w:p>
          <w:p w14:paraId="1C70EED2">
            <w:pPr>
              <w:spacing w:line="0" w:lineRule="atLeast"/>
              <w:ind w:right="880" w:firstLine="0" w:firstLineChars="0"/>
              <w:textAlignment w:val="bottom"/>
              <w:rPr>
                <w:rFonts w:ascii="宋体" w:hAnsi="宋体" w:cs="宋体"/>
                <w:color w:val="auto"/>
                <w:sz w:val="22"/>
                <w:szCs w:val="22"/>
                <w:highlight w:val="none"/>
                <w:lang w:eastAsia="zh-CN"/>
              </w:rPr>
            </w:pPr>
          </w:p>
          <w:p w14:paraId="082017A2">
            <w:pPr>
              <w:spacing w:line="0" w:lineRule="atLeast"/>
              <w:ind w:right="880" w:firstLine="0" w:firstLineChars="0"/>
              <w:textAlignment w:val="bottom"/>
              <w:rPr>
                <w:rFonts w:ascii="宋体" w:hAnsi="宋体" w:cs="宋体"/>
                <w:color w:val="auto"/>
                <w:sz w:val="22"/>
                <w:szCs w:val="22"/>
                <w:highlight w:val="none"/>
                <w:lang w:eastAsia="zh-CN"/>
              </w:rPr>
            </w:pPr>
          </w:p>
          <w:p w14:paraId="7EE29F70">
            <w:pPr>
              <w:spacing w:line="0" w:lineRule="atLeast"/>
              <w:ind w:right="880" w:firstLine="0" w:firstLineChars="0"/>
              <w:textAlignment w:val="bottom"/>
              <w:rPr>
                <w:rFonts w:ascii="宋体" w:hAnsi="宋体" w:cs="宋体"/>
                <w:color w:val="auto"/>
                <w:sz w:val="22"/>
                <w:szCs w:val="22"/>
                <w:highlight w:val="none"/>
                <w:lang w:eastAsia="zh-CN"/>
              </w:rPr>
            </w:pPr>
          </w:p>
        </w:tc>
      </w:tr>
      <w:tr w14:paraId="5C23CAB5">
        <w:tblPrEx>
          <w:tblCellMar>
            <w:top w:w="0" w:type="dxa"/>
            <w:left w:w="108" w:type="dxa"/>
            <w:bottom w:w="0" w:type="dxa"/>
            <w:right w:w="108" w:type="dxa"/>
          </w:tblCellMar>
        </w:tblPrEx>
        <w:trPr>
          <w:trHeight w:val="591" w:hRule="atLeast"/>
          <w:jc w:val="center"/>
        </w:trPr>
        <w:tc>
          <w:tcPr>
            <w:tcW w:w="60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ABBC7B1">
            <w:pPr>
              <w:spacing w:line="0" w:lineRule="atLeast"/>
              <w:ind w:firstLine="0" w:firstLineChars="0"/>
              <w:jc w:val="center"/>
              <w:rPr>
                <w:rFonts w:ascii="宋体" w:hAnsi="宋体" w:cs="宋体"/>
                <w:color w:val="auto"/>
                <w:sz w:val="22"/>
                <w:szCs w:val="22"/>
                <w:highlight w:val="none"/>
              </w:rPr>
            </w:pPr>
          </w:p>
        </w:tc>
        <w:tc>
          <w:tcPr>
            <w:tcW w:w="4398" w:type="pct"/>
            <w:gridSpan w:val="6"/>
            <w:tcBorders>
              <w:top w:val="nil"/>
              <w:left w:val="single" w:color="000000" w:sz="4" w:space="0"/>
              <w:bottom w:val="single" w:color="auto" w:sz="4" w:space="0"/>
              <w:right w:val="single" w:color="000000" w:sz="4" w:space="0"/>
            </w:tcBorders>
            <w:shd w:val="clear" w:color="auto" w:fill="auto"/>
            <w:vAlign w:val="center"/>
          </w:tcPr>
          <w:p w14:paraId="5A4898F0">
            <w:pPr>
              <w:spacing w:line="0" w:lineRule="atLeast"/>
              <w:ind w:right="880" w:firstLine="0" w:firstLineChars="0"/>
              <w:textAlignment w:val="bottom"/>
              <w:rPr>
                <w:rFonts w:ascii="宋体" w:hAnsi="宋体" w:cs="宋体"/>
                <w:color w:val="auto"/>
                <w:sz w:val="22"/>
                <w:szCs w:val="22"/>
                <w:highlight w:val="none"/>
                <w:lang w:eastAsia="zh-CN"/>
              </w:rPr>
            </w:pPr>
          </w:p>
          <w:p w14:paraId="7D6A4373">
            <w:pPr>
              <w:spacing w:line="0" w:lineRule="atLeast"/>
              <w:ind w:right="880" w:firstLine="0" w:firstLineChars="0"/>
              <w:textAlignment w:val="bottom"/>
              <w:rPr>
                <w:rFonts w:ascii="宋体" w:hAnsi="宋体" w:cs="宋体"/>
                <w:color w:val="auto"/>
                <w:sz w:val="22"/>
                <w:szCs w:val="22"/>
                <w:highlight w:val="none"/>
                <w:lang w:eastAsia="zh-CN"/>
              </w:rPr>
            </w:pPr>
          </w:p>
          <w:p w14:paraId="0D220520">
            <w:pPr>
              <w:spacing w:line="0" w:lineRule="atLeast"/>
              <w:ind w:right="880" w:firstLine="0" w:firstLineChars="0"/>
              <w:textAlignment w:val="bottom"/>
              <w:rPr>
                <w:rFonts w:ascii="宋体" w:hAnsi="宋体" w:cs="宋体"/>
                <w:color w:val="auto"/>
                <w:sz w:val="22"/>
                <w:szCs w:val="22"/>
                <w:highlight w:val="none"/>
                <w:lang w:eastAsia="zh-CN"/>
              </w:rPr>
            </w:pPr>
            <w:r>
              <w:rPr>
                <w:rFonts w:ascii="宋体" w:hAnsi="宋体" w:cs="宋体"/>
                <w:color w:val="auto"/>
                <w:sz w:val="22"/>
                <w:szCs w:val="22"/>
                <w:highlight w:val="none"/>
                <w:lang w:eastAsia="zh-CN"/>
              </w:rPr>
              <w:t>项目负责人</w:t>
            </w:r>
            <w:r>
              <w:rPr>
                <w:rFonts w:hint="eastAsia" w:ascii="宋体" w:hAnsi="宋体" w:cs="宋体"/>
                <w:color w:val="auto"/>
                <w:sz w:val="22"/>
                <w:szCs w:val="22"/>
                <w:highlight w:val="none"/>
                <w:lang w:eastAsia="zh-CN"/>
              </w:rPr>
              <w:t>（</w:t>
            </w:r>
            <w:r>
              <w:rPr>
                <w:rFonts w:ascii="宋体" w:hAnsi="宋体" w:cs="宋体"/>
                <w:color w:val="auto"/>
                <w:sz w:val="22"/>
                <w:szCs w:val="22"/>
                <w:highlight w:val="none"/>
                <w:lang w:eastAsia="zh-CN"/>
              </w:rPr>
              <w:t>签</w:t>
            </w:r>
            <w:r>
              <w:rPr>
                <w:rFonts w:hint="eastAsia" w:ascii="宋体" w:hAnsi="宋体" w:cs="宋体"/>
                <w:color w:val="auto"/>
                <w:sz w:val="22"/>
                <w:szCs w:val="22"/>
                <w:highlight w:val="none"/>
                <w:lang w:eastAsia="zh-CN"/>
              </w:rPr>
              <w:t xml:space="preserve">字）：                  </w:t>
            </w:r>
            <w:r>
              <w:rPr>
                <w:rFonts w:ascii="宋体" w:hAnsi="宋体" w:cs="宋体"/>
                <w:color w:val="auto"/>
                <w:sz w:val="22"/>
                <w:szCs w:val="22"/>
                <w:highlight w:val="none"/>
                <w:lang w:eastAsia="zh-CN"/>
              </w:rPr>
              <w:t xml:space="preserve"> 签字日期： </w:t>
            </w:r>
          </w:p>
          <w:p w14:paraId="39A815F4">
            <w:pPr>
              <w:spacing w:line="0" w:lineRule="atLeast"/>
              <w:ind w:right="880" w:firstLine="0" w:firstLineChars="0"/>
              <w:textAlignment w:val="bottom"/>
              <w:rPr>
                <w:rFonts w:ascii="宋体" w:hAnsi="宋体" w:cs="宋体"/>
                <w:color w:val="auto"/>
                <w:sz w:val="22"/>
                <w:szCs w:val="22"/>
                <w:highlight w:val="none"/>
                <w:lang w:eastAsia="zh-CN"/>
              </w:rPr>
            </w:pPr>
            <w:r>
              <w:rPr>
                <w:rFonts w:ascii="宋体" w:hAnsi="宋体" w:cs="宋体"/>
                <w:color w:val="auto"/>
                <w:sz w:val="22"/>
                <w:szCs w:val="22"/>
                <w:highlight w:val="none"/>
                <w:lang w:eastAsia="zh-CN"/>
              </w:rPr>
              <w:t xml:space="preserve"> </w:t>
            </w:r>
          </w:p>
        </w:tc>
      </w:tr>
      <w:tr w14:paraId="39106668">
        <w:tblPrEx>
          <w:tblCellMar>
            <w:top w:w="0" w:type="dxa"/>
            <w:left w:w="108" w:type="dxa"/>
            <w:bottom w:w="0" w:type="dxa"/>
            <w:right w:w="108" w:type="dxa"/>
          </w:tblCellMar>
        </w:tblPrEx>
        <w:trPr>
          <w:trHeight w:val="3404" w:hRule="atLeast"/>
          <w:jc w:val="center"/>
        </w:trPr>
        <w:tc>
          <w:tcPr>
            <w:tcW w:w="602" w:type="pct"/>
            <w:tcBorders>
              <w:top w:val="single" w:color="000000" w:sz="4" w:space="0"/>
              <w:left w:val="single" w:color="000000" w:sz="4" w:space="0"/>
              <w:bottom w:val="single" w:color="auto" w:sz="4" w:space="0"/>
              <w:right w:val="single" w:color="auto" w:sz="4" w:space="0"/>
            </w:tcBorders>
            <w:shd w:val="clear" w:color="auto" w:fill="auto"/>
            <w:vAlign w:val="center"/>
          </w:tcPr>
          <w:p w14:paraId="10371FF3">
            <w:pPr>
              <w:spacing w:line="0" w:lineRule="atLeast"/>
              <w:ind w:firstLine="0" w:firstLineChars="0"/>
              <w:jc w:val="center"/>
              <w:textAlignment w:val="center"/>
              <w:rPr>
                <w:rFonts w:ascii="宋体" w:hAnsi="宋体" w:cs="宋体"/>
                <w:color w:val="auto"/>
                <w:sz w:val="22"/>
                <w:szCs w:val="22"/>
                <w:highlight w:val="none"/>
                <w:lang w:eastAsia="zh-CN" w:bidi="ar"/>
              </w:rPr>
            </w:pPr>
            <w:r>
              <w:rPr>
                <w:rFonts w:ascii="宋体" w:hAnsi="宋体" w:cs="宋体"/>
                <w:color w:val="auto"/>
                <w:sz w:val="22"/>
                <w:szCs w:val="22"/>
                <w:highlight w:val="none"/>
                <w:lang w:eastAsia="zh-CN" w:bidi="ar"/>
              </w:rPr>
              <w:t>项目</w:t>
            </w:r>
          </w:p>
          <w:p w14:paraId="6CBB5BB8">
            <w:pPr>
              <w:spacing w:line="0" w:lineRule="atLeast"/>
              <w:ind w:firstLine="0" w:firstLineChars="0"/>
              <w:jc w:val="center"/>
              <w:textAlignment w:val="center"/>
              <w:rPr>
                <w:rFonts w:ascii="宋体" w:hAnsi="宋体" w:cs="宋体"/>
                <w:color w:val="auto"/>
                <w:sz w:val="22"/>
                <w:szCs w:val="22"/>
                <w:highlight w:val="none"/>
                <w:lang w:eastAsia="zh-CN" w:bidi="ar"/>
              </w:rPr>
            </w:pPr>
            <w:r>
              <w:rPr>
                <w:rFonts w:ascii="宋体" w:hAnsi="宋体" w:cs="宋体"/>
                <w:color w:val="auto"/>
                <w:sz w:val="22"/>
                <w:szCs w:val="22"/>
                <w:highlight w:val="none"/>
                <w:lang w:eastAsia="zh-CN" w:bidi="ar"/>
              </w:rPr>
              <w:t>监理</w:t>
            </w:r>
          </w:p>
          <w:p w14:paraId="564776C7">
            <w:pPr>
              <w:spacing w:line="0" w:lineRule="atLeast"/>
              <w:ind w:firstLine="0" w:firstLineChars="0"/>
              <w:jc w:val="center"/>
              <w:textAlignment w:val="center"/>
              <w:rPr>
                <w:rFonts w:ascii="宋体" w:hAnsi="宋体" w:cs="宋体"/>
                <w:color w:val="auto"/>
                <w:sz w:val="22"/>
                <w:szCs w:val="22"/>
                <w:highlight w:val="none"/>
                <w:lang w:eastAsia="zh-CN" w:bidi="ar"/>
              </w:rPr>
            </w:pPr>
            <w:r>
              <w:rPr>
                <w:rFonts w:ascii="宋体" w:hAnsi="宋体" w:cs="宋体"/>
                <w:color w:val="auto"/>
                <w:sz w:val="22"/>
                <w:szCs w:val="22"/>
                <w:highlight w:val="none"/>
                <w:lang w:eastAsia="zh-CN" w:bidi="ar"/>
              </w:rPr>
              <w:t>意见</w:t>
            </w:r>
          </w:p>
        </w:tc>
        <w:tc>
          <w:tcPr>
            <w:tcW w:w="4398" w:type="pct"/>
            <w:gridSpan w:val="6"/>
            <w:tcBorders>
              <w:top w:val="single" w:color="auto" w:sz="4" w:space="0"/>
              <w:left w:val="single" w:color="auto" w:sz="4" w:space="0"/>
              <w:bottom w:val="single" w:color="auto" w:sz="4" w:space="0"/>
              <w:right w:val="single" w:color="auto" w:sz="4" w:space="0"/>
            </w:tcBorders>
            <w:shd w:val="clear" w:color="auto" w:fill="auto"/>
            <w:vAlign w:val="bottom"/>
          </w:tcPr>
          <w:p w14:paraId="2B0553B8">
            <w:pPr>
              <w:spacing w:line="0" w:lineRule="atLeast"/>
              <w:ind w:right="880" w:firstLine="0" w:firstLineChars="0"/>
              <w:textAlignment w:val="bottom"/>
              <w:rPr>
                <w:rFonts w:ascii="宋体" w:hAnsi="宋体" w:cs="宋体"/>
                <w:color w:val="auto"/>
                <w:sz w:val="22"/>
                <w:szCs w:val="22"/>
                <w:highlight w:val="none"/>
                <w:lang w:eastAsia="zh-CN"/>
              </w:rPr>
            </w:pPr>
          </w:p>
          <w:p w14:paraId="77AD676F">
            <w:pPr>
              <w:spacing w:line="0" w:lineRule="atLeast"/>
              <w:ind w:right="880" w:firstLine="0" w:firstLineChars="0"/>
              <w:textAlignment w:val="bottom"/>
              <w:rPr>
                <w:rFonts w:ascii="宋体" w:hAnsi="宋体" w:cs="宋体"/>
                <w:color w:val="auto"/>
                <w:sz w:val="22"/>
                <w:szCs w:val="22"/>
                <w:highlight w:val="none"/>
                <w:lang w:eastAsia="zh-CN"/>
              </w:rPr>
            </w:pPr>
          </w:p>
          <w:p w14:paraId="703BCE61">
            <w:pPr>
              <w:spacing w:line="0" w:lineRule="atLeast"/>
              <w:ind w:right="880" w:firstLine="0" w:firstLineChars="0"/>
              <w:textAlignment w:val="bottom"/>
              <w:rPr>
                <w:rFonts w:ascii="宋体" w:hAnsi="宋体" w:cs="宋体"/>
                <w:color w:val="auto"/>
                <w:sz w:val="22"/>
                <w:szCs w:val="22"/>
                <w:highlight w:val="none"/>
                <w:lang w:eastAsia="zh-CN"/>
              </w:rPr>
            </w:pPr>
          </w:p>
          <w:p w14:paraId="41781C89">
            <w:pPr>
              <w:spacing w:line="0" w:lineRule="atLeast"/>
              <w:ind w:right="880" w:firstLine="0" w:firstLineChars="0"/>
              <w:textAlignment w:val="bottom"/>
              <w:rPr>
                <w:rFonts w:ascii="宋体" w:hAnsi="宋体" w:cs="宋体"/>
                <w:color w:val="auto"/>
                <w:sz w:val="22"/>
                <w:szCs w:val="22"/>
                <w:highlight w:val="none"/>
                <w:lang w:eastAsia="zh-CN"/>
              </w:rPr>
            </w:pPr>
            <w:r>
              <w:rPr>
                <w:rFonts w:ascii="宋体" w:hAnsi="宋体" w:cs="宋体"/>
                <w:color w:val="auto"/>
                <w:sz w:val="22"/>
                <w:szCs w:val="22"/>
                <w:highlight w:val="none"/>
                <w:lang w:eastAsia="zh-CN"/>
              </w:rPr>
              <w:t>总监理工程师</w:t>
            </w:r>
            <w:r>
              <w:rPr>
                <w:rFonts w:hint="eastAsia" w:ascii="宋体" w:hAnsi="宋体" w:cs="宋体"/>
                <w:color w:val="auto"/>
                <w:sz w:val="22"/>
                <w:szCs w:val="22"/>
                <w:highlight w:val="none"/>
                <w:lang w:eastAsia="zh-CN"/>
              </w:rPr>
              <w:t>（</w:t>
            </w:r>
            <w:r>
              <w:rPr>
                <w:rFonts w:ascii="宋体" w:hAnsi="宋体" w:cs="宋体"/>
                <w:color w:val="auto"/>
                <w:sz w:val="22"/>
                <w:szCs w:val="22"/>
                <w:highlight w:val="none"/>
                <w:lang w:eastAsia="zh-CN"/>
              </w:rPr>
              <w:t>签字</w:t>
            </w:r>
            <w:r>
              <w:rPr>
                <w:rFonts w:hint="eastAsia" w:ascii="宋体" w:hAnsi="宋体" w:cs="宋体"/>
                <w:color w:val="auto"/>
                <w:sz w:val="22"/>
                <w:szCs w:val="22"/>
                <w:highlight w:val="none"/>
                <w:lang w:eastAsia="zh-CN"/>
              </w:rPr>
              <w:t xml:space="preserve">）：                    </w:t>
            </w:r>
            <w:r>
              <w:rPr>
                <w:rFonts w:ascii="宋体" w:hAnsi="宋体" w:cs="宋体"/>
                <w:color w:val="auto"/>
                <w:sz w:val="22"/>
                <w:szCs w:val="22"/>
                <w:highlight w:val="none"/>
                <w:lang w:eastAsia="zh-CN"/>
              </w:rPr>
              <w:t>签字日期：</w:t>
            </w:r>
          </w:p>
          <w:p w14:paraId="5CCAAB32">
            <w:pPr>
              <w:spacing w:line="0" w:lineRule="atLeast"/>
              <w:ind w:firstLine="0" w:firstLineChars="0"/>
              <w:rPr>
                <w:color w:val="auto"/>
                <w:highlight w:val="none"/>
                <w:lang w:eastAsia="zh-CN"/>
              </w:rPr>
            </w:pPr>
          </w:p>
        </w:tc>
      </w:tr>
      <w:tr w14:paraId="0D1996B8">
        <w:tblPrEx>
          <w:tblCellMar>
            <w:top w:w="0" w:type="dxa"/>
            <w:left w:w="108" w:type="dxa"/>
            <w:bottom w:w="0" w:type="dxa"/>
            <w:right w:w="108" w:type="dxa"/>
          </w:tblCellMar>
        </w:tblPrEx>
        <w:trPr>
          <w:trHeight w:val="3293" w:hRule="atLeast"/>
          <w:jc w:val="center"/>
        </w:trPr>
        <w:tc>
          <w:tcPr>
            <w:tcW w:w="602" w:type="pct"/>
            <w:tcBorders>
              <w:top w:val="single" w:color="auto" w:sz="4" w:space="0"/>
              <w:left w:val="single" w:color="auto" w:sz="4" w:space="0"/>
              <w:bottom w:val="single" w:color="auto" w:sz="4" w:space="0"/>
              <w:right w:val="single" w:color="auto" w:sz="4" w:space="0"/>
            </w:tcBorders>
            <w:shd w:val="clear" w:color="auto" w:fill="auto"/>
            <w:vAlign w:val="center"/>
          </w:tcPr>
          <w:p w14:paraId="17FC8B41">
            <w:pPr>
              <w:spacing w:line="0" w:lineRule="atLeast"/>
              <w:ind w:firstLine="0" w:firstLineChars="0"/>
              <w:jc w:val="center"/>
              <w:textAlignment w:val="center"/>
              <w:rPr>
                <w:rFonts w:ascii="宋体" w:hAnsi="宋体" w:cs="宋体"/>
                <w:color w:val="auto"/>
                <w:sz w:val="22"/>
                <w:szCs w:val="22"/>
                <w:highlight w:val="none"/>
                <w:lang w:eastAsia="zh-CN" w:bidi="ar"/>
              </w:rPr>
            </w:pPr>
            <w:r>
              <w:rPr>
                <w:rFonts w:ascii="宋体" w:hAnsi="宋体" w:cs="宋体"/>
                <w:color w:val="auto"/>
                <w:sz w:val="22"/>
                <w:szCs w:val="22"/>
                <w:highlight w:val="none"/>
                <w:lang w:eastAsia="zh-CN" w:bidi="ar"/>
              </w:rPr>
              <w:t>全过程</w:t>
            </w:r>
            <w:r>
              <w:rPr>
                <w:rFonts w:ascii="宋体" w:hAnsi="宋体" w:cs="宋体"/>
                <w:color w:val="auto"/>
                <w:sz w:val="22"/>
                <w:szCs w:val="22"/>
                <w:highlight w:val="none"/>
                <w:lang w:eastAsia="zh-CN" w:bidi="ar"/>
              </w:rPr>
              <w:br w:type="textWrapping"/>
            </w:r>
            <w:r>
              <w:rPr>
                <w:rFonts w:ascii="宋体" w:hAnsi="宋体" w:cs="宋体"/>
                <w:color w:val="auto"/>
                <w:sz w:val="22"/>
                <w:szCs w:val="22"/>
                <w:highlight w:val="none"/>
                <w:lang w:eastAsia="zh-CN" w:bidi="ar"/>
              </w:rPr>
              <w:t>项目管理单位意见</w:t>
            </w:r>
          </w:p>
        </w:tc>
        <w:tc>
          <w:tcPr>
            <w:tcW w:w="4398" w:type="pct"/>
            <w:gridSpan w:val="6"/>
            <w:tcBorders>
              <w:top w:val="single" w:color="auto" w:sz="4" w:space="0"/>
              <w:left w:val="single" w:color="auto" w:sz="4" w:space="0"/>
              <w:bottom w:val="single" w:color="auto" w:sz="4" w:space="0"/>
              <w:right w:val="single" w:color="auto" w:sz="4" w:space="0"/>
            </w:tcBorders>
            <w:shd w:val="clear" w:color="auto" w:fill="auto"/>
            <w:vAlign w:val="center"/>
          </w:tcPr>
          <w:p w14:paraId="3A85761F">
            <w:pPr>
              <w:spacing w:line="0" w:lineRule="atLeast"/>
              <w:ind w:firstLine="0" w:firstLineChars="0"/>
              <w:rPr>
                <w:rFonts w:ascii="宋体" w:hAnsi="宋体" w:cs="宋体"/>
                <w:color w:val="auto"/>
                <w:sz w:val="22"/>
                <w:szCs w:val="22"/>
                <w:highlight w:val="none"/>
                <w:lang w:eastAsia="zh-CN" w:bidi="ar"/>
              </w:rPr>
            </w:pPr>
          </w:p>
          <w:p w14:paraId="69729F47">
            <w:pPr>
              <w:spacing w:line="0" w:lineRule="atLeast"/>
              <w:ind w:firstLine="0" w:firstLineChars="0"/>
              <w:rPr>
                <w:rFonts w:ascii="宋体" w:hAnsi="宋体" w:cs="宋体"/>
                <w:color w:val="auto"/>
                <w:sz w:val="22"/>
                <w:szCs w:val="22"/>
                <w:highlight w:val="none"/>
                <w:lang w:eastAsia="zh-CN" w:bidi="ar"/>
              </w:rPr>
            </w:pPr>
          </w:p>
          <w:p w14:paraId="60A49043">
            <w:pPr>
              <w:spacing w:line="0" w:lineRule="atLeast"/>
              <w:ind w:firstLine="0" w:firstLineChars="0"/>
              <w:rPr>
                <w:rFonts w:ascii="宋体" w:hAnsi="宋体" w:cs="宋体"/>
                <w:color w:val="auto"/>
                <w:sz w:val="22"/>
                <w:szCs w:val="22"/>
                <w:highlight w:val="none"/>
                <w:lang w:eastAsia="zh-CN" w:bidi="ar"/>
              </w:rPr>
            </w:pPr>
            <w:r>
              <w:rPr>
                <w:rFonts w:hint="eastAsia" w:ascii="宋体" w:hAnsi="宋体" w:cs="宋体"/>
                <w:color w:val="auto"/>
                <w:sz w:val="22"/>
                <w:szCs w:val="22"/>
                <w:highlight w:val="none"/>
                <w:lang w:val="en-US" w:eastAsia="zh-CN" w:bidi="ar"/>
              </w:rPr>
              <w:t>注：审核内容必须明确依据的条款、审核内容、审核完成量、价的情况</w:t>
            </w:r>
          </w:p>
          <w:p w14:paraId="46C79536">
            <w:pPr>
              <w:spacing w:line="0" w:lineRule="atLeast"/>
              <w:ind w:firstLine="0" w:firstLineChars="0"/>
              <w:rPr>
                <w:rFonts w:ascii="宋体" w:hAnsi="宋体" w:cs="宋体"/>
                <w:color w:val="auto"/>
                <w:sz w:val="22"/>
                <w:szCs w:val="22"/>
                <w:highlight w:val="none"/>
                <w:lang w:eastAsia="zh-CN" w:bidi="ar"/>
              </w:rPr>
            </w:pPr>
          </w:p>
          <w:p w14:paraId="7FC29428">
            <w:pPr>
              <w:spacing w:line="0" w:lineRule="atLeast"/>
              <w:ind w:firstLine="0" w:firstLineChars="0"/>
              <w:rPr>
                <w:rFonts w:ascii="宋体" w:hAnsi="宋体" w:cs="宋体"/>
                <w:color w:val="auto"/>
                <w:sz w:val="22"/>
                <w:szCs w:val="22"/>
                <w:highlight w:val="none"/>
                <w:lang w:eastAsia="zh-CN" w:bidi="ar"/>
              </w:rPr>
            </w:pPr>
          </w:p>
          <w:p w14:paraId="322E68F4">
            <w:pPr>
              <w:spacing w:line="0" w:lineRule="atLeast"/>
              <w:ind w:firstLine="0" w:firstLineChars="0"/>
              <w:rPr>
                <w:rFonts w:ascii="宋体" w:hAnsi="宋体" w:cs="宋体"/>
                <w:color w:val="auto"/>
                <w:sz w:val="22"/>
                <w:szCs w:val="22"/>
                <w:highlight w:val="none"/>
                <w:lang w:eastAsia="zh-CN" w:bidi="ar"/>
              </w:rPr>
            </w:pPr>
          </w:p>
          <w:p w14:paraId="15D01464">
            <w:pPr>
              <w:spacing w:line="0" w:lineRule="atLeast"/>
              <w:ind w:firstLine="0" w:firstLineChars="0"/>
              <w:rPr>
                <w:rFonts w:ascii="宋体" w:hAnsi="宋体" w:cs="宋体"/>
                <w:color w:val="auto"/>
                <w:sz w:val="22"/>
                <w:szCs w:val="22"/>
                <w:highlight w:val="none"/>
                <w:lang w:eastAsia="zh-CN" w:bidi="ar"/>
              </w:rPr>
            </w:pPr>
          </w:p>
          <w:p w14:paraId="3483F04C">
            <w:pPr>
              <w:spacing w:line="0" w:lineRule="atLeast"/>
              <w:ind w:firstLine="0" w:firstLineChars="0"/>
              <w:rPr>
                <w:rFonts w:ascii="宋体" w:hAnsi="宋体" w:cs="宋体"/>
                <w:color w:val="auto"/>
                <w:sz w:val="22"/>
                <w:szCs w:val="22"/>
                <w:highlight w:val="none"/>
                <w:lang w:eastAsia="zh-CN" w:bidi="ar"/>
              </w:rPr>
            </w:pPr>
          </w:p>
          <w:p w14:paraId="0797FF92">
            <w:pPr>
              <w:spacing w:line="0" w:lineRule="atLeast"/>
              <w:ind w:firstLine="0" w:firstLineChars="0"/>
              <w:rPr>
                <w:rFonts w:ascii="宋体" w:hAnsi="宋体" w:cs="宋体"/>
                <w:color w:val="auto"/>
                <w:sz w:val="22"/>
                <w:szCs w:val="22"/>
                <w:highlight w:val="none"/>
                <w:lang w:eastAsia="zh-CN" w:bidi="ar"/>
              </w:rPr>
            </w:pPr>
          </w:p>
          <w:p w14:paraId="5C1C0383">
            <w:pPr>
              <w:spacing w:line="0" w:lineRule="atLeast"/>
              <w:ind w:firstLine="0" w:firstLineChars="0"/>
              <w:rPr>
                <w:rFonts w:ascii="宋体" w:hAnsi="宋体" w:cs="宋体"/>
                <w:color w:val="auto"/>
                <w:sz w:val="22"/>
                <w:szCs w:val="22"/>
                <w:highlight w:val="none"/>
                <w:lang w:eastAsia="zh-CN" w:bidi="ar"/>
              </w:rPr>
            </w:pPr>
          </w:p>
          <w:p w14:paraId="591529A5">
            <w:pPr>
              <w:spacing w:line="0" w:lineRule="atLeast"/>
              <w:ind w:firstLine="0" w:firstLineChars="0"/>
              <w:rPr>
                <w:rFonts w:ascii="宋体" w:hAnsi="宋体" w:cs="宋体"/>
                <w:color w:val="auto"/>
                <w:sz w:val="22"/>
                <w:szCs w:val="22"/>
                <w:highlight w:val="none"/>
                <w:lang w:eastAsia="zh-CN" w:bidi="ar"/>
              </w:rPr>
            </w:pPr>
          </w:p>
          <w:p w14:paraId="7D2472FE">
            <w:pPr>
              <w:spacing w:line="0" w:lineRule="atLeast"/>
              <w:ind w:firstLine="0" w:firstLineChars="0"/>
              <w:rPr>
                <w:rFonts w:ascii="宋体" w:hAnsi="宋体" w:cs="宋体"/>
                <w:color w:val="auto"/>
                <w:sz w:val="22"/>
                <w:szCs w:val="22"/>
                <w:highlight w:val="none"/>
                <w:lang w:eastAsia="zh-CN" w:bidi="ar"/>
              </w:rPr>
            </w:pPr>
          </w:p>
          <w:p w14:paraId="56B852C3">
            <w:pPr>
              <w:spacing w:line="0" w:lineRule="atLeast"/>
              <w:ind w:firstLine="0" w:firstLineChars="0"/>
              <w:rPr>
                <w:rFonts w:ascii="宋体" w:hAnsi="宋体" w:cs="宋体"/>
                <w:color w:val="auto"/>
                <w:sz w:val="22"/>
                <w:szCs w:val="22"/>
                <w:highlight w:val="none"/>
                <w:lang w:eastAsia="zh-CN" w:bidi="ar"/>
              </w:rPr>
            </w:pPr>
          </w:p>
          <w:p w14:paraId="6CD2E83C">
            <w:pPr>
              <w:spacing w:line="0" w:lineRule="atLeast"/>
              <w:ind w:firstLine="0" w:firstLineChars="0"/>
              <w:rPr>
                <w:rFonts w:ascii="宋体" w:hAnsi="宋体" w:cs="宋体"/>
                <w:color w:val="auto"/>
                <w:sz w:val="22"/>
                <w:szCs w:val="22"/>
                <w:highlight w:val="none"/>
                <w:lang w:eastAsia="zh-CN"/>
              </w:rPr>
            </w:pPr>
            <w:r>
              <w:rPr>
                <w:rFonts w:ascii="宋体" w:hAnsi="宋体" w:cs="宋体"/>
                <w:color w:val="auto"/>
                <w:sz w:val="22"/>
                <w:szCs w:val="22"/>
                <w:highlight w:val="none"/>
                <w:lang w:eastAsia="zh-CN" w:bidi="ar"/>
              </w:rPr>
              <w:t>项目负责人</w:t>
            </w:r>
            <w:r>
              <w:rPr>
                <w:rFonts w:hint="eastAsia" w:ascii="宋体" w:hAnsi="宋体" w:cs="宋体"/>
                <w:color w:val="auto"/>
                <w:sz w:val="22"/>
                <w:szCs w:val="22"/>
                <w:highlight w:val="none"/>
                <w:lang w:eastAsia="zh-CN" w:bidi="ar"/>
              </w:rPr>
              <w:t>（</w:t>
            </w:r>
            <w:r>
              <w:rPr>
                <w:rFonts w:ascii="宋体" w:hAnsi="宋体" w:cs="宋体"/>
                <w:color w:val="auto"/>
                <w:sz w:val="22"/>
                <w:szCs w:val="22"/>
                <w:highlight w:val="none"/>
                <w:lang w:eastAsia="zh-CN" w:bidi="ar"/>
              </w:rPr>
              <w:t>签字</w:t>
            </w:r>
            <w:r>
              <w:rPr>
                <w:rFonts w:hint="eastAsia" w:ascii="宋体" w:hAnsi="宋体" w:cs="宋体"/>
                <w:color w:val="auto"/>
                <w:sz w:val="22"/>
                <w:szCs w:val="22"/>
                <w:highlight w:val="none"/>
                <w:lang w:eastAsia="zh-CN" w:bidi="ar"/>
              </w:rPr>
              <w:t xml:space="preserve">）：                      </w:t>
            </w:r>
            <w:r>
              <w:rPr>
                <w:rFonts w:ascii="宋体" w:hAnsi="宋体" w:cs="宋体"/>
                <w:color w:val="auto"/>
                <w:sz w:val="22"/>
                <w:szCs w:val="22"/>
                <w:highlight w:val="none"/>
                <w:lang w:eastAsia="zh-CN" w:bidi="ar"/>
              </w:rPr>
              <w:t xml:space="preserve"> 签字日期</w:t>
            </w:r>
            <w:r>
              <w:rPr>
                <w:rFonts w:hint="eastAsia" w:ascii="宋体" w:hAnsi="宋体" w:cs="宋体"/>
                <w:color w:val="auto"/>
                <w:sz w:val="22"/>
                <w:szCs w:val="22"/>
                <w:highlight w:val="none"/>
                <w:lang w:eastAsia="zh-CN" w:bidi="ar"/>
              </w:rPr>
              <w:t>：</w:t>
            </w:r>
          </w:p>
          <w:p w14:paraId="066C287F">
            <w:pPr>
              <w:spacing w:line="0" w:lineRule="atLeast"/>
              <w:ind w:firstLine="0" w:firstLineChars="0"/>
              <w:rPr>
                <w:rFonts w:ascii="宋体" w:hAnsi="宋体" w:cs="宋体"/>
                <w:color w:val="auto"/>
                <w:sz w:val="22"/>
                <w:szCs w:val="22"/>
                <w:highlight w:val="none"/>
                <w:lang w:eastAsia="zh-CN"/>
              </w:rPr>
            </w:pPr>
          </w:p>
        </w:tc>
      </w:tr>
      <w:tr w14:paraId="0C69AA2C">
        <w:tblPrEx>
          <w:tblCellMar>
            <w:top w:w="0" w:type="dxa"/>
            <w:left w:w="108" w:type="dxa"/>
            <w:bottom w:w="0" w:type="dxa"/>
            <w:right w:w="108" w:type="dxa"/>
          </w:tblCellMar>
        </w:tblPrEx>
        <w:trPr>
          <w:trHeight w:val="4621" w:hRule="atLeast"/>
          <w:jc w:val="center"/>
        </w:trPr>
        <w:tc>
          <w:tcPr>
            <w:tcW w:w="602" w:type="pct"/>
            <w:tcBorders>
              <w:top w:val="single" w:color="auto" w:sz="4" w:space="0"/>
              <w:left w:val="single" w:color="auto" w:sz="4" w:space="0"/>
              <w:bottom w:val="single" w:color="auto" w:sz="4" w:space="0"/>
              <w:right w:val="single" w:color="auto" w:sz="4" w:space="0"/>
            </w:tcBorders>
            <w:shd w:val="clear" w:color="auto" w:fill="auto"/>
            <w:vAlign w:val="center"/>
          </w:tcPr>
          <w:p w14:paraId="30AEB745">
            <w:pPr>
              <w:spacing w:line="0" w:lineRule="atLeast"/>
              <w:ind w:firstLine="0" w:firstLineChars="0"/>
              <w:jc w:val="center"/>
              <w:textAlignment w:val="center"/>
              <w:rPr>
                <w:rFonts w:ascii="宋体" w:hAnsi="宋体" w:cs="宋体"/>
                <w:color w:val="auto"/>
                <w:sz w:val="22"/>
                <w:szCs w:val="22"/>
                <w:highlight w:val="none"/>
              </w:rPr>
            </w:pPr>
            <w:r>
              <w:rPr>
                <w:rFonts w:ascii="宋体" w:hAnsi="宋体" w:cs="宋体"/>
                <w:color w:val="auto"/>
                <w:sz w:val="22"/>
                <w:szCs w:val="22"/>
                <w:highlight w:val="none"/>
                <w:lang w:eastAsia="zh-CN" w:bidi="ar"/>
              </w:rPr>
              <w:t>建设单</w:t>
            </w:r>
            <w:r>
              <w:rPr>
                <w:rFonts w:ascii="宋体" w:hAnsi="宋体" w:cs="宋体"/>
                <w:color w:val="auto"/>
                <w:sz w:val="22"/>
                <w:szCs w:val="22"/>
                <w:highlight w:val="none"/>
                <w:lang w:eastAsia="zh-CN" w:bidi="ar"/>
              </w:rPr>
              <w:br w:type="textWrapping"/>
            </w:r>
            <w:r>
              <w:rPr>
                <w:rFonts w:ascii="宋体" w:hAnsi="宋体" w:cs="宋体"/>
                <w:color w:val="auto"/>
                <w:sz w:val="22"/>
                <w:szCs w:val="22"/>
                <w:highlight w:val="none"/>
                <w:lang w:eastAsia="zh-CN" w:bidi="ar"/>
              </w:rPr>
              <w:t>位意见</w:t>
            </w:r>
          </w:p>
        </w:tc>
        <w:tc>
          <w:tcPr>
            <w:tcW w:w="4398" w:type="pct"/>
            <w:gridSpan w:val="6"/>
            <w:tcBorders>
              <w:top w:val="single" w:color="auto" w:sz="4" w:space="0"/>
              <w:left w:val="single" w:color="auto" w:sz="4" w:space="0"/>
              <w:bottom w:val="single" w:color="auto" w:sz="4" w:space="0"/>
              <w:right w:val="single" w:color="auto" w:sz="4" w:space="0"/>
            </w:tcBorders>
            <w:shd w:val="clear" w:color="auto" w:fill="auto"/>
            <w:vAlign w:val="bottom"/>
          </w:tcPr>
          <w:p w14:paraId="0658AC74">
            <w:pPr>
              <w:spacing w:line="0" w:lineRule="atLeast"/>
              <w:ind w:firstLine="0" w:firstLineChars="0"/>
              <w:textAlignment w:val="bottom"/>
              <w:rPr>
                <w:rFonts w:ascii="宋体" w:hAnsi="宋体" w:cs="宋体"/>
                <w:color w:val="auto"/>
                <w:sz w:val="22"/>
                <w:szCs w:val="22"/>
                <w:highlight w:val="none"/>
                <w:lang w:eastAsia="zh-CN" w:bidi="ar"/>
              </w:rPr>
            </w:pPr>
          </w:p>
          <w:p w14:paraId="59589FBA">
            <w:pPr>
              <w:spacing w:line="0" w:lineRule="atLeast"/>
              <w:ind w:firstLine="0" w:firstLineChars="0"/>
              <w:textAlignment w:val="bottom"/>
              <w:rPr>
                <w:rFonts w:ascii="宋体" w:hAnsi="宋体" w:cs="宋体"/>
                <w:color w:val="auto"/>
                <w:sz w:val="22"/>
                <w:szCs w:val="22"/>
                <w:highlight w:val="none"/>
                <w:lang w:eastAsia="zh-CN" w:bidi="ar"/>
              </w:rPr>
            </w:pPr>
          </w:p>
          <w:p w14:paraId="50E1381F">
            <w:pPr>
              <w:spacing w:line="0" w:lineRule="atLeast"/>
              <w:ind w:firstLine="0" w:firstLineChars="0"/>
              <w:textAlignment w:val="bottom"/>
              <w:rPr>
                <w:rFonts w:ascii="宋体" w:hAnsi="宋体" w:cs="宋体"/>
                <w:color w:val="auto"/>
                <w:sz w:val="22"/>
                <w:szCs w:val="22"/>
                <w:highlight w:val="none"/>
                <w:lang w:eastAsia="zh-CN" w:bidi="ar"/>
              </w:rPr>
            </w:pPr>
          </w:p>
          <w:p w14:paraId="15E6BC29">
            <w:pPr>
              <w:spacing w:line="0" w:lineRule="atLeast"/>
              <w:ind w:firstLine="0" w:firstLineChars="0"/>
              <w:textAlignment w:val="bottom"/>
              <w:rPr>
                <w:rFonts w:ascii="宋体" w:hAnsi="宋体" w:cs="宋体"/>
                <w:color w:val="auto"/>
                <w:sz w:val="22"/>
                <w:szCs w:val="22"/>
                <w:highlight w:val="none"/>
                <w:lang w:eastAsia="zh-CN" w:bidi="ar"/>
              </w:rPr>
            </w:pPr>
          </w:p>
          <w:p w14:paraId="18E41711">
            <w:pPr>
              <w:spacing w:line="0" w:lineRule="atLeast"/>
              <w:ind w:firstLine="0" w:firstLineChars="0"/>
              <w:textAlignment w:val="bottom"/>
              <w:rPr>
                <w:rFonts w:ascii="宋体" w:hAnsi="宋体" w:cs="宋体"/>
                <w:color w:val="auto"/>
                <w:sz w:val="22"/>
                <w:szCs w:val="22"/>
                <w:highlight w:val="none"/>
                <w:lang w:eastAsia="zh-CN" w:bidi="ar"/>
              </w:rPr>
            </w:pPr>
          </w:p>
          <w:p w14:paraId="2A338AD9">
            <w:pPr>
              <w:spacing w:line="0" w:lineRule="atLeast"/>
              <w:ind w:firstLine="0" w:firstLineChars="0"/>
              <w:textAlignment w:val="bottom"/>
              <w:rPr>
                <w:rFonts w:ascii="宋体" w:hAnsi="宋体" w:cs="宋体"/>
                <w:color w:val="auto"/>
                <w:sz w:val="22"/>
                <w:szCs w:val="22"/>
                <w:highlight w:val="none"/>
                <w:lang w:eastAsia="zh-CN" w:bidi="ar"/>
              </w:rPr>
            </w:pPr>
          </w:p>
          <w:p w14:paraId="11266269">
            <w:pPr>
              <w:spacing w:line="0" w:lineRule="atLeast"/>
              <w:ind w:firstLine="0" w:firstLineChars="0"/>
              <w:textAlignment w:val="bottom"/>
              <w:rPr>
                <w:rFonts w:ascii="宋体" w:hAnsi="宋体" w:cs="宋体"/>
                <w:color w:val="auto"/>
                <w:sz w:val="22"/>
                <w:szCs w:val="22"/>
                <w:highlight w:val="none"/>
                <w:lang w:eastAsia="zh-CN" w:bidi="ar"/>
              </w:rPr>
            </w:pPr>
          </w:p>
          <w:p w14:paraId="37046052">
            <w:pPr>
              <w:spacing w:line="0" w:lineRule="atLeast"/>
              <w:ind w:firstLine="0" w:firstLineChars="0"/>
              <w:textAlignment w:val="bottom"/>
              <w:rPr>
                <w:rFonts w:ascii="宋体" w:hAnsi="宋体" w:cs="宋体"/>
                <w:color w:val="auto"/>
                <w:sz w:val="22"/>
                <w:szCs w:val="22"/>
                <w:highlight w:val="none"/>
                <w:lang w:eastAsia="zh-CN" w:bidi="ar"/>
              </w:rPr>
            </w:pPr>
          </w:p>
          <w:p w14:paraId="7BD4C18A">
            <w:pPr>
              <w:spacing w:line="0" w:lineRule="atLeast"/>
              <w:ind w:firstLine="0" w:firstLineChars="0"/>
              <w:textAlignment w:val="bottom"/>
              <w:rPr>
                <w:rFonts w:ascii="宋体" w:hAnsi="宋体" w:cs="宋体"/>
                <w:color w:val="auto"/>
                <w:sz w:val="22"/>
                <w:szCs w:val="22"/>
                <w:highlight w:val="none"/>
                <w:lang w:eastAsia="zh-CN" w:bidi="ar"/>
              </w:rPr>
            </w:pPr>
          </w:p>
          <w:p w14:paraId="53E342FB">
            <w:pPr>
              <w:spacing w:line="0" w:lineRule="atLeast"/>
              <w:ind w:firstLine="0" w:firstLineChars="0"/>
              <w:textAlignment w:val="bottom"/>
              <w:rPr>
                <w:rFonts w:ascii="宋体" w:hAnsi="宋体" w:cs="宋体"/>
                <w:color w:val="auto"/>
                <w:sz w:val="22"/>
                <w:szCs w:val="22"/>
                <w:highlight w:val="none"/>
                <w:lang w:eastAsia="zh-CN" w:bidi="ar"/>
              </w:rPr>
            </w:pPr>
          </w:p>
          <w:p w14:paraId="2CF425F2">
            <w:pPr>
              <w:spacing w:line="0" w:lineRule="atLeast"/>
              <w:ind w:firstLine="0" w:firstLineChars="0"/>
              <w:textAlignment w:val="bottom"/>
              <w:rPr>
                <w:rFonts w:ascii="宋体" w:hAnsi="宋体" w:cs="宋体"/>
                <w:color w:val="auto"/>
                <w:sz w:val="22"/>
                <w:szCs w:val="22"/>
                <w:highlight w:val="none"/>
                <w:lang w:eastAsia="zh-CN" w:bidi="ar"/>
              </w:rPr>
            </w:pPr>
          </w:p>
          <w:p w14:paraId="7772DEBB">
            <w:pPr>
              <w:spacing w:line="0" w:lineRule="atLeast"/>
              <w:ind w:firstLine="0" w:firstLineChars="0"/>
              <w:textAlignment w:val="bottom"/>
              <w:rPr>
                <w:rFonts w:ascii="宋体" w:hAnsi="宋体" w:cs="宋体"/>
                <w:color w:val="auto"/>
                <w:sz w:val="22"/>
                <w:szCs w:val="22"/>
                <w:highlight w:val="none"/>
                <w:lang w:eastAsia="zh-CN" w:bidi="ar"/>
              </w:rPr>
            </w:pPr>
          </w:p>
          <w:p w14:paraId="09D8FCCE">
            <w:pPr>
              <w:spacing w:line="0" w:lineRule="atLeast"/>
              <w:ind w:firstLine="0" w:firstLineChars="0"/>
              <w:textAlignment w:val="bottom"/>
              <w:rPr>
                <w:rFonts w:ascii="宋体" w:hAnsi="宋体" w:cs="宋体"/>
                <w:color w:val="auto"/>
                <w:sz w:val="22"/>
                <w:szCs w:val="22"/>
                <w:highlight w:val="none"/>
                <w:lang w:eastAsia="zh-CN" w:bidi="ar"/>
              </w:rPr>
            </w:pPr>
          </w:p>
          <w:p w14:paraId="01E720A4">
            <w:pPr>
              <w:spacing w:line="0" w:lineRule="atLeast"/>
              <w:ind w:firstLine="0" w:firstLineChars="0"/>
              <w:textAlignment w:val="bottom"/>
              <w:rPr>
                <w:rFonts w:ascii="宋体" w:hAnsi="宋体" w:cs="宋体"/>
                <w:color w:val="auto"/>
                <w:sz w:val="22"/>
                <w:szCs w:val="22"/>
                <w:highlight w:val="none"/>
                <w:lang w:eastAsia="zh-CN" w:bidi="ar"/>
              </w:rPr>
            </w:pPr>
          </w:p>
          <w:p w14:paraId="5B19FA83">
            <w:pPr>
              <w:spacing w:line="0" w:lineRule="atLeast"/>
              <w:ind w:firstLine="0" w:firstLineChars="0"/>
              <w:textAlignment w:val="bottom"/>
              <w:rPr>
                <w:rFonts w:ascii="宋体" w:hAnsi="宋体" w:cs="宋体"/>
                <w:color w:val="auto"/>
                <w:sz w:val="22"/>
                <w:szCs w:val="22"/>
                <w:highlight w:val="none"/>
                <w:lang w:eastAsia="zh-CN" w:bidi="ar"/>
              </w:rPr>
            </w:pPr>
          </w:p>
          <w:p w14:paraId="153FA195">
            <w:pPr>
              <w:spacing w:line="0" w:lineRule="atLeast"/>
              <w:ind w:firstLine="0" w:firstLineChars="0"/>
              <w:textAlignment w:val="bottom"/>
              <w:rPr>
                <w:rFonts w:ascii="宋体" w:hAnsi="宋体" w:cs="宋体"/>
                <w:color w:val="auto"/>
                <w:sz w:val="22"/>
                <w:szCs w:val="22"/>
                <w:highlight w:val="none"/>
                <w:lang w:eastAsia="zh-CN" w:bidi="ar"/>
              </w:rPr>
            </w:pPr>
            <w:r>
              <w:rPr>
                <w:rFonts w:hint="eastAsia" w:ascii="宋体" w:hAnsi="宋体" w:cs="宋体"/>
                <w:color w:val="auto"/>
                <w:sz w:val="22"/>
                <w:szCs w:val="22"/>
                <w:highlight w:val="none"/>
                <w:lang w:eastAsia="zh-CN" w:bidi="ar"/>
              </w:rPr>
              <w:t>建设单位代表（签字）：                   签字日期：</w:t>
            </w:r>
          </w:p>
          <w:p w14:paraId="46ABA974">
            <w:pPr>
              <w:spacing w:line="0" w:lineRule="atLeast"/>
              <w:ind w:firstLine="0" w:firstLineChars="0"/>
              <w:textAlignment w:val="bottom"/>
              <w:rPr>
                <w:rFonts w:ascii="宋体" w:hAnsi="宋体" w:cs="宋体"/>
                <w:color w:val="auto"/>
                <w:sz w:val="22"/>
                <w:szCs w:val="22"/>
                <w:highlight w:val="none"/>
                <w:lang w:eastAsia="zh-CN"/>
              </w:rPr>
            </w:pPr>
          </w:p>
        </w:tc>
      </w:tr>
    </w:tbl>
    <w:p w14:paraId="50F93784">
      <w:pPr>
        <w:ind w:firstLine="480"/>
        <w:rPr>
          <w:color w:val="auto"/>
          <w:highlight w:val="none"/>
          <w:lang w:eastAsia="zh-CN"/>
        </w:rPr>
      </w:pPr>
    </w:p>
    <w:p w14:paraId="7E89AAF6">
      <w:pPr>
        <w:ind w:firstLine="0"/>
        <w:rPr>
          <w:color w:val="auto"/>
          <w:highlight w:val="none"/>
          <w:lang w:eastAsia="zh-CN"/>
        </w:rPr>
      </w:pPr>
      <w:r>
        <w:rPr>
          <w:color w:val="auto"/>
          <w:highlight w:val="none"/>
          <w:lang w:eastAsia="zh-CN"/>
        </w:rPr>
        <w:br w:type="page"/>
      </w:r>
    </w:p>
    <w:p w14:paraId="2AD66B5C">
      <w:pPr>
        <w:pStyle w:val="4"/>
        <w:ind w:firstLine="241"/>
        <w:rPr>
          <w:rFonts w:hint="default"/>
          <w:color w:val="auto"/>
          <w:highlight w:val="none"/>
          <w:lang w:val="en-US" w:eastAsia="zh-CN"/>
        </w:rPr>
      </w:pPr>
      <w:bookmarkStart w:id="1551" w:name="_Toc27935"/>
      <w:bookmarkStart w:id="1552" w:name="_Toc30510"/>
      <w:bookmarkStart w:id="1553" w:name="_Toc21888"/>
      <w:bookmarkStart w:id="1554" w:name="_Toc15149"/>
      <w:bookmarkStart w:id="1555" w:name="_Toc22156"/>
      <w:bookmarkStart w:id="1556" w:name="_Toc19871"/>
      <w:r>
        <w:rPr>
          <w:rFonts w:hint="eastAsia"/>
          <w:color w:val="auto"/>
          <w:highlight w:val="none"/>
          <w:lang w:eastAsia="zh-CN"/>
        </w:rPr>
        <w:t>表3.3-1</w:t>
      </w:r>
      <w:r>
        <w:rPr>
          <w:rFonts w:hint="eastAsia"/>
          <w:color w:val="auto"/>
          <w:highlight w:val="none"/>
          <w:lang w:val="en-US" w:eastAsia="zh-CN"/>
        </w:rPr>
        <w:t>2</w:t>
      </w:r>
      <w:r>
        <w:rPr>
          <w:rFonts w:hint="eastAsia"/>
          <w:color w:val="auto"/>
          <w:highlight w:val="none"/>
          <w:lang w:eastAsia="zh-CN"/>
        </w:rPr>
        <w:t xml:space="preserve"> </w:t>
      </w:r>
      <w:r>
        <w:rPr>
          <w:rFonts w:hint="eastAsia"/>
          <w:color w:val="auto"/>
          <w:highlight w:val="none"/>
          <w:lang w:val="en-US" w:eastAsia="zh-CN"/>
        </w:rPr>
        <w:t>工程建设其他费用</w:t>
      </w:r>
      <w:r>
        <w:rPr>
          <w:rFonts w:hint="eastAsia"/>
          <w:color w:val="auto"/>
          <w:highlight w:val="none"/>
          <w:lang w:eastAsia="zh-CN"/>
        </w:rPr>
        <w:t>支付</w:t>
      </w:r>
      <w:bookmarkEnd w:id="1551"/>
      <w:bookmarkEnd w:id="1552"/>
      <w:bookmarkEnd w:id="1553"/>
      <w:bookmarkEnd w:id="1554"/>
      <w:bookmarkEnd w:id="1555"/>
      <w:r>
        <w:rPr>
          <w:rFonts w:hint="eastAsia"/>
          <w:color w:val="auto"/>
          <w:highlight w:val="none"/>
          <w:lang w:val="en-US" w:eastAsia="zh-CN"/>
        </w:rPr>
        <w:t>审批表</w:t>
      </w:r>
      <w:bookmarkEnd w:id="1556"/>
    </w:p>
    <w:tbl>
      <w:tblPr>
        <w:tblStyle w:val="24"/>
        <w:tblW w:w="4500" w:type="pct"/>
        <w:jc w:val="center"/>
        <w:tblLayout w:type="autofit"/>
        <w:tblCellMar>
          <w:top w:w="0" w:type="dxa"/>
          <w:left w:w="108" w:type="dxa"/>
          <w:bottom w:w="0" w:type="dxa"/>
          <w:right w:w="108" w:type="dxa"/>
        </w:tblCellMar>
      </w:tblPr>
      <w:tblGrid>
        <w:gridCol w:w="1086"/>
        <w:gridCol w:w="1270"/>
        <w:gridCol w:w="1409"/>
        <w:gridCol w:w="1409"/>
        <w:gridCol w:w="1315"/>
        <w:gridCol w:w="1332"/>
        <w:gridCol w:w="1211"/>
      </w:tblGrid>
      <w:tr w14:paraId="1CA11BA9">
        <w:tblPrEx>
          <w:tblCellMar>
            <w:top w:w="0" w:type="dxa"/>
            <w:left w:w="108" w:type="dxa"/>
            <w:bottom w:w="0" w:type="dxa"/>
            <w:right w:w="108" w:type="dxa"/>
          </w:tblCellMar>
        </w:tblPrEx>
        <w:trPr>
          <w:trHeight w:val="771" w:hRule="atLeast"/>
          <w:jc w:val="center"/>
        </w:trPr>
        <w:tc>
          <w:tcPr>
            <w:tcW w:w="2864" w:type="pct"/>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6D6FCEC2">
            <w:pPr>
              <w:ind w:firstLine="0" w:firstLineChars="0"/>
              <w:jc w:val="center"/>
              <w:rPr>
                <w:rFonts w:ascii="宋体" w:hAnsi="宋体" w:cs="宋体"/>
                <w:color w:val="auto"/>
                <w:szCs w:val="36"/>
                <w:highlight w:val="none"/>
              </w:rPr>
            </w:pPr>
            <w:r>
              <w:rPr>
                <w:rFonts w:hint="eastAsia"/>
                <w:color w:val="auto"/>
                <w:sz w:val="36"/>
                <w:szCs w:val="36"/>
                <w:highlight w:val="none"/>
                <w:lang w:val="en-US" w:eastAsia="zh-CN"/>
              </w:rPr>
              <w:t>工程建设其他费用</w:t>
            </w:r>
            <w:r>
              <w:rPr>
                <w:color w:val="auto"/>
                <w:sz w:val="36"/>
                <w:szCs w:val="36"/>
                <w:highlight w:val="none"/>
                <w:lang w:eastAsia="zh-CN"/>
              </w:rPr>
              <w:t>支付审批表</w:t>
            </w:r>
          </w:p>
        </w:tc>
        <w:tc>
          <w:tcPr>
            <w:tcW w:w="7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7A5FB2">
            <w:pPr>
              <w:spacing w:line="0" w:lineRule="atLeast"/>
              <w:ind w:firstLine="0" w:firstLineChars="0"/>
              <w:jc w:val="center"/>
              <w:textAlignment w:val="center"/>
              <w:rPr>
                <w:rFonts w:ascii="宋体" w:hAnsi="宋体" w:cs="宋体"/>
                <w:color w:val="auto"/>
                <w:sz w:val="22"/>
                <w:szCs w:val="22"/>
                <w:highlight w:val="none"/>
              </w:rPr>
            </w:pPr>
            <w:r>
              <w:rPr>
                <w:rFonts w:ascii="宋体" w:hAnsi="宋体" w:cs="宋体"/>
                <w:color w:val="auto"/>
                <w:sz w:val="22"/>
                <w:szCs w:val="22"/>
                <w:highlight w:val="none"/>
                <w:lang w:eastAsia="zh-CN" w:bidi="ar"/>
              </w:rPr>
              <w:t>资料编号</w:t>
            </w:r>
          </w:p>
        </w:tc>
        <w:tc>
          <w:tcPr>
            <w:tcW w:w="1406" w:type="pct"/>
            <w:gridSpan w:val="2"/>
            <w:tcBorders>
              <w:top w:val="single" w:color="000000" w:sz="4" w:space="0"/>
              <w:left w:val="single" w:color="000000" w:sz="4" w:space="0"/>
              <w:bottom w:val="single" w:color="000000" w:sz="4" w:space="0"/>
              <w:right w:val="single" w:color="000000" w:sz="4" w:space="0"/>
            </w:tcBorders>
            <w:shd w:val="clear" w:color="auto" w:fill="auto"/>
          </w:tcPr>
          <w:p w14:paraId="2922717F">
            <w:pPr>
              <w:spacing w:line="0" w:lineRule="atLeast"/>
              <w:ind w:firstLine="0" w:firstLineChars="0"/>
              <w:rPr>
                <w:rFonts w:ascii="Arial" w:hAnsi="Arial" w:cs="Arial"/>
                <w:color w:val="auto"/>
                <w:sz w:val="22"/>
                <w:szCs w:val="22"/>
                <w:highlight w:val="none"/>
              </w:rPr>
            </w:pPr>
          </w:p>
        </w:tc>
      </w:tr>
      <w:tr w14:paraId="4786B36B">
        <w:tblPrEx>
          <w:tblCellMar>
            <w:top w:w="0" w:type="dxa"/>
            <w:left w:w="108" w:type="dxa"/>
            <w:bottom w:w="0" w:type="dxa"/>
            <w:right w:w="108" w:type="dxa"/>
          </w:tblCellMar>
        </w:tblPrEx>
        <w:trPr>
          <w:trHeight w:val="727" w:hRule="atLeast"/>
          <w:jc w:val="center"/>
        </w:trPr>
        <w:tc>
          <w:tcPr>
            <w:tcW w:w="6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E617DD">
            <w:pPr>
              <w:spacing w:line="0" w:lineRule="atLeast"/>
              <w:ind w:firstLine="0" w:firstLineChars="0"/>
              <w:jc w:val="center"/>
              <w:textAlignment w:val="center"/>
              <w:rPr>
                <w:rFonts w:ascii="宋体" w:hAnsi="宋体" w:cs="宋体"/>
                <w:color w:val="auto"/>
                <w:sz w:val="22"/>
                <w:szCs w:val="22"/>
                <w:highlight w:val="none"/>
                <w:lang w:eastAsia="zh-CN" w:bidi="ar"/>
              </w:rPr>
            </w:pPr>
            <w:r>
              <w:rPr>
                <w:rFonts w:ascii="宋体" w:hAnsi="宋体" w:cs="宋体"/>
                <w:color w:val="auto"/>
                <w:sz w:val="22"/>
                <w:szCs w:val="22"/>
                <w:highlight w:val="none"/>
                <w:lang w:eastAsia="zh-CN" w:bidi="ar"/>
              </w:rPr>
              <w:t>合同</w:t>
            </w:r>
          </w:p>
          <w:p w14:paraId="6CC8EFC0">
            <w:pPr>
              <w:spacing w:line="0" w:lineRule="atLeast"/>
              <w:ind w:firstLine="0" w:firstLineChars="0"/>
              <w:jc w:val="center"/>
              <w:textAlignment w:val="center"/>
              <w:rPr>
                <w:rFonts w:ascii="宋体" w:hAnsi="宋体" w:cs="宋体"/>
                <w:color w:val="auto"/>
                <w:sz w:val="22"/>
                <w:szCs w:val="22"/>
                <w:highlight w:val="none"/>
              </w:rPr>
            </w:pPr>
            <w:r>
              <w:rPr>
                <w:rFonts w:ascii="宋体" w:hAnsi="宋体" w:cs="宋体"/>
                <w:color w:val="auto"/>
                <w:sz w:val="22"/>
                <w:szCs w:val="22"/>
                <w:highlight w:val="none"/>
                <w:lang w:eastAsia="zh-CN" w:bidi="ar"/>
              </w:rPr>
              <w:t>名称</w:t>
            </w:r>
          </w:p>
        </w:tc>
        <w:tc>
          <w:tcPr>
            <w:tcW w:w="2262"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779F47C8">
            <w:pPr>
              <w:spacing w:line="0" w:lineRule="atLeast"/>
              <w:ind w:firstLine="0" w:firstLineChars="0"/>
              <w:textAlignment w:val="center"/>
              <w:rPr>
                <w:rFonts w:ascii="宋体" w:hAnsi="宋体" w:cs="宋体"/>
                <w:color w:val="auto"/>
                <w:sz w:val="22"/>
                <w:szCs w:val="22"/>
                <w:highlight w:val="none"/>
              </w:rPr>
            </w:pPr>
          </w:p>
        </w:tc>
        <w:tc>
          <w:tcPr>
            <w:tcW w:w="7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172E91">
            <w:pPr>
              <w:spacing w:line="0" w:lineRule="atLeast"/>
              <w:ind w:firstLine="0" w:firstLineChars="0"/>
              <w:jc w:val="center"/>
              <w:textAlignment w:val="center"/>
              <w:rPr>
                <w:rFonts w:ascii="宋体" w:hAnsi="宋体" w:cs="宋体"/>
                <w:color w:val="auto"/>
                <w:sz w:val="22"/>
                <w:szCs w:val="22"/>
                <w:highlight w:val="none"/>
              </w:rPr>
            </w:pPr>
            <w:r>
              <w:rPr>
                <w:rFonts w:ascii="宋体" w:hAnsi="宋体" w:cs="宋体"/>
                <w:color w:val="auto"/>
                <w:sz w:val="22"/>
                <w:szCs w:val="22"/>
                <w:highlight w:val="none"/>
                <w:lang w:eastAsia="zh-CN" w:bidi="ar"/>
              </w:rPr>
              <w:t>申报日期</w:t>
            </w:r>
          </w:p>
        </w:tc>
        <w:tc>
          <w:tcPr>
            <w:tcW w:w="1406" w:type="pct"/>
            <w:gridSpan w:val="2"/>
            <w:tcBorders>
              <w:top w:val="single" w:color="000000" w:sz="4" w:space="0"/>
              <w:left w:val="single" w:color="000000" w:sz="4" w:space="0"/>
              <w:bottom w:val="single" w:color="000000" w:sz="4" w:space="0"/>
              <w:right w:val="single" w:color="000000" w:sz="4" w:space="0"/>
            </w:tcBorders>
            <w:shd w:val="clear" w:color="auto" w:fill="auto"/>
          </w:tcPr>
          <w:p w14:paraId="03D4FA16">
            <w:pPr>
              <w:spacing w:line="0" w:lineRule="atLeast"/>
              <w:ind w:firstLine="0" w:firstLineChars="0"/>
              <w:rPr>
                <w:rFonts w:ascii="宋体" w:hAnsi="宋体" w:cs="宋体"/>
                <w:color w:val="auto"/>
                <w:sz w:val="22"/>
                <w:szCs w:val="22"/>
                <w:highlight w:val="none"/>
              </w:rPr>
            </w:pPr>
          </w:p>
        </w:tc>
      </w:tr>
      <w:tr w14:paraId="350DAF17">
        <w:tblPrEx>
          <w:tblCellMar>
            <w:top w:w="0" w:type="dxa"/>
            <w:left w:w="108" w:type="dxa"/>
            <w:bottom w:w="0" w:type="dxa"/>
            <w:right w:w="108" w:type="dxa"/>
          </w:tblCellMar>
        </w:tblPrEx>
        <w:trPr>
          <w:trHeight w:val="826" w:hRule="atLeast"/>
          <w:jc w:val="center"/>
        </w:trPr>
        <w:tc>
          <w:tcPr>
            <w:tcW w:w="6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C28809">
            <w:pPr>
              <w:spacing w:line="0" w:lineRule="atLeast"/>
              <w:ind w:firstLine="0" w:firstLineChars="0"/>
              <w:jc w:val="center"/>
              <w:textAlignment w:val="center"/>
              <w:rPr>
                <w:rFonts w:ascii="宋体" w:hAnsi="宋体" w:cs="宋体"/>
                <w:color w:val="auto"/>
                <w:sz w:val="22"/>
                <w:szCs w:val="22"/>
                <w:highlight w:val="none"/>
                <w:lang w:eastAsia="zh-CN" w:bidi="ar"/>
              </w:rPr>
            </w:pPr>
            <w:r>
              <w:rPr>
                <w:rFonts w:ascii="宋体" w:hAnsi="宋体" w:cs="宋体"/>
                <w:color w:val="auto"/>
                <w:sz w:val="22"/>
                <w:szCs w:val="22"/>
                <w:highlight w:val="none"/>
                <w:lang w:eastAsia="zh-CN" w:bidi="ar"/>
              </w:rPr>
              <w:t>申请</w:t>
            </w:r>
          </w:p>
          <w:p w14:paraId="25E60EF2">
            <w:pPr>
              <w:spacing w:line="0" w:lineRule="atLeast"/>
              <w:ind w:firstLine="0" w:firstLineChars="0"/>
              <w:jc w:val="center"/>
              <w:textAlignment w:val="center"/>
              <w:rPr>
                <w:rFonts w:ascii="宋体" w:hAnsi="宋体" w:cs="宋体"/>
                <w:color w:val="auto"/>
                <w:sz w:val="22"/>
                <w:szCs w:val="22"/>
                <w:highlight w:val="none"/>
              </w:rPr>
            </w:pPr>
            <w:r>
              <w:rPr>
                <w:rFonts w:ascii="宋体" w:hAnsi="宋体" w:cs="宋体"/>
                <w:color w:val="auto"/>
                <w:sz w:val="22"/>
                <w:szCs w:val="22"/>
                <w:highlight w:val="none"/>
                <w:lang w:eastAsia="zh-CN" w:bidi="ar"/>
              </w:rPr>
              <w:t>单位</w:t>
            </w:r>
          </w:p>
        </w:tc>
        <w:tc>
          <w:tcPr>
            <w:tcW w:w="4398" w:type="pct"/>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7FE5924A">
            <w:pPr>
              <w:spacing w:line="0" w:lineRule="atLeast"/>
              <w:ind w:firstLine="0" w:firstLineChars="0"/>
              <w:textAlignment w:val="center"/>
              <w:rPr>
                <w:rFonts w:ascii="宋体" w:hAnsi="宋体" w:cs="宋体"/>
                <w:color w:val="auto"/>
                <w:sz w:val="22"/>
                <w:szCs w:val="22"/>
                <w:highlight w:val="none"/>
              </w:rPr>
            </w:pPr>
          </w:p>
        </w:tc>
      </w:tr>
      <w:tr w14:paraId="6721C034">
        <w:tblPrEx>
          <w:tblCellMar>
            <w:top w:w="0" w:type="dxa"/>
            <w:left w:w="108" w:type="dxa"/>
            <w:bottom w:w="0" w:type="dxa"/>
            <w:right w:w="108" w:type="dxa"/>
          </w:tblCellMar>
        </w:tblPrEx>
        <w:trPr>
          <w:trHeight w:val="1000" w:hRule="atLeast"/>
          <w:jc w:val="center"/>
        </w:trPr>
        <w:tc>
          <w:tcPr>
            <w:tcW w:w="6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E3596E">
            <w:pPr>
              <w:spacing w:line="0" w:lineRule="atLeast"/>
              <w:ind w:firstLine="0" w:firstLineChars="0"/>
              <w:jc w:val="center"/>
              <w:textAlignment w:val="center"/>
              <w:rPr>
                <w:rFonts w:ascii="宋体" w:hAnsi="宋体" w:cs="宋体"/>
                <w:color w:val="auto"/>
                <w:sz w:val="22"/>
                <w:szCs w:val="22"/>
                <w:highlight w:val="none"/>
                <w:lang w:eastAsia="zh-CN" w:bidi="ar"/>
              </w:rPr>
            </w:pPr>
            <w:r>
              <w:rPr>
                <w:rFonts w:ascii="宋体" w:hAnsi="宋体" w:cs="宋体"/>
                <w:color w:val="auto"/>
                <w:sz w:val="22"/>
                <w:szCs w:val="22"/>
                <w:highlight w:val="none"/>
                <w:lang w:eastAsia="zh-CN" w:bidi="ar"/>
              </w:rPr>
              <w:t>支付</w:t>
            </w:r>
          </w:p>
          <w:p w14:paraId="329D1D3F">
            <w:pPr>
              <w:spacing w:line="0" w:lineRule="atLeast"/>
              <w:ind w:firstLine="0" w:firstLineChars="0"/>
              <w:jc w:val="center"/>
              <w:textAlignment w:val="center"/>
              <w:rPr>
                <w:rFonts w:ascii="宋体" w:hAnsi="宋体" w:cs="宋体"/>
                <w:color w:val="auto"/>
                <w:sz w:val="22"/>
                <w:szCs w:val="22"/>
                <w:highlight w:val="none"/>
              </w:rPr>
            </w:pPr>
            <w:r>
              <w:rPr>
                <w:rFonts w:ascii="宋体" w:hAnsi="宋体" w:cs="宋体"/>
                <w:color w:val="auto"/>
                <w:sz w:val="22"/>
                <w:szCs w:val="22"/>
                <w:highlight w:val="none"/>
                <w:lang w:eastAsia="zh-CN" w:bidi="ar"/>
              </w:rPr>
              <w:t>阶段</w:t>
            </w:r>
          </w:p>
        </w:tc>
        <w:tc>
          <w:tcPr>
            <w:tcW w:w="4398" w:type="pct"/>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3B18F45A">
            <w:pPr>
              <w:spacing w:line="0" w:lineRule="atLeast"/>
              <w:ind w:firstLine="0" w:firstLineChars="0"/>
              <w:textAlignment w:val="center"/>
              <w:rPr>
                <w:rFonts w:ascii="宋体" w:hAnsi="宋体" w:cs="宋体"/>
                <w:color w:val="auto"/>
                <w:sz w:val="22"/>
                <w:szCs w:val="22"/>
                <w:highlight w:val="none"/>
                <w:lang w:eastAsia="zh-CN"/>
              </w:rPr>
            </w:pPr>
            <w:r>
              <w:rPr>
                <w:rFonts w:ascii="宋体" w:hAnsi="宋体" w:cs="宋体"/>
                <w:color w:val="auto"/>
                <w:sz w:val="22"/>
                <w:szCs w:val="22"/>
                <w:highlight w:val="none"/>
                <w:lang w:eastAsia="zh-CN" w:bidi="ar"/>
              </w:rPr>
              <w:t xml:space="preserve">口预付款  </w:t>
            </w:r>
            <w:r>
              <w:rPr>
                <w:rFonts w:hint="eastAsia" w:ascii="宋体" w:hAnsi="宋体" w:cs="宋体"/>
                <w:color w:val="auto"/>
                <w:sz w:val="22"/>
                <w:szCs w:val="22"/>
                <w:highlight w:val="none"/>
                <w:lang w:val="en-US" w:eastAsia="zh-CN" w:bidi="ar"/>
              </w:rPr>
              <w:t xml:space="preserve">  </w:t>
            </w:r>
            <w:r>
              <w:rPr>
                <w:rFonts w:ascii="宋体" w:hAnsi="宋体" w:cs="宋体"/>
                <w:color w:val="auto"/>
                <w:sz w:val="22"/>
                <w:szCs w:val="22"/>
                <w:highlight w:val="none"/>
                <w:lang w:eastAsia="zh-CN" w:bidi="ar"/>
              </w:rPr>
              <w:t>口进度款  口竣工验收     口竣工结算    口最终结清</w:t>
            </w:r>
          </w:p>
        </w:tc>
      </w:tr>
      <w:tr w14:paraId="24FD38D7">
        <w:tblPrEx>
          <w:tblCellMar>
            <w:top w:w="0" w:type="dxa"/>
            <w:left w:w="108" w:type="dxa"/>
            <w:bottom w:w="0" w:type="dxa"/>
            <w:right w:w="108" w:type="dxa"/>
          </w:tblCellMar>
        </w:tblPrEx>
        <w:trPr>
          <w:trHeight w:val="753" w:hRule="atLeast"/>
          <w:jc w:val="center"/>
        </w:trPr>
        <w:tc>
          <w:tcPr>
            <w:tcW w:w="60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95D0E24">
            <w:pPr>
              <w:spacing w:line="0" w:lineRule="atLeast"/>
              <w:ind w:firstLine="0" w:firstLineChars="0"/>
              <w:jc w:val="center"/>
              <w:textAlignment w:val="center"/>
              <w:rPr>
                <w:rFonts w:ascii="宋体" w:hAnsi="宋体" w:cs="宋体"/>
                <w:color w:val="auto"/>
                <w:sz w:val="22"/>
                <w:szCs w:val="22"/>
                <w:highlight w:val="none"/>
                <w:lang w:eastAsia="zh-CN" w:bidi="ar"/>
              </w:rPr>
            </w:pPr>
            <w:r>
              <w:rPr>
                <w:rFonts w:ascii="宋体" w:hAnsi="宋体" w:cs="宋体"/>
                <w:color w:val="auto"/>
                <w:sz w:val="22"/>
                <w:szCs w:val="22"/>
                <w:highlight w:val="none"/>
                <w:lang w:eastAsia="zh-CN" w:bidi="ar"/>
              </w:rPr>
              <w:t>支付</w:t>
            </w:r>
          </w:p>
          <w:p w14:paraId="0CC12C38">
            <w:pPr>
              <w:spacing w:line="0" w:lineRule="atLeast"/>
              <w:ind w:firstLine="0" w:firstLineChars="0"/>
              <w:jc w:val="center"/>
              <w:textAlignment w:val="center"/>
              <w:rPr>
                <w:rFonts w:ascii="宋体" w:hAnsi="宋体" w:cs="宋体"/>
                <w:color w:val="auto"/>
                <w:sz w:val="22"/>
                <w:szCs w:val="22"/>
                <w:highlight w:val="none"/>
              </w:rPr>
            </w:pPr>
            <w:r>
              <w:rPr>
                <w:rFonts w:ascii="宋体" w:hAnsi="宋体" w:cs="宋体"/>
                <w:color w:val="auto"/>
                <w:sz w:val="22"/>
                <w:szCs w:val="22"/>
                <w:highlight w:val="none"/>
                <w:lang w:eastAsia="zh-CN" w:bidi="ar"/>
              </w:rPr>
              <w:t>情况</w:t>
            </w:r>
          </w:p>
        </w:tc>
        <w:tc>
          <w:tcPr>
            <w:tcW w:w="7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0129E2">
            <w:pPr>
              <w:spacing w:line="0" w:lineRule="atLeast"/>
              <w:ind w:firstLine="0" w:firstLineChars="0"/>
              <w:jc w:val="center"/>
              <w:textAlignment w:val="center"/>
              <w:rPr>
                <w:rFonts w:ascii="宋体" w:hAnsi="宋体" w:cs="宋体"/>
                <w:color w:val="auto"/>
                <w:sz w:val="22"/>
                <w:szCs w:val="22"/>
                <w:highlight w:val="none"/>
              </w:rPr>
            </w:pPr>
            <w:r>
              <w:rPr>
                <w:rFonts w:ascii="宋体" w:hAnsi="宋体" w:cs="宋体"/>
                <w:color w:val="auto"/>
                <w:sz w:val="22"/>
                <w:szCs w:val="22"/>
                <w:highlight w:val="none"/>
                <w:lang w:eastAsia="zh-CN" w:bidi="ar"/>
              </w:rPr>
              <w:t>合同签约金额</w:t>
            </w:r>
          </w:p>
        </w:tc>
        <w:tc>
          <w:tcPr>
            <w:tcW w:w="7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AA473A">
            <w:pPr>
              <w:spacing w:line="0" w:lineRule="atLeast"/>
              <w:ind w:firstLine="0" w:firstLineChars="0"/>
              <w:jc w:val="center"/>
              <w:rPr>
                <w:rFonts w:ascii="宋体" w:hAnsi="宋体" w:cs="宋体"/>
                <w:color w:val="auto"/>
                <w:sz w:val="22"/>
                <w:szCs w:val="22"/>
                <w:highlight w:val="none"/>
              </w:rPr>
            </w:pPr>
          </w:p>
        </w:tc>
        <w:tc>
          <w:tcPr>
            <w:tcW w:w="7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965078">
            <w:pPr>
              <w:spacing w:line="0" w:lineRule="atLeast"/>
              <w:ind w:firstLine="0" w:firstLineChars="0"/>
              <w:jc w:val="center"/>
              <w:textAlignment w:val="center"/>
              <w:rPr>
                <w:rFonts w:ascii="宋体" w:hAnsi="宋体" w:cs="宋体"/>
                <w:color w:val="auto"/>
                <w:sz w:val="22"/>
                <w:szCs w:val="22"/>
                <w:highlight w:val="none"/>
              </w:rPr>
            </w:pPr>
            <w:r>
              <w:rPr>
                <w:rFonts w:ascii="宋体" w:hAnsi="宋体" w:cs="宋体"/>
                <w:color w:val="auto"/>
                <w:sz w:val="22"/>
                <w:szCs w:val="22"/>
                <w:highlight w:val="none"/>
                <w:lang w:eastAsia="zh-CN" w:bidi="ar"/>
              </w:rPr>
              <w:t>本次完成金额</w:t>
            </w:r>
          </w:p>
        </w:tc>
        <w:tc>
          <w:tcPr>
            <w:tcW w:w="7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BB5857">
            <w:pPr>
              <w:spacing w:line="0" w:lineRule="atLeast"/>
              <w:ind w:firstLine="0" w:firstLineChars="0"/>
              <w:jc w:val="center"/>
              <w:rPr>
                <w:rFonts w:ascii="宋体" w:hAnsi="宋体" w:cs="宋体"/>
                <w:color w:val="auto"/>
                <w:sz w:val="22"/>
                <w:szCs w:val="22"/>
                <w:highlight w:val="none"/>
              </w:rPr>
            </w:pPr>
          </w:p>
        </w:tc>
        <w:tc>
          <w:tcPr>
            <w:tcW w:w="7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5BAB75">
            <w:pPr>
              <w:spacing w:line="0" w:lineRule="atLeast"/>
              <w:ind w:firstLine="0" w:firstLineChars="0"/>
              <w:jc w:val="center"/>
              <w:textAlignment w:val="center"/>
              <w:rPr>
                <w:rFonts w:ascii="宋体" w:hAnsi="宋体" w:cs="宋体"/>
                <w:color w:val="auto"/>
                <w:sz w:val="22"/>
                <w:szCs w:val="22"/>
                <w:highlight w:val="none"/>
              </w:rPr>
            </w:pPr>
            <w:r>
              <w:rPr>
                <w:rFonts w:ascii="宋体" w:hAnsi="宋体" w:cs="宋体"/>
                <w:color w:val="auto"/>
                <w:sz w:val="22"/>
                <w:szCs w:val="22"/>
                <w:highlight w:val="none"/>
                <w:lang w:eastAsia="zh-CN" w:bidi="ar"/>
              </w:rPr>
              <w:t>累计完成金额</w:t>
            </w:r>
          </w:p>
        </w:tc>
        <w:tc>
          <w:tcPr>
            <w:tcW w:w="66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09CF37">
            <w:pPr>
              <w:spacing w:line="0" w:lineRule="atLeast"/>
              <w:ind w:firstLine="0" w:firstLineChars="0"/>
              <w:jc w:val="center"/>
              <w:rPr>
                <w:rFonts w:ascii="宋体" w:hAnsi="宋体" w:cs="宋体"/>
                <w:color w:val="auto"/>
                <w:sz w:val="22"/>
                <w:szCs w:val="22"/>
                <w:highlight w:val="none"/>
              </w:rPr>
            </w:pPr>
          </w:p>
        </w:tc>
      </w:tr>
      <w:tr w14:paraId="029EBB94">
        <w:tblPrEx>
          <w:tblCellMar>
            <w:top w:w="0" w:type="dxa"/>
            <w:left w:w="108" w:type="dxa"/>
            <w:bottom w:w="0" w:type="dxa"/>
            <w:right w:w="108" w:type="dxa"/>
          </w:tblCellMar>
        </w:tblPrEx>
        <w:trPr>
          <w:trHeight w:val="834" w:hRule="atLeast"/>
          <w:jc w:val="center"/>
        </w:trPr>
        <w:tc>
          <w:tcPr>
            <w:tcW w:w="60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12E357">
            <w:pPr>
              <w:spacing w:line="0" w:lineRule="atLeast"/>
              <w:ind w:firstLine="0" w:firstLineChars="0"/>
              <w:jc w:val="center"/>
              <w:rPr>
                <w:rFonts w:ascii="宋体" w:hAnsi="宋体" w:cs="宋体"/>
                <w:color w:val="auto"/>
                <w:sz w:val="22"/>
                <w:szCs w:val="22"/>
                <w:highlight w:val="none"/>
              </w:rPr>
            </w:pPr>
          </w:p>
        </w:tc>
        <w:tc>
          <w:tcPr>
            <w:tcW w:w="7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1D3A15">
            <w:pPr>
              <w:spacing w:line="0" w:lineRule="atLeast"/>
              <w:ind w:firstLine="0" w:firstLineChars="0"/>
              <w:jc w:val="center"/>
              <w:textAlignment w:val="center"/>
              <w:rPr>
                <w:rFonts w:ascii="宋体" w:hAnsi="宋体" w:cs="宋体"/>
                <w:color w:val="auto"/>
                <w:sz w:val="22"/>
                <w:szCs w:val="22"/>
                <w:highlight w:val="none"/>
              </w:rPr>
            </w:pPr>
            <w:r>
              <w:rPr>
                <w:rFonts w:ascii="宋体" w:hAnsi="宋体" w:cs="宋体"/>
                <w:color w:val="auto"/>
                <w:sz w:val="22"/>
                <w:szCs w:val="22"/>
                <w:highlight w:val="none"/>
                <w:lang w:eastAsia="zh-CN" w:bidi="ar"/>
              </w:rPr>
              <w:t>已支付金额</w:t>
            </w:r>
          </w:p>
        </w:tc>
        <w:tc>
          <w:tcPr>
            <w:tcW w:w="7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AEF5C7">
            <w:pPr>
              <w:spacing w:line="0" w:lineRule="atLeast"/>
              <w:ind w:firstLine="0" w:firstLineChars="0"/>
              <w:jc w:val="center"/>
              <w:rPr>
                <w:rFonts w:ascii="宋体" w:hAnsi="宋体" w:cs="宋体"/>
                <w:color w:val="auto"/>
                <w:sz w:val="22"/>
                <w:szCs w:val="22"/>
                <w:highlight w:val="none"/>
              </w:rPr>
            </w:pPr>
          </w:p>
        </w:tc>
        <w:tc>
          <w:tcPr>
            <w:tcW w:w="77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DBF57D">
            <w:pPr>
              <w:spacing w:line="0" w:lineRule="atLeast"/>
              <w:ind w:firstLine="0" w:firstLineChars="0"/>
              <w:jc w:val="center"/>
              <w:textAlignment w:val="center"/>
              <w:rPr>
                <w:rFonts w:ascii="宋体" w:hAnsi="宋体" w:cs="宋体"/>
                <w:color w:val="auto"/>
                <w:sz w:val="22"/>
                <w:szCs w:val="22"/>
                <w:highlight w:val="none"/>
              </w:rPr>
            </w:pPr>
            <w:r>
              <w:rPr>
                <w:rFonts w:ascii="宋体" w:hAnsi="宋体" w:cs="宋体"/>
                <w:color w:val="auto"/>
                <w:sz w:val="22"/>
                <w:szCs w:val="22"/>
                <w:highlight w:val="none"/>
                <w:lang w:eastAsia="zh-CN" w:bidi="ar"/>
              </w:rPr>
              <w:t>本次应付金额</w:t>
            </w:r>
          </w:p>
        </w:tc>
        <w:tc>
          <w:tcPr>
            <w:tcW w:w="7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03EDEF">
            <w:pPr>
              <w:spacing w:line="0" w:lineRule="atLeast"/>
              <w:ind w:firstLine="0" w:firstLineChars="0"/>
              <w:jc w:val="center"/>
              <w:rPr>
                <w:rFonts w:ascii="宋体" w:hAnsi="宋体" w:cs="宋体"/>
                <w:color w:val="auto"/>
                <w:sz w:val="22"/>
                <w:szCs w:val="22"/>
                <w:highlight w:val="none"/>
              </w:rPr>
            </w:pPr>
          </w:p>
        </w:tc>
        <w:tc>
          <w:tcPr>
            <w:tcW w:w="73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101169">
            <w:pPr>
              <w:spacing w:line="0" w:lineRule="atLeast"/>
              <w:ind w:firstLine="0" w:firstLineChars="0"/>
              <w:jc w:val="center"/>
              <w:textAlignment w:val="center"/>
              <w:rPr>
                <w:rFonts w:ascii="宋体" w:hAnsi="宋体" w:cs="宋体"/>
                <w:color w:val="auto"/>
                <w:sz w:val="22"/>
                <w:szCs w:val="22"/>
                <w:highlight w:val="none"/>
              </w:rPr>
            </w:pPr>
            <w:r>
              <w:rPr>
                <w:rFonts w:ascii="宋体" w:hAnsi="宋体" w:cs="宋体"/>
                <w:color w:val="auto"/>
                <w:sz w:val="22"/>
                <w:szCs w:val="22"/>
                <w:highlight w:val="none"/>
                <w:lang w:eastAsia="zh-CN" w:bidi="ar"/>
              </w:rPr>
              <w:t>累计应付金额</w:t>
            </w:r>
          </w:p>
        </w:tc>
        <w:tc>
          <w:tcPr>
            <w:tcW w:w="66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4D2689">
            <w:pPr>
              <w:spacing w:line="0" w:lineRule="atLeast"/>
              <w:ind w:firstLine="0" w:firstLineChars="0"/>
              <w:jc w:val="center"/>
              <w:rPr>
                <w:rFonts w:ascii="宋体" w:hAnsi="宋体" w:cs="宋体"/>
                <w:color w:val="auto"/>
                <w:sz w:val="22"/>
                <w:szCs w:val="22"/>
                <w:highlight w:val="none"/>
              </w:rPr>
            </w:pPr>
          </w:p>
        </w:tc>
      </w:tr>
      <w:tr w14:paraId="1EC66549">
        <w:tblPrEx>
          <w:tblCellMar>
            <w:top w:w="0" w:type="dxa"/>
            <w:left w:w="108" w:type="dxa"/>
            <w:bottom w:w="0" w:type="dxa"/>
            <w:right w:w="108" w:type="dxa"/>
          </w:tblCellMar>
        </w:tblPrEx>
        <w:trPr>
          <w:trHeight w:val="928" w:hRule="atLeast"/>
          <w:jc w:val="center"/>
        </w:trPr>
        <w:tc>
          <w:tcPr>
            <w:tcW w:w="6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244B15">
            <w:pPr>
              <w:spacing w:line="0" w:lineRule="atLeast"/>
              <w:ind w:firstLine="0" w:firstLineChars="0"/>
              <w:jc w:val="center"/>
              <w:textAlignment w:val="center"/>
              <w:rPr>
                <w:rFonts w:ascii="宋体" w:hAnsi="宋体" w:cs="宋体"/>
                <w:color w:val="auto"/>
                <w:sz w:val="22"/>
                <w:szCs w:val="22"/>
                <w:highlight w:val="none"/>
                <w:lang w:eastAsia="zh-CN" w:bidi="ar"/>
              </w:rPr>
            </w:pPr>
            <w:r>
              <w:rPr>
                <w:rFonts w:ascii="宋体" w:hAnsi="宋体" w:cs="宋体"/>
                <w:color w:val="auto"/>
                <w:sz w:val="22"/>
                <w:szCs w:val="22"/>
                <w:highlight w:val="none"/>
                <w:lang w:eastAsia="zh-CN" w:bidi="ar"/>
              </w:rPr>
              <w:t>申请</w:t>
            </w:r>
          </w:p>
          <w:p w14:paraId="69195BA9">
            <w:pPr>
              <w:spacing w:line="0" w:lineRule="atLeast"/>
              <w:ind w:firstLine="0" w:firstLineChars="0"/>
              <w:jc w:val="center"/>
              <w:textAlignment w:val="center"/>
              <w:rPr>
                <w:rFonts w:ascii="宋体" w:hAnsi="宋体" w:cs="宋体"/>
                <w:color w:val="auto"/>
                <w:sz w:val="22"/>
                <w:szCs w:val="22"/>
                <w:highlight w:val="none"/>
              </w:rPr>
            </w:pPr>
            <w:r>
              <w:rPr>
                <w:rFonts w:ascii="宋体" w:hAnsi="宋体" w:cs="宋体"/>
                <w:color w:val="auto"/>
                <w:sz w:val="22"/>
                <w:szCs w:val="22"/>
                <w:highlight w:val="none"/>
                <w:lang w:eastAsia="zh-CN" w:bidi="ar"/>
              </w:rPr>
              <w:t>内容</w:t>
            </w:r>
          </w:p>
        </w:tc>
        <w:tc>
          <w:tcPr>
            <w:tcW w:w="4398" w:type="pct"/>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7941F421">
            <w:pPr>
              <w:spacing w:line="0" w:lineRule="atLeast"/>
              <w:ind w:firstLine="0" w:firstLineChars="0"/>
              <w:textAlignment w:val="center"/>
              <w:rPr>
                <w:rFonts w:ascii="宋体" w:hAnsi="宋体" w:cs="宋体"/>
                <w:color w:val="auto"/>
                <w:sz w:val="22"/>
                <w:szCs w:val="22"/>
                <w:highlight w:val="none"/>
                <w:lang w:eastAsia="zh-CN"/>
              </w:rPr>
            </w:pPr>
            <w:r>
              <w:rPr>
                <w:rFonts w:ascii="宋体" w:hAnsi="宋体" w:cs="宋体"/>
                <w:color w:val="auto"/>
                <w:sz w:val="22"/>
                <w:szCs w:val="22"/>
                <w:highlight w:val="none"/>
                <w:lang w:eastAsia="zh-CN" w:bidi="ar"/>
              </w:rPr>
              <w:t>附件：支付申请函、支付依据(技术服务合同盖章页以及支付条款合同页</w:t>
            </w:r>
          </w:p>
        </w:tc>
      </w:tr>
      <w:tr w14:paraId="3D6AB9DC">
        <w:tblPrEx>
          <w:tblCellMar>
            <w:top w:w="0" w:type="dxa"/>
            <w:left w:w="108" w:type="dxa"/>
            <w:bottom w:w="0" w:type="dxa"/>
            <w:right w:w="108" w:type="dxa"/>
          </w:tblCellMar>
        </w:tblPrEx>
        <w:trPr>
          <w:trHeight w:val="1490" w:hRule="atLeast"/>
          <w:jc w:val="center"/>
        </w:trPr>
        <w:tc>
          <w:tcPr>
            <w:tcW w:w="60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FF04506">
            <w:pPr>
              <w:spacing w:line="0" w:lineRule="atLeast"/>
              <w:ind w:firstLine="0" w:firstLineChars="0"/>
              <w:jc w:val="center"/>
              <w:textAlignment w:val="center"/>
              <w:rPr>
                <w:rFonts w:ascii="宋体" w:hAnsi="宋体" w:cs="宋体"/>
                <w:color w:val="auto"/>
                <w:sz w:val="22"/>
                <w:szCs w:val="22"/>
                <w:highlight w:val="none"/>
                <w:lang w:eastAsia="zh-CN" w:bidi="ar"/>
              </w:rPr>
            </w:pPr>
            <w:r>
              <w:rPr>
                <w:rFonts w:ascii="宋体" w:hAnsi="宋体" w:cs="宋体"/>
                <w:color w:val="auto"/>
                <w:sz w:val="22"/>
                <w:szCs w:val="22"/>
                <w:highlight w:val="none"/>
                <w:lang w:eastAsia="zh-CN" w:bidi="ar"/>
              </w:rPr>
              <w:t>申请</w:t>
            </w:r>
          </w:p>
          <w:p w14:paraId="05C9BEEC">
            <w:pPr>
              <w:spacing w:line="0" w:lineRule="atLeast"/>
              <w:ind w:firstLine="0" w:firstLineChars="0"/>
              <w:jc w:val="center"/>
              <w:textAlignment w:val="center"/>
              <w:rPr>
                <w:rFonts w:ascii="宋体" w:hAnsi="宋体" w:cs="宋体"/>
                <w:color w:val="auto"/>
                <w:sz w:val="22"/>
                <w:szCs w:val="22"/>
                <w:highlight w:val="none"/>
              </w:rPr>
            </w:pPr>
            <w:r>
              <w:rPr>
                <w:rFonts w:ascii="宋体" w:hAnsi="宋体" w:cs="宋体"/>
                <w:color w:val="auto"/>
                <w:sz w:val="22"/>
                <w:szCs w:val="22"/>
                <w:highlight w:val="none"/>
                <w:lang w:eastAsia="zh-CN" w:bidi="ar"/>
              </w:rPr>
              <w:t>单位</w:t>
            </w:r>
          </w:p>
        </w:tc>
        <w:tc>
          <w:tcPr>
            <w:tcW w:w="4398" w:type="pct"/>
            <w:gridSpan w:val="6"/>
            <w:tcBorders>
              <w:top w:val="single" w:color="000000" w:sz="4" w:space="0"/>
              <w:left w:val="single" w:color="000000" w:sz="4" w:space="0"/>
              <w:bottom w:val="nil"/>
              <w:right w:val="single" w:color="000000" w:sz="4" w:space="0"/>
            </w:tcBorders>
            <w:shd w:val="clear" w:color="auto" w:fill="auto"/>
          </w:tcPr>
          <w:p w14:paraId="72E9B6DF">
            <w:pPr>
              <w:spacing w:line="0" w:lineRule="atLeast"/>
              <w:ind w:right="880" w:firstLine="0" w:firstLineChars="0"/>
              <w:textAlignment w:val="bottom"/>
              <w:rPr>
                <w:rFonts w:ascii="宋体" w:hAnsi="宋体" w:cs="宋体"/>
                <w:color w:val="auto"/>
                <w:sz w:val="22"/>
                <w:szCs w:val="22"/>
                <w:highlight w:val="none"/>
                <w:lang w:eastAsia="zh-CN"/>
              </w:rPr>
            </w:pPr>
          </w:p>
          <w:p w14:paraId="3A0BBB1A">
            <w:pPr>
              <w:spacing w:line="0" w:lineRule="atLeast"/>
              <w:ind w:right="880" w:firstLine="0" w:firstLineChars="0"/>
              <w:textAlignment w:val="bottom"/>
              <w:rPr>
                <w:rFonts w:ascii="宋体" w:hAnsi="宋体" w:cs="宋体"/>
                <w:color w:val="auto"/>
                <w:sz w:val="22"/>
                <w:szCs w:val="22"/>
                <w:highlight w:val="none"/>
                <w:lang w:eastAsia="zh-CN"/>
              </w:rPr>
            </w:pPr>
          </w:p>
          <w:p w14:paraId="2468D1E6">
            <w:pPr>
              <w:spacing w:line="0" w:lineRule="atLeast"/>
              <w:ind w:right="880" w:firstLine="0" w:firstLineChars="0"/>
              <w:textAlignment w:val="bottom"/>
              <w:rPr>
                <w:rFonts w:ascii="宋体" w:hAnsi="宋体" w:cs="宋体"/>
                <w:color w:val="auto"/>
                <w:sz w:val="22"/>
                <w:szCs w:val="22"/>
                <w:highlight w:val="none"/>
                <w:lang w:eastAsia="zh-CN"/>
              </w:rPr>
            </w:pPr>
          </w:p>
          <w:p w14:paraId="5B473BEB">
            <w:pPr>
              <w:spacing w:line="0" w:lineRule="atLeast"/>
              <w:ind w:right="880" w:firstLine="0" w:firstLineChars="0"/>
              <w:textAlignment w:val="bottom"/>
              <w:rPr>
                <w:rFonts w:ascii="宋体" w:hAnsi="宋体" w:cs="宋体"/>
                <w:color w:val="auto"/>
                <w:sz w:val="22"/>
                <w:szCs w:val="22"/>
                <w:highlight w:val="none"/>
                <w:lang w:eastAsia="zh-CN"/>
              </w:rPr>
            </w:pPr>
          </w:p>
          <w:p w14:paraId="716E5E9C">
            <w:pPr>
              <w:spacing w:line="0" w:lineRule="atLeast"/>
              <w:ind w:right="880" w:firstLine="0" w:firstLineChars="0"/>
              <w:textAlignment w:val="bottom"/>
              <w:rPr>
                <w:rFonts w:ascii="宋体" w:hAnsi="宋体" w:cs="宋体"/>
                <w:color w:val="auto"/>
                <w:sz w:val="22"/>
                <w:szCs w:val="22"/>
                <w:highlight w:val="none"/>
                <w:lang w:eastAsia="zh-CN"/>
              </w:rPr>
            </w:pPr>
          </w:p>
          <w:p w14:paraId="54460401">
            <w:pPr>
              <w:spacing w:line="0" w:lineRule="atLeast"/>
              <w:ind w:right="880" w:firstLine="0" w:firstLineChars="0"/>
              <w:textAlignment w:val="bottom"/>
              <w:rPr>
                <w:rFonts w:ascii="宋体" w:hAnsi="宋体" w:cs="宋体"/>
                <w:color w:val="auto"/>
                <w:sz w:val="22"/>
                <w:szCs w:val="22"/>
                <w:highlight w:val="none"/>
                <w:lang w:eastAsia="zh-CN"/>
              </w:rPr>
            </w:pPr>
          </w:p>
        </w:tc>
      </w:tr>
      <w:tr w14:paraId="52E2EBCF">
        <w:tblPrEx>
          <w:tblCellMar>
            <w:top w:w="0" w:type="dxa"/>
            <w:left w:w="108" w:type="dxa"/>
            <w:bottom w:w="0" w:type="dxa"/>
            <w:right w:w="108" w:type="dxa"/>
          </w:tblCellMar>
        </w:tblPrEx>
        <w:trPr>
          <w:trHeight w:val="90" w:hRule="atLeast"/>
          <w:jc w:val="center"/>
        </w:trPr>
        <w:tc>
          <w:tcPr>
            <w:tcW w:w="60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A0D9A3F">
            <w:pPr>
              <w:spacing w:line="0" w:lineRule="atLeast"/>
              <w:ind w:firstLine="0" w:firstLineChars="0"/>
              <w:jc w:val="center"/>
              <w:rPr>
                <w:rFonts w:ascii="宋体" w:hAnsi="宋体" w:cs="宋体"/>
                <w:color w:val="auto"/>
                <w:sz w:val="22"/>
                <w:szCs w:val="22"/>
                <w:highlight w:val="none"/>
              </w:rPr>
            </w:pPr>
          </w:p>
        </w:tc>
        <w:tc>
          <w:tcPr>
            <w:tcW w:w="4398" w:type="pct"/>
            <w:gridSpan w:val="6"/>
            <w:tcBorders>
              <w:top w:val="nil"/>
              <w:left w:val="single" w:color="000000" w:sz="4" w:space="0"/>
              <w:bottom w:val="single" w:color="auto" w:sz="4" w:space="0"/>
              <w:right w:val="single" w:color="000000" w:sz="4" w:space="0"/>
            </w:tcBorders>
            <w:shd w:val="clear" w:color="auto" w:fill="auto"/>
            <w:vAlign w:val="center"/>
          </w:tcPr>
          <w:p w14:paraId="5D9BE234">
            <w:pPr>
              <w:spacing w:line="0" w:lineRule="atLeast"/>
              <w:ind w:right="880" w:firstLine="0" w:firstLineChars="0"/>
              <w:textAlignment w:val="bottom"/>
              <w:rPr>
                <w:rFonts w:ascii="宋体" w:hAnsi="宋体" w:cs="宋体"/>
                <w:color w:val="auto"/>
                <w:sz w:val="22"/>
                <w:szCs w:val="22"/>
                <w:highlight w:val="none"/>
                <w:lang w:eastAsia="zh-CN"/>
              </w:rPr>
            </w:pPr>
          </w:p>
          <w:p w14:paraId="05B69A98">
            <w:pPr>
              <w:spacing w:line="0" w:lineRule="atLeast"/>
              <w:ind w:right="880" w:firstLine="0" w:firstLineChars="0"/>
              <w:textAlignment w:val="bottom"/>
              <w:rPr>
                <w:rFonts w:ascii="宋体" w:hAnsi="宋体" w:cs="宋体"/>
                <w:color w:val="auto"/>
                <w:sz w:val="22"/>
                <w:szCs w:val="22"/>
                <w:highlight w:val="none"/>
                <w:lang w:eastAsia="zh-CN"/>
              </w:rPr>
            </w:pPr>
            <w:r>
              <w:rPr>
                <w:rFonts w:ascii="宋体" w:hAnsi="宋体" w:cs="宋体"/>
                <w:color w:val="auto"/>
                <w:sz w:val="22"/>
                <w:szCs w:val="22"/>
                <w:highlight w:val="none"/>
                <w:lang w:eastAsia="zh-CN"/>
              </w:rPr>
              <w:t>项目负责人</w:t>
            </w:r>
            <w:r>
              <w:rPr>
                <w:rFonts w:hint="eastAsia" w:ascii="宋体" w:hAnsi="宋体" w:cs="宋体"/>
                <w:color w:val="auto"/>
                <w:sz w:val="22"/>
                <w:szCs w:val="22"/>
                <w:highlight w:val="none"/>
                <w:lang w:eastAsia="zh-CN"/>
              </w:rPr>
              <w:t>（</w:t>
            </w:r>
            <w:r>
              <w:rPr>
                <w:rFonts w:ascii="宋体" w:hAnsi="宋体" w:cs="宋体"/>
                <w:color w:val="auto"/>
                <w:sz w:val="22"/>
                <w:szCs w:val="22"/>
                <w:highlight w:val="none"/>
                <w:lang w:eastAsia="zh-CN"/>
              </w:rPr>
              <w:t>签</w:t>
            </w:r>
            <w:r>
              <w:rPr>
                <w:rFonts w:hint="eastAsia" w:ascii="宋体" w:hAnsi="宋体" w:cs="宋体"/>
                <w:color w:val="auto"/>
                <w:sz w:val="22"/>
                <w:szCs w:val="22"/>
                <w:highlight w:val="none"/>
                <w:lang w:eastAsia="zh-CN"/>
              </w:rPr>
              <w:t xml:space="preserve">字）：                 </w:t>
            </w:r>
            <w:r>
              <w:rPr>
                <w:rFonts w:hint="eastAsia" w:ascii="宋体" w:hAnsi="宋体" w:cs="宋体"/>
                <w:color w:val="auto"/>
                <w:sz w:val="22"/>
                <w:szCs w:val="22"/>
                <w:highlight w:val="none"/>
                <w:lang w:val="en-US" w:eastAsia="zh-CN"/>
              </w:rPr>
              <w:t xml:space="preserve">    </w:t>
            </w:r>
            <w:r>
              <w:rPr>
                <w:rFonts w:hint="eastAsia" w:ascii="宋体" w:hAnsi="宋体" w:cs="宋体"/>
                <w:color w:val="auto"/>
                <w:sz w:val="22"/>
                <w:szCs w:val="22"/>
                <w:highlight w:val="none"/>
                <w:lang w:eastAsia="zh-CN"/>
              </w:rPr>
              <w:t xml:space="preserve"> </w:t>
            </w:r>
            <w:r>
              <w:rPr>
                <w:rFonts w:ascii="宋体" w:hAnsi="宋体" w:cs="宋体"/>
                <w:color w:val="auto"/>
                <w:sz w:val="22"/>
                <w:szCs w:val="22"/>
                <w:highlight w:val="none"/>
                <w:lang w:eastAsia="zh-CN"/>
              </w:rPr>
              <w:t xml:space="preserve"> 签字日期： </w:t>
            </w:r>
          </w:p>
          <w:p w14:paraId="1E2A8573">
            <w:pPr>
              <w:spacing w:line="0" w:lineRule="atLeast"/>
              <w:ind w:right="880" w:firstLine="0" w:firstLineChars="0"/>
              <w:textAlignment w:val="bottom"/>
              <w:rPr>
                <w:rFonts w:ascii="宋体" w:hAnsi="宋体" w:cs="宋体"/>
                <w:color w:val="auto"/>
                <w:sz w:val="22"/>
                <w:szCs w:val="22"/>
                <w:highlight w:val="none"/>
                <w:lang w:eastAsia="zh-CN"/>
              </w:rPr>
            </w:pPr>
            <w:r>
              <w:rPr>
                <w:rFonts w:ascii="宋体" w:hAnsi="宋体" w:cs="宋体"/>
                <w:color w:val="auto"/>
                <w:sz w:val="22"/>
                <w:szCs w:val="22"/>
                <w:highlight w:val="none"/>
                <w:lang w:eastAsia="zh-CN"/>
              </w:rPr>
              <w:t xml:space="preserve"> </w:t>
            </w:r>
          </w:p>
        </w:tc>
      </w:tr>
      <w:tr w14:paraId="61725728">
        <w:tblPrEx>
          <w:tblCellMar>
            <w:top w:w="0" w:type="dxa"/>
            <w:left w:w="108" w:type="dxa"/>
            <w:bottom w:w="0" w:type="dxa"/>
            <w:right w:w="108" w:type="dxa"/>
          </w:tblCellMar>
        </w:tblPrEx>
        <w:trPr>
          <w:trHeight w:val="2499" w:hRule="atLeast"/>
          <w:jc w:val="center"/>
        </w:trPr>
        <w:tc>
          <w:tcPr>
            <w:tcW w:w="601" w:type="pct"/>
            <w:tcBorders>
              <w:top w:val="single" w:color="auto" w:sz="4" w:space="0"/>
              <w:left w:val="single" w:color="auto" w:sz="4" w:space="0"/>
              <w:bottom w:val="single" w:color="auto" w:sz="4" w:space="0"/>
              <w:right w:val="single" w:color="auto" w:sz="4" w:space="0"/>
            </w:tcBorders>
            <w:shd w:val="clear" w:color="auto" w:fill="auto"/>
            <w:vAlign w:val="center"/>
          </w:tcPr>
          <w:p w14:paraId="26F82107">
            <w:pPr>
              <w:spacing w:line="0" w:lineRule="atLeast"/>
              <w:ind w:firstLine="0" w:firstLineChars="0"/>
              <w:jc w:val="center"/>
              <w:textAlignment w:val="center"/>
              <w:rPr>
                <w:rFonts w:ascii="宋体" w:hAnsi="宋体" w:cs="宋体"/>
                <w:color w:val="auto"/>
                <w:sz w:val="22"/>
                <w:szCs w:val="22"/>
                <w:highlight w:val="none"/>
                <w:lang w:eastAsia="zh-CN" w:bidi="ar"/>
              </w:rPr>
            </w:pPr>
            <w:r>
              <w:rPr>
                <w:rFonts w:ascii="宋体" w:hAnsi="宋体" w:cs="宋体"/>
                <w:color w:val="auto"/>
                <w:sz w:val="22"/>
                <w:szCs w:val="22"/>
                <w:highlight w:val="none"/>
                <w:lang w:eastAsia="zh-CN" w:bidi="ar"/>
              </w:rPr>
              <w:t>全过程</w:t>
            </w:r>
            <w:r>
              <w:rPr>
                <w:rFonts w:ascii="宋体" w:hAnsi="宋体" w:cs="宋体"/>
                <w:color w:val="auto"/>
                <w:sz w:val="22"/>
                <w:szCs w:val="22"/>
                <w:highlight w:val="none"/>
                <w:lang w:eastAsia="zh-CN" w:bidi="ar"/>
              </w:rPr>
              <w:br w:type="textWrapping"/>
            </w:r>
            <w:r>
              <w:rPr>
                <w:rFonts w:ascii="宋体" w:hAnsi="宋体" w:cs="宋体"/>
                <w:color w:val="auto"/>
                <w:sz w:val="22"/>
                <w:szCs w:val="22"/>
                <w:highlight w:val="none"/>
                <w:lang w:eastAsia="zh-CN" w:bidi="ar"/>
              </w:rPr>
              <w:t>项目管理单位意见</w:t>
            </w:r>
          </w:p>
        </w:tc>
        <w:tc>
          <w:tcPr>
            <w:tcW w:w="4398" w:type="pct"/>
            <w:gridSpan w:val="6"/>
            <w:tcBorders>
              <w:top w:val="single" w:color="auto" w:sz="4" w:space="0"/>
              <w:left w:val="single" w:color="auto" w:sz="4" w:space="0"/>
              <w:bottom w:val="single" w:color="auto" w:sz="4" w:space="0"/>
              <w:right w:val="single" w:color="auto" w:sz="4" w:space="0"/>
            </w:tcBorders>
            <w:shd w:val="clear" w:color="auto" w:fill="auto"/>
            <w:vAlign w:val="center"/>
          </w:tcPr>
          <w:p w14:paraId="509C75D4">
            <w:pPr>
              <w:spacing w:line="0" w:lineRule="atLeast"/>
              <w:ind w:firstLine="0" w:firstLineChars="0"/>
              <w:rPr>
                <w:rFonts w:ascii="宋体" w:hAnsi="宋体" w:cs="宋体"/>
                <w:color w:val="auto"/>
                <w:sz w:val="22"/>
                <w:szCs w:val="22"/>
                <w:highlight w:val="none"/>
                <w:lang w:eastAsia="zh-CN" w:bidi="ar"/>
              </w:rPr>
            </w:pPr>
            <w:r>
              <w:rPr>
                <w:rFonts w:hint="eastAsia" w:ascii="宋体" w:hAnsi="宋体" w:cs="宋体"/>
                <w:color w:val="auto"/>
                <w:sz w:val="22"/>
                <w:szCs w:val="22"/>
                <w:highlight w:val="none"/>
                <w:lang w:val="en-US" w:eastAsia="zh-CN" w:bidi="ar"/>
              </w:rPr>
              <w:t>注：审核内容必须依据的条款要明确审核内容、审核完成量、价的情况</w:t>
            </w:r>
          </w:p>
          <w:p w14:paraId="48287E07">
            <w:pPr>
              <w:spacing w:line="0" w:lineRule="atLeast"/>
              <w:ind w:firstLine="0" w:firstLineChars="0"/>
              <w:rPr>
                <w:rFonts w:ascii="宋体" w:hAnsi="宋体" w:cs="宋体"/>
                <w:color w:val="auto"/>
                <w:sz w:val="22"/>
                <w:szCs w:val="22"/>
                <w:highlight w:val="none"/>
                <w:lang w:eastAsia="zh-CN" w:bidi="ar"/>
              </w:rPr>
            </w:pPr>
          </w:p>
          <w:p w14:paraId="68E5D52E">
            <w:pPr>
              <w:spacing w:line="0" w:lineRule="atLeast"/>
              <w:ind w:firstLine="0" w:firstLineChars="0"/>
              <w:rPr>
                <w:rFonts w:ascii="宋体" w:hAnsi="宋体" w:cs="宋体"/>
                <w:color w:val="auto"/>
                <w:sz w:val="22"/>
                <w:szCs w:val="22"/>
                <w:highlight w:val="none"/>
                <w:lang w:eastAsia="zh-CN" w:bidi="ar"/>
              </w:rPr>
            </w:pPr>
          </w:p>
          <w:p w14:paraId="5EB89CF1">
            <w:pPr>
              <w:spacing w:line="0" w:lineRule="atLeast"/>
              <w:ind w:firstLine="0" w:firstLineChars="0"/>
              <w:rPr>
                <w:rFonts w:ascii="宋体" w:hAnsi="宋体" w:cs="宋体"/>
                <w:color w:val="auto"/>
                <w:sz w:val="22"/>
                <w:szCs w:val="22"/>
                <w:highlight w:val="none"/>
                <w:lang w:eastAsia="zh-CN" w:bidi="ar"/>
              </w:rPr>
            </w:pPr>
          </w:p>
          <w:p w14:paraId="4152A01A">
            <w:pPr>
              <w:spacing w:line="0" w:lineRule="atLeast"/>
              <w:ind w:firstLine="0" w:firstLineChars="0"/>
              <w:rPr>
                <w:rFonts w:ascii="宋体" w:hAnsi="宋体" w:cs="宋体"/>
                <w:color w:val="auto"/>
                <w:sz w:val="22"/>
                <w:szCs w:val="22"/>
                <w:highlight w:val="none"/>
                <w:lang w:eastAsia="zh-CN"/>
              </w:rPr>
            </w:pPr>
            <w:r>
              <w:rPr>
                <w:rFonts w:ascii="宋体" w:hAnsi="宋体" w:cs="宋体"/>
                <w:color w:val="auto"/>
                <w:sz w:val="22"/>
                <w:szCs w:val="22"/>
                <w:highlight w:val="none"/>
                <w:lang w:eastAsia="zh-CN" w:bidi="ar"/>
              </w:rPr>
              <w:t>项目负责人</w:t>
            </w:r>
            <w:r>
              <w:rPr>
                <w:rFonts w:hint="eastAsia" w:ascii="宋体" w:hAnsi="宋体" w:cs="宋体"/>
                <w:color w:val="auto"/>
                <w:sz w:val="22"/>
                <w:szCs w:val="22"/>
                <w:highlight w:val="none"/>
                <w:lang w:eastAsia="zh-CN" w:bidi="ar"/>
              </w:rPr>
              <w:t>（</w:t>
            </w:r>
            <w:r>
              <w:rPr>
                <w:rFonts w:ascii="宋体" w:hAnsi="宋体" w:cs="宋体"/>
                <w:color w:val="auto"/>
                <w:sz w:val="22"/>
                <w:szCs w:val="22"/>
                <w:highlight w:val="none"/>
                <w:lang w:eastAsia="zh-CN" w:bidi="ar"/>
              </w:rPr>
              <w:t>签字</w:t>
            </w:r>
            <w:r>
              <w:rPr>
                <w:rFonts w:hint="eastAsia" w:ascii="宋体" w:hAnsi="宋体" w:cs="宋体"/>
                <w:color w:val="auto"/>
                <w:sz w:val="22"/>
                <w:szCs w:val="22"/>
                <w:highlight w:val="none"/>
                <w:lang w:eastAsia="zh-CN" w:bidi="ar"/>
              </w:rPr>
              <w:t xml:space="preserve">）：                      </w:t>
            </w:r>
            <w:r>
              <w:rPr>
                <w:rFonts w:ascii="宋体" w:hAnsi="宋体" w:cs="宋体"/>
                <w:color w:val="auto"/>
                <w:sz w:val="22"/>
                <w:szCs w:val="22"/>
                <w:highlight w:val="none"/>
                <w:lang w:eastAsia="zh-CN" w:bidi="ar"/>
              </w:rPr>
              <w:t xml:space="preserve"> 签字日期</w:t>
            </w:r>
            <w:r>
              <w:rPr>
                <w:rFonts w:hint="eastAsia" w:ascii="宋体" w:hAnsi="宋体" w:cs="宋体"/>
                <w:color w:val="auto"/>
                <w:sz w:val="22"/>
                <w:szCs w:val="22"/>
                <w:highlight w:val="none"/>
                <w:lang w:eastAsia="zh-CN" w:bidi="ar"/>
              </w:rPr>
              <w:t>：</w:t>
            </w:r>
          </w:p>
          <w:p w14:paraId="0E3C8AA4">
            <w:pPr>
              <w:spacing w:line="0" w:lineRule="atLeast"/>
              <w:ind w:firstLine="0" w:firstLineChars="0"/>
              <w:rPr>
                <w:rFonts w:ascii="宋体" w:hAnsi="宋体" w:cs="宋体"/>
                <w:color w:val="auto"/>
                <w:sz w:val="22"/>
                <w:szCs w:val="22"/>
                <w:highlight w:val="none"/>
                <w:lang w:eastAsia="zh-CN"/>
              </w:rPr>
            </w:pPr>
          </w:p>
        </w:tc>
      </w:tr>
      <w:tr w14:paraId="1AD6F1B2">
        <w:tblPrEx>
          <w:tblCellMar>
            <w:top w:w="0" w:type="dxa"/>
            <w:left w:w="108" w:type="dxa"/>
            <w:bottom w:w="0" w:type="dxa"/>
            <w:right w:w="108" w:type="dxa"/>
          </w:tblCellMar>
        </w:tblPrEx>
        <w:trPr>
          <w:trHeight w:val="2421" w:hRule="atLeast"/>
          <w:jc w:val="center"/>
        </w:trPr>
        <w:tc>
          <w:tcPr>
            <w:tcW w:w="601" w:type="pct"/>
            <w:tcBorders>
              <w:top w:val="single" w:color="auto" w:sz="4" w:space="0"/>
              <w:left w:val="single" w:color="auto" w:sz="4" w:space="0"/>
              <w:bottom w:val="single" w:color="auto" w:sz="4" w:space="0"/>
              <w:right w:val="single" w:color="auto" w:sz="4" w:space="0"/>
            </w:tcBorders>
            <w:shd w:val="clear" w:color="auto" w:fill="auto"/>
            <w:vAlign w:val="center"/>
          </w:tcPr>
          <w:p w14:paraId="497BBEB1">
            <w:pPr>
              <w:spacing w:line="0" w:lineRule="atLeast"/>
              <w:ind w:firstLine="0" w:firstLineChars="0"/>
              <w:jc w:val="center"/>
              <w:textAlignment w:val="center"/>
              <w:rPr>
                <w:rFonts w:ascii="宋体" w:hAnsi="宋体" w:cs="宋体"/>
                <w:color w:val="auto"/>
                <w:sz w:val="22"/>
                <w:szCs w:val="22"/>
                <w:highlight w:val="none"/>
              </w:rPr>
            </w:pPr>
            <w:r>
              <w:rPr>
                <w:rFonts w:ascii="宋体" w:hAnsi="宋体" w:cs="宋体"/>
                <w:color w:val="auto"/>
                <w:sz w:val="22"/>
                <w:szCs w:val="22"/>
                <w:highlight w:val="none"/>
                <w:lang w:eastAsia="zh-CN" w:bidi="ar"/>
              </w:rPr>
              <w:t>建设单</w:t>
            </w:r>
            <w:r>
              <w:rPr>
                <w:rFonts w:ascii="宋体" w:hAnsi="宋体" w:cs="宋体"/>
                <w:color w:val="auto"/>
                <w:sz w:val="22"/>
                <w:szCs w:val="22"/>
                <w:highlight w:val="none"/>
                <w:lang w:eastAsia="zh-CN" w:bidi="ar"/>
              </w:rPr>
              <w:br w:type="textWrapping"/>
            </w:r>
            <w:r>
              <w:rPr>
                <w:rFonts w:ascii="宋体" w:hAnsi="宋体" w:cs="宋体"/>
                <w:color w:val="auto"/>
                <w:sz w:val="22"/>
                <w:szCs w:val="22"/>
                <w:highlight w:val="none"/>
                <w:lang w:eastAsia="zh-CN" w:bidi="ar"/>
              </w:rPr>
              <w:t>位意见</w:t>
            </w:r>
          </w:p>
        </w:tc>
        <w:tc>
          <w:tcPr>
            <w:tcW w:w="4398" w:type="pct"/>
            <w:gridSpan w:val="6"/>
            <w:tcBorders>
              <w:top w:val="single" w:color="auto" w:sz="4" w:space="0"/>
              <w:left w:val="single" w:color="auto" w:sz="4" w:space="0"/>
              <w:bottom w:val="single" w:color="auto" w:sz="4" w:space="0"/>
              <w:right w:val="single" w:color="auto" w:sz="4" w:space="0"/>
            </w:tcBorders>
            <w:shd w:val="clear" w:color="auto" w:fill="auto"/>
            <w:vAlign w:val="bottom"/>
          </w:tcPr>
          <w:p w14:paraId="21B1ED0C">
            <w:pPr>
              <w:spacing w:line="0" w:lineRule="atLeast"/>
              <w:ind w:firstLine="0" w:firstLineChars="0"/>
              <w:textAlignment w:val="bottom"/>
              <w:rPr>
                <w:rFonts w:ascii="宋体" w:hAnsi="宋体" w:cs="宋体"/>
                <w:color w:val="auto"/>
                <w:sz w:val="22"/>
                <w:szCs w:val="22"/>
                <w:highlight w:val="none"/>
                <w:lang w:eastAsia="zh-CN" w:bidi="ar"/>
              </w:rPr>
            </w:pPr>
          </w:p>
          <w:p w14:paraId="52575684">
            <w:pPr>
              <w:spacing w:line="0" w:lineRule="atLeast"/>
              <w:ind w:firstLine="0" w:firstLineChars="0"/>
              <w:textAlignment w:val="bottom"/>
              <w:rPr>
                <w:rFonts w:ascii="宋体" w:hAnsi="宋体" w:cs="宋体"/>
                <w:color w:val="auto"/>
                <w:sz w:val="22"/>
                <w:szCs w:val="22"/>
                <w:highlight w:val="none"/>
                <w:lang w:eastAsia="zh-CN" w:bidi="ar"/>
              </w:rPr>
            </w:pPr>
            <w:r>
              <w:rPr>
                <w:rFonts w:hint="eastAsia" w:ascii="宋体" w:hAnsi="宋体" w:cs="宋体"/>
                <w:color w:val="auto"/>
                <w:sz w:val="22"/>
                <w:szCs w:val="22"/>
                <w:highlight w:val="none"/>
                <w:lang w:eastAsia="zh-CN" w:bidi="ar"/>
              </w:rPr>
              <w:t xml:space="preserve">建设单位代表（签字）：                  </w:t>
            </w:r>
            <w:r>
              <w:rPr>
                <w:rFonts w:hint="eastAsia" w:ascii="宋体" w:hAnsi="宋体" w:cs="宋体"/>
                <w:color w:val="auto"/>
                <w:sz w:val="22"/>
                <w:szCs w:val="22"/>
                <w:highlight w:val="none"/>
                <w:lang w:val="en-US" w:eastAsia="zh-CN" w:bidi="ar"/>
              </w:rPr>
              <w:t xml:space="preserve">  </w:t>
            </w:r>
            <w:r>
              <w:rPr>
                <w:rFonts w:hint="eastAsia" w:ascii="宋体" w:hAnsi="宋体" w:cs="宋体"/>
                <w:color w:val="auto"/>
                <w:sz w:val="22"/>
                <w:szCs w:val="22"/>
                <w:highlight w:val="none"/>
                <w:lang w:eastAsia="zh-CN" w:bidi="ar"/>
              </w:rPr>
              <w:t xml:space="preserve"> 签字日期：</w:t>
            </w:r>
          </w:p>
          <w:p w14:paraId="5FB20CB5">
            <w:pPr>
              <w:spacing w:line="0" w:lineRule="atLeast"/>
              <w:ind w:firstLine="0" w:firstLineChars="0"/>
              <w:textAlignment w:val="bottom"/>
              <w:rPr>
                <w:rFonts w:ascii="宋体" w:hAnsi="宋体" w:cs="宋体"/>
                <w:color w:val="auto"/>
                <w:sz w:val="22"/>
                <w:szCs w:val="22"/>
                <w:highlight w:val="none"/>
                <w:lang w:eastAsia="zh-CN"/>
              </w:rPr>
            </w:pPr>
          </w:p>
        </w:tc>
      </w:tr>
    </w:tbl>
    <w:p w14:paraId="143971C0">
      <w:pPr>
        <w:ind w:firstLine="480"/>
        <w:rPr>
          <w:color w:val="auto"/>
          <w:highlight w:val="none"/>
          <w:lang w:eastAsia="zh-CN"/>
        </w:rPr>
      </w:pPr>
    </w:p>
    <w:p w14:paraId="6F16F4AC">
      <w:pPr>
        <w:pStyle w:val="4"/>
        <w:ind w:firstLine="241"/>
        <w:rPr>
          <w:color w:val="auto"/>
          <w:highlight w:val="none"/>
          <w:lang w:eastAsia="zh-CN"/>
        </w:rPr>
      </w:pPr>
      <w:bookmarkStart w:id="1557" w:name="_Toc29743"/>
      <w:bookmarkStart w:id="1558" w:name="_Toc4108"/>
      <w:bookmarkStart w:id="1559" w:name="_Toc27967"/>
      <w:bookmarkStart w:id="1560" w:name="_Toc6676"/>
      <w:bookmarkStart w:id="1561" w:name="_Toc20465"/>
      <w:bookmarkStart w:id="1562" w:name="_Toc16164"/>
      <w:bookmarkStart w:id="1563" w:name="_Toc6754"/>
      <w:bookmarkStart w:id="1564" w:name="_Toc266"/>
      <w:bookmarkStart w:id="1565" w:name="_Toc192580236"/>
      <w:bookmarkStart w:id="1566" w:name="_Toc10479"/>
      <w:bookmarkStart w:id="1567" w:name="_Toc11297"/>
      <w:bookmarkStart w:id="1568" w:name="_Toc16931"/>
      <w:bookmarkStart w:id="1569" w:name="_Toc25922"/>
      <w:bookmarkStart w:id="1570" w:name="_Toc32435"/>
      <w:bookmarkStart w:id="1571" w:name="_Toc18898"/>
      <w:bookmarkStart w:id="1572" w:name="_Toc28602"/>
      <w:bookmarkStart w:id="1573" w:name="_Toc10763"/>
      <w:bookmarkStart w:id="1574" w:name="_Toc19949"/>
      <w:bookmarkStart w:id="1575" w:name="_Toc473"/>
      <w:r>
        <w:rPr>
          <w:rFonts w:hint="eastAsia"/>
          <w:color w:val="auto"/>
          <w:highlight w:val="none"/>
          <w:lang w:eastAsia="zh-CN"/>
        </w:rPr>
        <w:t>表3.3-1</w:t>
      </w:r>
      <w:r>
        <w:rPr>
          <w:rFonts w:hint="eastAsia"/>
          <w:color w:val="auto"/>
          <w:highlight w:val="none"/>
          <w:lang w:val="en-US" w:eastAsia="zh-CN"/>
        </w:rPr>
        <w:t>3</w:t>
      </w:r>
      <w:r>
        <w:rPr>
          <w:rFonts w:hint="eastAsia"/>
          <w:color w:val="auto"/>
          <w:highlight w:val="none"/>
          <w:lang w:eastAsia="zh-CN"/>
        </w:rPr>
        <w:t xml:space="preserve"> 过程结算审核报告</w:t>
      </w:r>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p>
    <w:p w14:paraId="3703B67B">
      <w:pPr>
        <w:pStyle w:val="37"/>
        <w:jc w:val="center"/>
        <w:rPr>
          <w:rFonts w:ascii="方正小标宋简体" w:hAnsi="方正小标宋简体" w:eastAsia="方正小标宋简体" w:cs="方正小标宋简体"/>
          <w:color w:val="auto"/>
          <w:szCs w:val="21"/>
          <w:highlight w:val="none"/>
          <w:lang w:eastAsia="zh-CN"/>
        </w:rPr>
      </w:pPr>
      <w:r>
        <w:rPr>
          <w:rFonts w:hint="eastAsia" w:ascii="方正小标宋简体" w:hAnsi="方正小标宋简体" w:eastAsia="方正小标宋简体" w:cs="方正小标宋简体"/>
          <w:color w:val="auto"/>
          <w:szCs w:val="21"/>
          <w:highlight w:val="none"/>
          <w:lang w:eastAsia="zh-CN"/>
        </w:rPr>
        <w:t>XXX过程结算审核报告</w:t>
      </w:r>
    </w:p>
    <w:p w14:paraId="7E84E073">
      <w:pPr>
        <w:spacing w:line="240" w:lineRule="auto"/>
        <w:ind w:firstLine="560"/>
        <w:rPr>
          <w:rFonts w:ascii="方正仿宋_GB2312" w:hAnsi="方正仿宋_GB2312" w:eastAsia="方正仿宋_GB2312" w:cs="方正仿宋_GB2312"/>
          <w:color w:val="auto"/>
          <w:sz w:val="28"/>
          <w:szCs w:val="22"/>
          <w:highlight w:val="none"/>
          <w:lang w:eastAsia="zh-CN"/>
        </w:rPr>
      </w:pPr>
    </w:p>
    <w:p w14:paraId="29C2EB3C">
      <w:pPr>
        <w:ind w:firstLine="480"/>
        <w:rPr>
          <w:color w:val="auto"/>
          <w:highlight w:val="none"/>
          <w:lang w:eastAsia="zh-CN"/>
        </w:rPr>
      </w:pPr>
      <w:r>
        <w:rPr>
          <w:rFonts w:hint="eastAsia"/>
          <w:color w:val="auto"/>
          <w:highlight w:val="none"/>
          <w:lang w:eastAsia="zh-CN"/>
        </w:rPr>
        <w:t>致：XXXXXX</w:t>
      </w:r>
    </w:p>
    <w:p w14:paraId="78048CE6">
      <w:pPr>
        <w:ind w:firstLine="480"/>
        <w:rPr>
          <w:color w:val="auto"/>
          <w:highlight w:val="none"/>
          <w:lang w:eastAsia="zh-CN"/>
        </w:rPr>
      </w:pPr>
      <w:r>
        <w:rPr>
          <w:rFonts w:hint="eastAsia"/>
          <w:color w:val="auto"/>
          <w:highlight w:val="none"/>
          <w:lang w:eastAsia="zh-CN"/>
        </w:rPr>
        <w:t>受贵单位委托，我司对XXXX工程XXX阶段过程结算进行了审核。现将结算审核情况汇报如下：</w:t>
      </w:r>
    </w:p>
    <w:p w14:paraId="6CFB29C6">
      <w:pPr>
        <w:ind w:firstLine="480"/>
        <w:rPr>
          <w:color w:val="auto"/>
          <w:highlight w:val="none"/>
          <w:lang w:eastAsia="zh-CN"/>
        </w:rPr>
      </w:pPr>
      <w:r>
        <w:rPr>
          <w:rFonts w:hint="eastAsia"/>
          <w:color w:val="auto"/>
          <w:highlight w:val="none"/>
          <w:lang w:eastAsia="zh-CN"/>
        </w:rPr>
        <w:t>一、工程基本情况</w:t>
      </w:r>
    </w:p>
    <w:p w14:paraId="6F474B17">
      <w:pPr>
        <w:ind w:firstLine="480"/>
        <w:rPr>
          <w:color w:val="auto"/>
          <w:highlight w:val="none"/>
          <w:lang w:eastAsia="zh-CN"/>
        </w:rPr>
      </w:pPr>
      <w:r>
        <w:rPr>
          <w:rFonts w:hint="eastAsia"/>
          <w:color w:val="auto"/>
          <w:highlight w:val="none"/>
          <w:lang w:eastAsia="zh-CN"/>
        </w:rPr>
        <w:t xml:space="preserve">施工单位： </w:t>
      </w:r>
    </w:p>
    <w:p w14:paraId="07A6E157">
      <w:pPr>
        <w:ind w:firstLine="480"/>
        <w:rPr>
          <w:color w:val="auto"/>
          <w:highlight w:val="none"/>
          <w:lang w:eastAsia="zh-CN"/>
        </w:rPr>
      </w:pPr>
      <w:r>
        <w:rPr>
          <w:rFonts w:hint="eastAsia"/>
          <w:color w:val="auto"/>
          <w:highlight w:val="none"/>
          <w:lang w:eastAsia="zh-CN"/>
        </w:rPr>
        <w:t xml:space="preserve">合同工期： </w:t>
      </w:r>
    </w:p>
    <w:p w14:paraId="6E39D955">
      <w:pPr>
        <w:ind w:firstLine="480"/>
        <w:rPr>
          <w:color w:val="auto"/>
          <w:highlight w:val="none"/>
          <w:lang w:eastAsia="zh-CN"/>
        </w:rPr>
      </w:pPr>
      <w:r>
        <w:rPr>
          <w:rFonts w:hint="eastAsia"/>
          <w:color w:val="auto"/>
          <w:highlight w:val="none"/>
          <w:lang w:eastAsia="zh-CN"/>
        </w:rPr>
        <w:t>合同金额：XXXXXXX元。其中暂列金额：XXXXXXX元。</w:t>
      </w:r>
    </w:p>
    <w:p w14:paraId="1347372A">
      <w:pPr>
        <w:ind w:firstLine="480"/>
        <w:rPr>
          <w:color w:val="auto"/>
          <w:highlight w:val="none"/>
          <w:lang w:eastAsia="zh-CN"/>
        </w:rPr>
      </w:pPr>
      <w:r>
        <w:rPr>
          <w:rFonts w:hint="eastAsia"/>
          <w:color w:val="auto"/>
          <w:highlight w:val="none"/>
          <w:lang w:eastAsia="zh-CN"/>
        </w:rPr>
        <w:t>合同形式：</w:t>
      </w:r>
    </w:p>
    <w:p w14:paraId="5CAA84B8">
      <w:pPr>
        <w:ind w:firstLine="480"/>
        <w:rPr>
          <w:color w:val="auto"/>
          <w:highlight w:val="none"/>
          <w:lang w:eastAsia="zh-CN"/>
        </w:rPr>
      </w:pPr>
      <w:r>
        <w:rPr>
          <w:rFonts w:hint="eastAsia"/>
          <w:color w:val="auto"/>
          <w:highlight w:val="none"/>
          <w:lang w:eastAsia="zh-CN"/>
        </w:rPr>
        <w:t>结算范围：</w:t>
      </w:r>
    </w:p>
    <w:p w14:paraId="0D637E59">
      <w:pPr>
        <w:ind w:firstLine="480"/>
        <w:rPr>
          <w:color w:val="auto"/>
          <w:highlight w:val="none"/>
          <w:lang w:eastAsia="zh-CN"/>
        </w:rPr>
      </w:pPr>
      <w:r>
        <w:rPr>
          <w:rFonts w:hint="eastAsia"/>
          <w:color w:val="auto"/>
          <w:highlight w:val="none"/>
          <w:lang w:eastAsia="zh-CN"/>
        </w:rPr>
        <w:t>二、审核原则及依据</w:t>
      </w:r>
    </w:p>
    <w:p w14:paraId="63CCC71D">
      <w:pPr>
        <w:numPr>
          <w:ilvl w:val="0"/>
          <w:numId w:val="0"/>
        </w:numPr>
        <w:autoSpaceDE/>
        <w:autoSpaceDN/>
        <w:ind w:left="0" w:firstLine="480"/>
        <w:rPr>
          <w:rFonts w:hint="eastAsia"/>
          <w:color w:val="auto"/>
          <w:highlight w:val="none"/>
          <w:lang w:eastAsia="zh-CN"/>
        </w:rPr>
      </w:pPr>
      <w:r>
        <w:rPr>
          <w:rFonts w:hint="eastAsia"/>
          <w:color w:val="auto"/>
          <w:highlight w:val="none"/>
          <w:lang w:val="en-US" w:eastAsia="zh-CN"/>
        </w:rPr>
        <w:t>1、</w:t>
      </w:r>
      <w:r>
        <w:rPr>
          <w:rFonts w:hint="eastAsia"/>
          <w:color w:val="auto"/>
          <w:highlight w:val="none"/>
          <w:lang w:eastAsia="zh-CN"/>
        </w:rPr>
        <w:t>施工合同及中标合同清单；</w:t>
      </w:r>
    </w:p>
    <w:p w14:paraId="374F2323">
      <w:pPr>
        <w:numPr>
          <w:ilvl w:val="0"/>
          <w:numId w:val="0"/>
        </w:numPr>
        <w:autoSpaceDE/>
        <w:autoSpaceDN/>
        <w:ind w:left="0" w:firstLine="480"/>
        <w:rPr>
          <w:rFonts w:hint="eastAsia"/>
          <w:color w:val="auto"/>
          <w:highlight w:val="none"/>
          <w:lang w:eastAsia="zh-CN"/>
        </w:rPr>
      </w:pPr>
      <w:r>
        <w:rPr>
          <w:rFonts w:hint="eastAsia"/>
          <w:color w:val="auto"/>
          <w:highlight w:val="none"/>
          <w:lang w:val="en-US" w:eastAsia="zh-CN"/>
        </w:rPr>
        <w:t>2、</w:t>
      </w:r>
      <w:r>
        <w:rPr>
          <w:rFonts w:hint="eastAsia"/>
          <w:color w:val="auto"/>
          <w:highlight w:val="none"/>
          <w:lang w:eastAsia="zh-CN"/>
        </w:rPr>
        <w:t>建设期内影响价格的法律法规和规范性文件；</w:t>
      </w:r>
    </w:p>
    <w:p w14:paraId="09CBD07C">
      <w:pPr>
        <w:numPr>
          <w:ilvl w:val="0"/>
          <w:numId w:val="0"/>
        </w:numPr>
        <w:autoSpaceDE/>
        <w:autoSpaceDN/>
        <w:ind w:left="0" w:firstLine="480"/>
        <w:rPr>
          <w:rFonts w:hint="eastAsia"/>
          <w:color w:val="auto"/>
          <w:highlight w:val="none"/>
          <w:lang w:eastAsia="zh-CN"/>
        </w:rPr>
      </w:pPr>
      <w:r>
        <w:rPr>
          <w:rFonts w:hint="eastAsia"/>
          <w:color w:val="auto"/>
          <w:highlight w:val="none"/>
          <w:lang w:val="en-US" w:eastAsia="zh-CN"/>
        </w:rPr>
        <w:t>3、</w:t>
      </w:r>
      <w:r>
        <w:rPr>
          <w:rFonts w:hint="eastAsia"/>
          <w:color w:val="auto"/>
          <w:highlight w:val="none"/>
          <w:lang w:eastAsia="zh-CN"/>
        </w:rPr>
        <w:t>施工单位报送的工程结算文件；</w:t>
      </w:r>
    </w:p>
    <w:p w14:paraId="15DD0E2E">
      <w:pPr>
        <w:numPr>
          <w:ilvl w:val="0"/>
          <w:numId w:val="0"/>
        </w:numPr>
        <w:autoSpaceDE/>
        <w:autoSpaceDN/>
        <w:ind w:left="0" w:firstLine="480"/>
        <w:rPr>
          <w:rFonts w:hint="eastAsia"/>
          <w:color w:val="auto"/>
          <w:highlight w:val="none"/>
          <w:lang w:eastAsia="zh-CN"/>
        </w:rPr>
      </w:pPr>
      <w:r>
        <w:rPr>
          <w:rFonts w:hint="eastAsia"/>
          <w:color w:val="auto"/>
          <w:highlight w:val="none"/>
          <w:lang w:val="en-US" w:eastAsia="zh-CN"/>
        </w:rPr>
        <w:t>4、</w:t>
      </w:r>
      <w:r>
        <w:rPr>
          <w:rFonts w:hint="eastAsia"/>
          <w:color w:val="auto"/>
          <w:highlight w:val="none"/>
          <w:lang w:eastAsia="zh-CN"/>
        </w:rPr>
        <w:t>建设单位确认的施工图纸；</w:t>
      </w:r>
    </w:p>
    <w:p w14:paraId="5C07BDA7">
      <w:pPr>
        <w:numPr>
          <w:ilvl w:val="0"/>
          <w:numId w:val="0"/>
        </w:numPr>
        <w:autoSpaceDE/>
        <w:autoSpaceDN/>
        <w:ind w:left="0" w:firstLine="480"/>
        <w:rPr>
          <w:rFonts w:hint="eastAsia"/>
          <w:color w:val="auto"/>
          <w:highlight w:val="none"/>
          <w:lang w:eastAsia="zh-CN"/>
        </w:rPr>
      </w:pPr>
      <w:r>
        <w:rPr>
          <w:rFonts w:hint="eastAsia"/>
          <w:color w:val="auto"/>
          <w:highlight w:val="none"/>
          <w:lang w:val="en-US" w:eastAsia="zh-CN"/>
        </w:rPr>
        <w:t>5、</w:t>
      </w:r>
      <w:r>
        <w:rPr>
          <w:rFonts w:hint="eastAsia"/>
          <w:color w:val="auto"/>
          <w:highlight w:val="none"/>
          <w:lang w:eastAsia="zh-CN"/>
        </w:rPr>
        <w:t>依据现场签认的设计变更、工程洽商、工程量现场确认单；</w:t>
      </w:r>
    </w:p>
    <w:p w14:paraId="6F67E24B">
      <w:pPr>
        <w:numPr>
          <w:ilvl w:val="0"/>
          <w:numId w:val="0"/>
        </w:numPr>
        <w:autoSpaceDE/>
        <w:autoSpaceDN/>
        <w:ind w:left="0" w:firstLine="480"/>
        <w:rPr>
          <w:rFonts w:hint="eastAsia"/>
          <w:color w:val="auto"/>
          <w:highlight w:val="none"/>
          <w:lang w:eastAsia="zh-CN"/>
        </w:rPr>
      </w:pPr>
      <w:r>
        <w:rPr>
          <w:rFonts w:hint="eastAsia"/>
          <w:color w:val="auto"/>
          <w:highlight w:val="none"/>
          <w:lang w:val="en-US" w:eastAsia="zh-CN"/>
        </w:rPr>
        <w:t>6、</w:t>
      </w:r>
      <w:r>
        <w:rPr>
          <w:rFonts w:hint="eastAsia"/>
          <w:color w:val="auto"/>
          <w:highlight w:val="none"/>
          <w:lang w:eastAsia="zh-CN"/>
        </w:rPr>
        <w:t>材料、设备认价审批表；</w:t>
      </w:r>
    </w:p>
    <w:p w14:paraId="59F86B8F">
      <w:pPr>
        <w:numPr>
          <w:ilvl w:val="0"/>
          <w:numId w:val="0"/>
        </w:numPr>
        <w:autoSpaceDE/>
        <w:autoSpaceDN/>
        <w:ind w:left="0" w:firstLine="480"/>
        <w:rPr>
          <w:rFonts w:hint="eastAsia"/>
          <w:color w:val="auto"/>
          <w:highlight w:val="none"/>
          <w:lang w:eastAsia="zh-CN"/>
        </w:rPr>
      </w:pPr>
      <w:r>
        <w:rPr>
          <w:rFonts w:hint="eastAsia"/>
          <w:color w:val="auto"/>
          <w:highlight w:val="none"/>
          <w:lang w:val="en-US" w:eastAsia="zh-CN"/>
        </w:rPr>
        <w:t>7、</w:t>
      </w:r>
      <w:r>
        <w:rPr>
          <w:rFonts w:hint="eastAsia"/>
          <w:color w:val="auto"/>
          <w:highlight w:val="none"/>
          <w:lang w:eastAsia="zh-CN"/>
        </w:rPr>
        <w:t>建设工程造价计价标准、计价方法、计价定额、价格信息、相关规定等计价依据；</w:t>
      </w:r>
    </w:p>
    <w:p w14:paraId="7A5A7F27">
      <w:pPr>
        <w:numPr>
          <w:ilvl w:val="0"/>
          <w:numId w:val="0"/>
        </w:numPr>
        <w:autoSpaceDE/>
        <w:autoSpaceDN/>
        <w:ind w:left="0" w:firstLine="480"/>
        <w:rPr>
          <w:color w:val="auto"/>
          <w:highlight w:val="none"/>
          <w:lang w:eastAsia="zh-CN"/>
        </w:rPr>
      </w:pPr>
      <w:r>
        <w:rPr>
          <w:rFonts w:hint="eastAsia"/>
          <w:color w:val="auto"/>
          <w:highlight w:val="none"/>
          <w:lang w:val="en-US" w:eastAsia="zh-CN"/>
        </w:rPr>
        <w:t>8、</w:t>
      </w:r>
      <w:r>
        <w:rPr>
          <w:rFonts w:hint="eastAsia"/>
          <w:color w:val="auto"/>
          <w:highlight w:val="none"/>
          <w:lang w:eastAsia="zh-CN"/>
        </w:rPr>
        <w:t>影响工程造价的其他相关资料；</w:t>
      </w:r>
    </w:p>
    <w:p w14:paraId="6B1E776C">
      <w:pPr>
        <w:ind w:firstLine="480"/>
        <w:rPr>
          <w:color w:val="auto"/>
          <w:highlight w:val="none"/>
        </w:rPr>
      </w:pPr>
      <w:r>
        <w:rPr>
          <w:rFonts w:hint="eastAsia"/>
          <w:color w:val="auto"/>
          <w:highlight w:val="none"/>
          <w:lang w:eastAsia="zh-CN"/>
        </w:rPr>
        <w:t>三、</w:t>
      </w:r>
      <w:r>
        <w:rPr>
          <w:rFonts w:hint="eastAsia"/>
          <w:color w:val="auto"/>
          <w:highlight w:val="none"/>
        </w:rPr>
        <w:t>结算审核编制说明</w:t>
      </w:r>
    </w:p>
    <w:p w14:paraId="306A11F6">
      <w:pPr>
        <w:numPr>
          <w:ilvl w:val="0"/>
          <w:numId w:val="0"/>
        </w:numPr>
        <w:autoSpaceDE/>
        <w:autoSpaceDN/>
        <w:ind w:left="0" w:firstLine="480"/>
        <w:rPr>
          <w:rFonts w:hint="eastAsia"/>
          <w:color w:val="auto"/>
          <w:highlight w:val="none"/>
          <w:lang w:eastAsia="zh-CN"/>
        </w:rPr>
      </w:pPr>
      <w:r>
        <w:rPr>
          <w:rFonts w:hint="eastAsia"/>
          <w:color w:val="auto"/>
          <w:highlight w:val="none"/>
          <w:lang w:val="en-US" w:eastAsia="zh-CN"/>
        </w:rPr>
        <w:t>1、</w:t>
      </w:r>
      <w:r>
        <w:rPr>
          <w:rFonts w:hint="eastAsia"/>
          <w:color w:val="auto"/>
          <w:highlight w:val="none"/>
          <w:lang w:eastAsia="zh-CN"/>
        </w:rPr>
        <w:t>工程量审核情况；</w:t>
      </w:r>
    </w:p>
    <w:p w14:paraId="6B0C8F1E">
      <w:pPr>
        <w:numPr>
          <w:ilvl w:val="0"/>
          <w:numId w:val="0"/>
        </w:numPr>
        <w:autoSpaceDE/>
        <w:autoSpaceDN/>
        <w:ind w:left="0" w:firstLine="480"/>
        <w:rPr>
          <w:rFonts w:hint="eastAsia"/>
          <w:color w:val="auto"/>
          <w:highlight w:val="none"/>
          <w:lang w:eastAsia="zh-CN"/>
        </w:rPr>
      </w:pPr>
      <w:r>
        <w:rPr>
          <w:rFonts w:hint="eastAsia"/>
          <w:color w:val="auto"/>
          <w:highlight w:val="none"/>
          <w:lang w:val="en-US" w:eastAsia="zh-CN"/>
        </w:rPr>
        <w:t>2、</w:t>
      </w:r>
      <w:r>
        <w:rPr>
          <w:rFonts w:hint="eastAsia"/>
          <w:color w:val="auto"/>
          <w:highlight w:val="none"/>
          <w:lang w:eastAsia="zh-CN"/>
        </w:rPr>
        <w:t>结算价款审核情况；</w:t>
      </w:r>
    </w:p>
    <w:p w14:paraId="311D81DB">
      <w:pPr>
        <w:numPr>
          <w:ilvl w:val="0"/>
          <w:numId w:val="0"/>
        </w:numPr>
        <w:autoSpaceDE/>
        <w:autoSpaceDN/>
        <w:ind w:left="0" w:firstLine="480"/>
        <w:rPr>
          <w:color w:val="auto"/>
          <w:highlight w:val="none"/>
          <w:lang w:eastAsia="zh-CN"/>
        </w:rPr>
      </w:pPr>
      <w:r>
        <w:rPr>
          <w:rFonts w:hint="eastAsia"/>
          <w:color w:val="auto"/>
          <w:highlight w:val="none"/>
          <w:lang w:val="en-US" w:eastAsia="zh-CN"/>
        </w:rPr>
        <w:t>3、</w:t>
      </w:r>
      <w:r>
        <w:rPr>
          <w:rFonts w:hint="eastAsia"/>
          <w:color w:val="auto"/>
          <w:highlight w:val="none"/>
          <w:lang w:eastAsia="zh-CN"/>
        </w:rPr>
        <w:t>工程变更及工程洽商单计量：</w:t>
      </w:r>
    </w:p>
    <w:p w14:paraId="5F3D875B">
      <w:pPr>
        <w:numPr>
          <w:ilvl w:val="0"/>
          <w:numId w:val="61"/>
        </w:numPr>
        <w:ind w:left="0" w:firstLine="480"/>
        <w:rPr>
          <w:rFonts w:hint="eastAsia"/>
          <w:color w:val="auto"/>
          <w:highlight w:val="none"/>
          <w:lang w:eastAsia="zh-CN"/>
        </w:rPr>
      </w:pPr>
      <w:r>
        <w:rPr>
          <w:rFonts w:hint="eastAsia"/>
          <w:color w:val="auto"/>
          <w:highlight w:val="none"/>
          <w:lang w:eastAsia="zh-CN"/>
        </w:rPr>
        <w:t>按合同约定条款计量、计价；</w:t>
      </w:r>
    </w:p>
    <w:p w14:paraId="4D5D6A12">
      <w:pPr>
        <w:numPr>
          <w:ilvl w:val="-1"/>
          <w:numId w:val="0"/>
        </w:numPr>
        <w:ind w:left="0" w:firstLine="480"/>
        <w:rPr>
          <w:color w:val="auto"/>
          <w:highlight w:val="none"/>
          <w:lang w:eastAsia="zh-CN"/>
        </w:rPr>
      </w:pPr>
      <w:r>
        <w:rPr>
          <w:rFonts w:hint="eastAsia"/>
          <w:color w:val="auto"/>
          <w:highlight w:val="none"/>
          <w:lang w:eastAsia="zh-CN"/>
        </w:rPr>
        <w:t>（</w:t>
      </w:r>
      <w:r>
        <w:rPr>
          <w:rFonts w:hint="eastAsia"/>
          <w:color w:val="auto"/>
          <w:highlight w:val="none"/>
          <w:lang w:val="en-US" w:eastAsia="zh-CN"/>
        </w:rPr>
        <w:t>2）</w:t>
      </w:r>
      <w:r>
        <w:rPr>
          <w:rFonts w:hint="eastAsia"/>
          <w:color w:val="auto"/>
          <w:highlight w:val="none"/>
          <w:lang w:eastAsia="zh-CN"/>
        </w:rPr>
        <w:t xml:space="preserve">按照图纸或图集计算工程量。不能按图计算的，如拆除、零星台班及人工按照实际发生计量（按工程量确认单）； </w:t>
      </w:r>
    </w:p>
    <w:p w14:paraId="0CB4FE9D">
      <w:pPr>
        <w:numPr>
          <w:ilvl w:val="0"/>
          <w:numId w:val="0"/>
        </w:numPr>
        <w:autoSpaceDE/>
        <w:autoSpaceDN/>
        <w:ind w:left="0" w:firstLine="480"/>
        <w:rPr>
          <w:color w:val="auto"/>
          <w:highlight w:val="none"/>
          <w:lang w:eastAsia="zh-CN"/>
        </w:rPr>
      </w:pPr>
      <w:r>
        <w:rPr>
          <w:rFonts w:hint="eastAsia"/>
          <w:color w:val="auto"/>
          <w:highlight w:val="none"/>
          <w:lang w:val="en-US" w:eastAsia="zh-CN"/>
        </w:rPr>
        <w:t>4、</w:t>
      </w:r>
      <w:r>
        <w:rPr>
          <w:rFonts w:hint="eastAsia"/>
          <w:color w:val="auto"/>
          <w:highlight w:val="none"/>
          <w:lang w:eastAsia="zh-CN"/>
        </w:rPr>
        <w:t>调价范围及调价方式。按合同约定条款执行。</w:t>
      </w:r>
    </w:p>
    <w:p w14:paraId="7E5F07B9">
      <w:pPr>
        <w:numPr>
          <w:ilvl w:val="0"/>
          <w:numId w:val="0"/>
        </w:numPr>
        <w:autoSpaceDE/>
        <w:autoSpaceDN/>
        <w:ind w:left="0" w:firstLine="480"/>
        <w:rPr>
          <w:color w:val="auto"/>
          <w:highlight w:val="none"/>
          <w:lang w:eastAsia="zh-CN"/>
        </w:rPr>
      </w:pPr>
      <w:r>
        <w:rPr>
          <w:rFonts w:hint="eastAsia"/>
          <w:color w:val="auto"/>
          <w:highlight w:val="none"/>
          <w:lang w:val="en-US" w:eastAsia="zh-CN"/>
        </w:rPr>
        <w:t>5、</w:t>
      </w:r>
      <w:r>
        <w:rPr>
          <w:rFonts w:hint="eastAsia"/>
          <w:color w:val="auto"/>
          <w:highlight w:val="none"/>
          <w:lang w:eastAsia="zh-CN"/>
        </w:rPr>
        <w:t>新增单价。按合同约定执行。</w:t>
      </w:r>
    </w:p>
    <w:p w14:paraId="2DFBC3A7">
      <w:pPr>
        <w:numPr>
          <w:ilvl w:val="0"/>
          <w:numId w:val="0"/>
        </w:numPr>
        <w:autoSpaceDE/>
        <w:autoSpaceDN/>
        <w:ind w:left="0" w:firstLine="480"/>
        <w:rPr>
          <w:color w:val="auto"/>
          <w:highlight w:val="none"/>
        </w:rPr>
      </w:pPr>
      <w:r>
        <w:rPr>
          <w:rFonts w:hint="eastAsia"/>
          <w:color w:val="auto"/>
          <w:highlight w:val="none"/>
          <w:lang w:val="en-US" w:eastAsia="zh-CN"/>
        </w:rPr>
        <w:t>6、</w:t>
      </w:r>
      <w:r>
        <w:rPr>
          <w:rFonts w:hint="eastAsia"/>
          <w:color w:val="auto"/>
          <w:highlight w:val="none"/>
          <w:lang w:eastAsia="zh-CN"/>
        </w:rPr>
        <w:t>履约情况。</w:t>
      </w:r>
    </w:p>
    <w:p w14:paraId="1D728415">
      <w:pPr>
        <w:numPr>
          <w:ilvl w:val="0"/>
          <w:numId w:val="0"/>
        </w:numPr>
        <w:autoSpaceDE/>
        <w:autoSpaceDN/>
        <w:ind w:left="0" w:firstLine="480"/>
        <w:rPr>
          <w:rFonts w:hint="eastAsia"/>
          <w:color w:val="auto"/>
          <w:highlight w:val="none"/>
          <w:lang w:eastAsia="zh-CN"/>
        </w:rPr>
      </w:pPr>
      <w:r>
        <w:rPr>
          <w:rFonts w:hint="eastAsia"/>
          <w:color w:val="auto"/>
          <w:highlight w:val="none"/>
          <w:lang w:eastAsia="zh-CN"/>
        </w:rPr>
        <w:t>（</w:t>
      </w:r>
      <w:r>
        <w:rPr>
          <w:rFonts w:hint="eastAsia"/>
          <w:color w:val="auto"/>
          <w:highlight w:val="none"/>
          <w:lang w:val="en-US" w:eastAsia="zh-CN"/>
        </w:rPr>
        <w:t>1</w:t>
      </w:r>
      <w:r>
        <w:rPr>
          <w:rFonts w:hint="eastAsia"/>
          <w:color w:val="auto"/>
          <w:highlight w:val="none"/>
          <w:lang w:eastAsia="zh-CN"/>
        </w:rPr>
        <w:t>）甩项内容（包括不实施、结算前未完工程）扣减；</w:t>
      </w:r>
    </w:p>
    <w:p w14:paraId="247E73FA">
      <w:pPr>
        <w:numPr>
          <w:ilvl w:val="0"/>
          <w:numId w:val="0"/>
        </w:numPr>
        <w:autoSpaceDE/>
        <w:autoSpaceDN/>
        <w:ind w:left="0" w:firstLine="480"/>
        <w:rPr>
          <w:color w:val="auto"/>
          <w:highlight w:val="none"/>
          <w:lang w:eastAsia="zh-CN"/>
        </w:rPr>
      </w:pPr>
      <w:r>
        <w:rPr>
          <w:rFonts w:hint="eastAsia"/>
          <w:color w:val="auto"/>
          <w:highlight w:val="none"/>
          <w:lang w:eastAsia="zh-CN"/>
        </w:rPr>
        <w:t>（</w:t>
      </w:r>
      <w:r>
        <w:rPr>
          <w:rFonts w:hint="eastAsia"/>
          <w:color w:val="auto"/>
          <w:highlight w:val="none"/>
          <w:lang w:val="en-US" w:eastAsia="zh-CN"/>
        </w:rPr>
        <w:t>2</w:t>
      </w:r>
      <w:r>
        <w:rPr>
          <w:rFonts w:hint="eastAsia"/>
          <w:color w:val="auto"/>
          <w:highlight w:val="none"/>
          <w:lang w:eastAsia="zh-CN"/>
        </w:rPr>
        <w:t>）施工过程中履约评价不合格、违约。</w:t>
      </w:r>
    </w:p>
    <w:p w14:paraId="5A9F217C">
      <w:pPr>
        <w:numPr>
          <w:ilvl w:val="0"/>
          <w:numId w:val="0"/>
        </w:numPr>
        <w:autoSpaceDE/>
        <w:autoSpaceDN/>
        <w:ind w:left="0" w:firstLine="480"/>
        <w:rPr>
          <w:color w:val="auto"/>
          <w:highlight w:val="none"/>
        </w:rPr>
      </w:pPr>
      <w:r>
        <w:rPr>
          <w:rFonts w:hint="eastAsia"/>
          <w:color w:val="auto"/>
          <w:highlight w:val="none"/>
          <w:lang w:val="en-US" w:eastAsia="zh-CN"/>
        </w:rPr>
        <w:t>7、</w:t>
      </w:r>
      <w:r>
        <w:rPr>
          <w:rFonts w:hint="eastAsia"/>
          <w:color w:val="auto"/>
          <w:highlight w:val="none"/>
          <w:lang w:eastAsia="zh-CN"/>
        </w:rPr>
        <w:t>合同外增项。</w:t>
      </w:r>
    </w:p>
    <w:p w14:paraId="154FB61B">
      <w:pPr>
        <w:ind w:firstLine="480"/>
        <w:rPr>
          <w:rFonts w:hint="eastAsia"/>
          <w:color w:val="auto"/>
          <w:highlight w:val="none"/>
        </w:rPr>
      </w:pPr>
      <w:r>
        <w:rPr>
          <w:rFonts w:hint="eastAsia"/>
          <w:color w:val="auto"/>
          <w:highlight w:val="none"/>
          <w:lang w:eastAsia="zh-CN"/>
        </w:rPr>
        <w:t>四、</w:t>
      </w:r>
      <w:r>
        <w:rPr>
          <w:rFonts w:hint="eastAsia"/>
          <w:color w:val="auto"/>
          <w:highlight w:val="none"/>
        </w:rPr>
        <w:t>结算审核结果</w:t>
      </w:r>
    </w:p>
    <w:p w14:paraId="010D4431">
      <w:pPr>
        <w:numPr>
          <w:ilvl w:val="-1"/>
          <w:numId w:val="0"/>
        </w:numPr>
        <w:ind w:left="0" w:firstLine="480"/>
        <w:rPr>
          <w:rFonts w:hint="eastAsia"/>
          <w:color w:val="auto"/>
          <w:highlight w:val="none"/>
          <w:lang w:eastAsia="zh-CN"/>
        </w:rPr>
      </w:pPr>
      <w:r>
        <w:rPr>
          <w:rFonts w:hint="eastAsia"/>
          <w:color w:val="auto"/>
          <w:highlight w:val="none"/>
          <w:lang w:val="en-US" w:eastAsia="zh-CN"/>
        </w:rPr>
        <w:t>1、</w:t>
      </w:r>
      <w:r>
        <w:rPr>
          <w:rFonts w:hint="eastAsia"/>
          <w:color w:val="auto"/>
          <w:highlight w:val="none"/>
          <w:lang w:eastAsia="zh-CN"/>
        </w:rPr>
        <w:t>报送金额与审核金额；</w:t>
      </w:r>
    </w:p>
    <w:p w14:paraId="19D7D608">
      <w:pPr>
        <w:numPr>
          <w:ilvl w:val="-1"/>
          <w:numId w:val="0"/>
        </w:numPr>
        <w:ind w:left="0" w:firstLine="480"/>
        <w:rPr>
          <w:rFonts w:hint="eastAsia"/>
          <w:color w:val="auto"/>
          <w:highlight w:val="none"/>
          <w:lang w:eastAsia="zh-CN"/>
        </w:rPr>
      </w:pPr>
      <w:r>
        <w:rPr>
          <w:rFonts w:hint="eastAsia"/>
          <w:color w:val="auto"/>
          <w:highlight w:val="none"/>
          <w:lang w:val="en-US" w:eastAsia="zh-CN"/>
        </w:rPr>
        <w:t>2、</w:t>
      </w:r>
      <w:r>
        <w:rPr>
          <w:rFonts w:hint="eastAsia"/>
          <w:color w:val="auto"/>
          <w:highlight w:val="none"/>
          <w:lang w:eastAsia="zh-CN"/>
        </w:rPr>
        <w:t>审核后存在的待定事项及审核意见；</w:t>
      </w:r>
    </w:p>
    <w:p w14:paraId="6A94F9E3">
      <w:pPr>
        <w:numPr>
          <w:ilvl w:val="-1"/>
          <w:numId w:val="0"/>
        </w:numPr>
        <w:ind w:left="0" w:firstLine="480"/>
        <w:rPr>
          <w:rFonts w:hint="eastAsia"/>
          <w:color w:val="auto"/>
          <w:highlight w:val="none"/>
          <w:lang w:eastAsia="zh-CN"/>
        </w:rPr>
      </w:pPr>
      <w:r>
        <w:rPr>
          <w:rFonts w:hint="eastAsia"/>
          <w:color w:val="auto"/>
          <w:highlight w:val="none"/>
          <w:lang w:val="en-US" w:eastAsia="zh-CN"/>
        </w:rPr>
        <w:t>3、</w:t>
      </w:r>
      <w:r>
        <w:rPr>
          <w:rFonts w:hint="eastAsia"/>
          <w:color w:val="auto"/>
          <w:highlight w:val="none"/>
          <w:lang w:eastAsia="zh-CN"/>
        </w:rPr>
        <w:t>重要的结算会议纪要；</w:t>
      </w:r>
    </w:p>
    <w:p w14:paraId="3C6D7B15">
      <w:pPr>
        <w:numPr>
          <w:ilvl w:val="-1"/>
          <w:numId w:val="0"/>
        </w:numPr>
        <w:ind w:left="0" w:firstLine="480"/>
        <w:rPr>
          <w:rFonts w:hint="eastAsia"/>
          <w:color w:val="auto"/>
          <w:highlight w:val="none"/>
          <w:lang w:eastAsia="zh-CN"/>
        </w:rPr>
      </w:pPr>
      <w:r>
        <w:rPr>
          <w:rFonts w:hint="eastAsia"/>
          <w:color w:val="auto"/>
          <w:highlight w:val="none"/>
          <w:lang w:val="en-US" w:eastAsia="zh-CN"/>
        </w:rPr>
        <w:t>4、</w:t>
      </w:r>
      <w:r>
        <w:rPr>
          <w:rFonts w:hint="eastAsia"/>
          <w:color w:val="auto"/>
          <w:highlight w:val="none"/>
          <w:lang w:eastAsia="zh-CN"/>
        </w:rPr>
        <w:t>结算与批复概算比较分析；</w:t>
      </w:r>
    </w:p>
    <w:p w14:paraId="14722C6B">
      <w:pPr>
        <w:numPr>
          <w:ilvl w:val="-1"/>
          <w:numId w:val="0"/>
        </w:numPr>
        <w:ind w:left="0" w:firstLine="480"/>
        <w:rPr>
          <w:color w:val="auto"/>
          <w:highlight w:val="none"/>
          <w:lang w:eastAsia="zh-CN"/>
        </w:rPr>
      </w:pPr>
      <w:r>
        <w:rPr>
          <w:rFonts w:hint="eastAsia"/>
          <w:color w:val="auto"/>
          <w:highlight w:val="none"/>
          <w:lang w:val="en-US" w:eastAsia="zh-CN"/>
        </w:rPr>
        <w:t>5、</w:t>
      </w:r>
      <w:r>
        <w:rPr>
          <w:rFonts w:hint="eastAsia"/>
          <w:color w:val="auto"/>
          <w:highlight w:val="none"/>
          <w:lang w:eastAsia="zh-CN"/>
        </w:rPr>
        <w:t>下一步工作计划。</w:t>
      </w:r>
    </w:p>
    <w:p w14:paraId="245EDB01">
      <w:pPr>
        <w:spacing w:line="240" w:lineRule="auto"/>
        <w:ind w:right="480" w:firstLine="6720" w:firstLineChars="2400"/>
        <w:rPr>
          <w:rFonts w:ascii="方正仿宋_GB2312" w:hAnsi="方正仿宋_GB2312" w:eastAsia="方正仿宋_GB2312" w:cs="方正仿宋_GB2312"/>
          <w:color w:val="auto"/>
          <w:sz w:val="28"/>
          <w:szCs w:val="22"/>
          <w:highlight w:val="none"/>
        </w:rPr>
      </w:pPr>
    </w:p>
    <w:p w14:paraId="7FF91D8E">
      <w:pPr>
        <w:spacing w:line="240" w:lineRule="auto"/>
        <w:ind w:right="480" w:firstLine="6720" w:firstLineChars="2400"/>
        <w:rPr>
          <w:rFonts w:ascii="方正仿宋_GB2312" w:hAnsi="方正仿宋_GB2312" w:eastAsia="方正仿宋_GB2312" w:cs="方正仿宋_GB2312"/>
          <w:color w:val="auto"/>
          <w:sz w:val="28"/>
          <w:szCs w:val="22"/>
          <w:highlight w:val="none"/>
        </w:rPr>
      </w:pPr>
    </w:p>
    <w:p w14:paraId="5CDBAAAA">
      <w:pPr>
        <w:spacing w:line="240" w:lineRule="auto"/>
        <w:ind w:right="480" w:firstLine="6720" w:firstLineChars="2400"/>
        <w:rPr>
          <w:rFonts w:ascii="方正仿宋_GB2312" w:hAnsi="方正仿宋_GB2312" w:eastAsia="方正仿宋_GB2312" w:cs="方正仿宋_GB2312"/>
          <w:color w:val="auto"/>
          <w:sz w:val="28"/>
          <w:szCs w:val="22"/>
          <w:highlight w:val="none"/>
        </w:rPr>
      </w:pPr>
    </w:p>
    <w:p w14:paraId="1BA6E0CE">
      <w:pPr>
        <w:spacing w:line="240" w:lineRule="auto"/>
        <w:ind w:right="480" w:firstLine="6720" w:firstLineChars="2400"/>
        <w:rPr>
          <w:rFonts w:ascii="方正仿宋_GB2312" w:hAnsi="方正仿宋_GB2312" w:eastAsia="方正仿宋_GB2312" w:cs="方正仿宋_GB2312"/>
          <w:color w:val="auto"/>
          <w:sz w:val="28"/>
          <w:szCs w:val="22"/>
          <w:highlight w:val="none"/>
        </w:rPr>
      </w:pPr>
    </w:p>
    <w:p w14:paraId="66B10194">
      <w:pPr>
        <w:ind w:firstLine="480"/>
        <w:jc w:val="right"/>
        <w:rPr>
          <w:color w:val="auto"/>
          <w:highlight w:val="none"/>
        </w:rPr>
      </w:pPr>
      <w:r>
        <w:rPr>
          <w:rFonts w:hint="eastAsia"/>
          <w:color w:val="auto"/>
          <w:highlight w:val="none"/>
          <w:lang w:eastAsia="zh-CN"/>
        </w:rPr>
        <w:t>XXX</w:t>
      </w:r>
      <w:r>
        <w:rPr>
          <w:rFonts w:hint="eastAsia"/>
          <w:color w:val="auto"/>
          <w:highlight w:val="none"/>
        </w:rPr>
        <w:t>公司</w:t>
      </w:r>
    </w:p>
    <w:p w14:paraId="30712439">
      <w:pPr>
        <w:ind w:firstLine="480"/>
        <w:jc w:val="right"/>
        <w:rPr>
          <w:color w:val="auto"/>
          <w:highlight w:val="none"/>
        </w:rPr>
      </w:pPr>
      <w:r>
        <w:rPr>
          <w:rFonts w:hint="eastAsia"/>
          <w:color w:val="auto"/>
          <w:highlight w:val="none"/>
          <w:lang w:eastAsia="zh-CN"/>
        </w:rPr>
        <w:t>XXXX</w:t>
      </w:r>
      <w:r>
        <w:rPr>
          <w:rFonts w:hint="eastAsia"/>
          <w:color w:val="auto"/>
          <w:highlight w:val="none"/>
        </w:rPr>
        <w:t>年</w:t>
      </w:r>
      <w:r>
        <w:rPr>
          <w:rFonts w:hint="eastAsia"/>
          <w:color w:val="auto"/>
          <w:highlight w:val="none"/>
          <w:lang w:eastAsia="zh-CN"/>
        </w:rPr>
        <w:t>XX</w:t>
      </w:r>
      <w:r>
        <w:rPr>
          <w:rFonts w:hint="eastAsia"/>
          <w:color w:val="auto"/>
          <w:highlight w:val="none"/>
        </w:rPr>
        <w:t>月</w:t>
      </w:r>
      <w:r>
        <w:rPr>
          <w:rFonts w:hint="eastAsia"/>
          <w:color w:val="auto"/>
          <w:highlight w:val="none"/>
          <w:lang w:eastAsia="zh-CN"/>
        </w:rPr>
        <w:t>XX</w:t>
      </w:r>
      <w:r>
        <w:rPr>
          <w:rFonts w:hint="eastAsia"/>
          <w:color w:val="auto"/>
          <w:highlight w:val="none"/>
        </w:rPr>
        <w:t>日</w:t>
      </w:r>
    </w:p>
    <w:p w14:paraId="0549D99B">
      <w:pPr>
        <w:ind w:firstLine="480"/>
        <w:rPr>
          <w:color w:val="auto"/>
          <w:highlight w:val="none"/>
          <w:lang w:eastAsia="zh-CN"/>
        </w:rPr>
      </w:pPr>
    </w:p>
    <w:p w14:paraId="70DCA9CD">
      <w:pPr>
        <w:ind w:firstLineChars="0"/>
        <w:rPr>
          <w:color w:val="auto"/>
          <w:highlight w:val="none"/>
          <w:lang w:eastAsia="zh-CN"/>
        </w:rPr>
        <w:sectPr>
          <w:pgSz w:w="11905" w:h="16837"/>
          <w:pgMar w:top="1134" w:right="1020" w:bottom="1134" w:left="1066" w:header="567" w:footer="567" w:gutter="0"/>
          <w:pgBorders>
            <w:top w:val="none" w:sz="0" w:space="0"/>
            <w:left w:val="none" w:sz="0" w:space="0"/>
            <w:bottom w:val="none" w:sz="0" w:space="0"/>
            <w:right w:val="none" w:sz="0" w:space="0"/>
          </w:pgBorders>
          <w:pgNumType w:fmt="decimal"/>
          <w:cols w:space="720" w:num="1"/>
        </w:sectPr>
      </w:pPr>
    </w:p>
    <w:p w14:paraId="19A5B25A">
      <w:pPr>
        <w:pStyle w:val="4"/>
        <w:ind w:firstLine="241"/>
        <w:rPr>
          <w:color w:val="auto"/>
          <w:highlight w:val="none"/>
          <w:lang w:eastAsia="zh-CN"/>
        </w:rPr>
      </w:pPr>
      <w:bookmarkStart w:id="1576" w:name="_Toc12700"/>
      <w:bookmarkStart w:id="1577" w:name="_Toc8516"/>
      <w:bookmarkStart w:id="1578" w:name="_Toc12798"/>
      <w:bookmarkStart w:id="1579" w:name="_Toc17829"/>
      <w:bookmarkStart w:id="1580" w:name="_Toc14813"/>
      <w:bookmarkStart w:id="1581" w:name="_Toc28156"/>
      <w:bookmarkStart w:id="1582" w:name="_Toc19983"/>
      <w:bookmarkStart w:id="1583" w:name="_Toc24215"/>
      <w:bookmarkStart w:id="1584" w:name="_Toc11063"/>
      <w:bookmarkStart w:id="1585" w:name="_Toc16122"/>
      <w:bookmarkStart w:id="1586" w:name="_Toc6486"/>
      <w:bookmarkStart w:id="1587" w:name="_Toc22586"/>
      <w:bookmarkStart w:id="1588" w:name="_Toc192580237"/>
      <w:bookmarkStart w:id="1589" w:name="_Toc29465"/>
      <w:bookmarkStart w:id="1590" w:name="_Toc30163"/>
      <w:bookmarkStart w:id="1591" w:name="_Toc25616"/>
      <w:bookmarkStart w:id="1592" w:name="_Toc3179"/>
      <w:bookmarkStart w:id="1593" w:name="_Toc16554"/>
      <w:bookmarkStart w:id="1594" w:name="_Toc17624"/>
      <w:r>
        <w:rPr>
          <w:rFonts w:hint="eastAsia"/>
          <w:color w:val="auto"/>
          <w:highlight w:val="none"/>
          <w:lang w:eastAsia="zh-CN"/>
        </w:rPr>
        <w:t>表3.3-1</w:t>
      </w:r>
      <w:r>
        <w:rPr>
          <w:rFonts w:hint="eastAsia"/>
          <w:color w:val="auto"/>
          <w:highlight w:val="none"/>
          <w:lang w:val="en-US" w:eastAsia="zh-CN"/>
        </w:rPr>
        <w:t>4</w:t>
      </w:r>
      <w:r>
        <w:rPr>
          <w:rFonts w:hint="eastAsia"/>
          <w:color w:val="auto"/>
          <w:highlight w:val="none"/>
          <w:lang w:eastAsia="zh-CN"/>
        </w:rPr>
        <w:t xml:space="preserve"> 工程变更台账</w:t>
      </w:r>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p>
    <w:p w14:paraId="38D68EE8">
      <w:pPr>
        <w:ind w:firstLine="883"/>
        <w:jc w:val="center"/>
        <w:rPr>
          <w:rFonts w:ascii="宋体" w:hAnsi="宋体" w:cs="宋体"/>
          <w:b/>
          <w:bCs/>
          <w:color w:val="auto"/>
          <w:sz w:val="44"/>
          <w:szCs w:val="44"/>
          <w:highlight w:val="none"/>
          <w:lang w:eastAsia="zh-CN"/>
        </w:rPr>
      </w:pPr>
      <w:r>
        <w:rPr>
          <w:rFonts w:hint="eastAsia" w:ascii="宋体" w:hAnsi="宋体" w:cs="宋体"/>
          <w:b/>
          <w:bCs/>
          <w:color w:val="auto"/>
          <w:sz w:val="44"/>
          <w:szCs w:val="44"/>
          <w:highlight w:val="none"/>
          <w:lang w:eastAsia="zh-CN"/>
        </w:rPr>
        <w:t>工程变更、</w:t>
      </w:r>
      <w:r>
        <w:rPr>
          <w:rFonts w:hint="eastAsia" w:ascii="宋体" w:hAnsi="宋体" w:cs="宋体"/>
          <w:b/>
          <w:bCs/>
          <w:color w:val="auto"/>
          <w:sz w:val="44"/>
          <w:szCs w:val="44"/>
          <w:highlight w:val="none"/>
          <w:lang w:val="en-US" w:eastAsia="zh-CN"/>
        </w:rPr>
        <w:t>洽商</w:t>
      </w:r>
      <w:r>
        <w:rPr>
          <w:rFonts w:hint="eastAsia" w:ascii="宋体" w:hAnsi="宋体" w:cs="宋体"/>
          <w:b/>
          <w:bCs/>
          <w:color w:val="auto"/>
          <w:sz w:val="44"/>
          <w:szCs w:val="44"/>
          <w:highlight w:val="none"/>
          <w:lang w:eastAsia="zh-CN"/>
        </w:rPr>
        <w:t>台账</w:t>
      </w:r>
    </w:p>
    <w:tbl>
      <w:tblPr>
        <w:tblStyle w:val="24"/>
        <w:tblpPr w:leftFromText="180" w:rightFromText="180" w:vertAnchor="text" w:horzAnchor="page" w:tblpX="1450" w:tblpY="251"/>
        <w:tblOverlap w:val="never"/>
        <w:tblW w:w="499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4"/>
        <w:gridCol w:w="1747"/>
        <w:gridCol w:w="2988"/>
        <w:gridCol w:w="2608"/>
        <w:gridCol w:w="2053"/>
        <w:gridCol w:w="1776"/>
        <w:gridCol w:w="2062"/>
      </w:tblGrid>
      <w:tr w14:paraId="1F9D8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323" w:type="pct"/>
            <w:vAlign w:val="center"/>
          </w:tcPr>
          <w:p w14:paraId="7CABA06A">
            <w:pPr>
              <w:ind w:firstLine="0" w:firstLineChars="0"/>
              <w:jc w:val="center"/>
              <w:rPr>
                <w:rFonts w:ascii="宋体" w:hAnsi="宋体" w:cs="宋体"/>
                <w:color w:val="auto"/>
                <w:highlight w:val="none"/>
                <w:lang w:eastAsia="zh-CN"/>
              </w:rPr>
            </w:pPr>
            <w:r>
              <w:rPr>
                <w:rFonts w:hint="eastAsia" w:ascii="宋体" w:hAnsi="宋体" w:cs="宋体"/>
                <w:color w:val="auto"/>
                <w:highlight w:val="none"/>
                <w:lang w:eastAsia="zh-CN"/>
              </w:rPr>
              <w:t>序号</w:t>
            </w:r>
          </w:p>
        </w:tc>
        <w:tc>
          <w:tcPr>
            <w:tcW w:w="617" w:type="pct"/>
            <w:vAlign w:val="center"/>
          </w:tcPr>
          <w:p w14:paraId="5007482D">
            <w:pPr>
              <w:ind w:firstLine="0" w:firstLineChars="0"/>
              <w:jc w:val="center"/>
              <w:rPr>
                <w:rFonts w:ascii="宋体" w:hAnsi="宋体" w:cs="宋体"/>
                <w:color w:val="auto"/>
                <w:highlight w:val="none"/>
                <w:lang w:eastAsia="zh-CN"/>
              </w:rPr>
            </w:pPr>
            <w:r>
              <w:rPr>
                <w:rFonts w:hint="eastAsia" w:ascii="宋体" w:hAnsi="宋体" w:cs="宋体"/>
                <w:color w:val="auto"/>
                <w:highlight w:val="none"/>
                <w:lang w:eastAsia="zh-CN"/>
              </w:rPr>
              <w:t>变更编号</w:t>
            </w:r>
          </w:p>
        </w:tc>
        <w:tc>
          <w:tcPr>
            <w:tcW w:w="1055" w:type="pct"/>
            <w:shd w:val="clear" w:color="auto" w:fill="auto"/>
            <w:vAlign w:val="center"/>
          </w:tcPr>
          <w:p w14:paraId="16E1D7BA">
            <w:pPr>
              <w:ind w:firstLine="0" w:firstLineChars="0"/>
              <w:jc w:val="center"/>
              <w:rPr>
                <w:rFonts w:ascii="宋体" w:hAnsi="宋体" w:cs="宋体"/>
                <w:color w:val="auto"/>
                <w:kern w:val="2"/>
                <w:highlight w:val="none"/>
                <w:lang w:eastAsia="zh-CN"/>
              </w:rPr>
            </w:pPr>
            <w:r>
              <w:rPr>
                <w:rFonts w:hint="eastAsia" w:ascii="宋体" w:hAnsi="宋体" w:cs="宋体"/>
                <w:color w:val="auto"/>
                <w:highlight w:val="none"/>
                <w:lang w:eastAsia="zh-CN"/>
              </w:rPr>
              <w:t>变更日期</w:t>
            </w:r>
          </w:p>
        </w:tc>
        <w:tc>
          <w:tcPr>
            <w:tcW w:w="921" w:type="pct"/>
            <w:vAlign w:val="center"/>
          </w:tcPr>
          <w:p w14:paraId="012F1AFC">
            <w:pPr>
              <w:ind w:firstLine="0" w:firstLineChars="0"/>
              <w:jc w:val="center"/>
              <w:rPr>
                <w:rFonts w:ascii="宋体" w:hAnsi="宋体" w:cs="宋体"/>
                <w:color w:val="auto"/>
                <w:highlight w:val="none"/>
              </w:rPr>
            </w:pPr>
            <w:r>
              <w:rPr>
                <w:rFonts w:hint="eastAsia" w:ascii="宋体" w:hAnsi="宋体" w:cs="宋体"/>
                <w:color w:val="auto"/>
                <w:highlight w:val="none"/>
                <w:lang w:eastAsia="zh-CN"/>
              </w:rPr>
              <w:t>变更内容</w:t>
            </w:r>
          </w:p>
        </w:tc>
        <w:tc>
          <w:tcPr>
            <w:tcW w:w="725" w:type="pct"/>
            <w:vAlign w:val="center"/>
          </w:tcPr>
          <w:p w14:paraId="4D5B53C6">
            <w:pPr>
              <w:ind w:firstLine="0" w:firstLineChars="0"/>
              <w:jc w:val="center"/>
              <w:rPr>
                <w:rFonts w:ascii="宋体" w:hAnsi="宋体" w:cs="宋体"/>
                <w:color w:val="auto"/>
                <w:highlight w:val="none"/>
                <w:lang w:eastAsia="zh-CN"/>
              </w:rPr>
            </w:pPr>
            <w:r>
              <w:rPr>
                <w:rFonts w:hint="eastAsia" w:ascii="宋体" w:hAnsi="宋体" w:cs="宋体"/>
                <w:color w:val="auto"/>
                <w:highlight w:val="none"/>
                <w:lang w:eastAsia="zh-CN"/>
              </w:rPr>
              <w:t>变更原因</w:t>
            </w:r>
          </w:p>
        </w:tc>
        <w:tc>
          <w:tcPr>
            <w:tcW w:w="627" w:type="pct"/>
            <w:vAlign w:val="center"/>
          </w:tcPr>
          <w:p w14:paraId="5BC243A0">
            <w:pPr>
              <w:ind w:firstLine="0" w:firstLineChars="0"/>
              <w:jc w:val="center"/>
              <w:rPr>
                <w:rFonts w:ascii="宋体" w:hAnsi="宋体" w:cs="宋体"/>
                <w:color w:val="auto"/>
                <w:highlight w:val="none"/>
                <w:lang w:eastAsia="zh-CN"/>
              </w:rPr>
            </w:pPr>
            <w:r>
              <w:rPr>
                <w:rFonts w:hint="eastAsia" w:ascii="宋体" w:hAnsi="宋体" w:cs="宋体"/>
                <w:color w:val="auto"/>
                <w:highlight w:val="none"/>
                <w:lang w:eastAsia="zh-CN"/>
              </w:rPr>
              <w:t>变更金额</w:t>
            </w:r>
          </w:p>
        </w:tc>
        <w:tc>
          <w:tcPr>
            <w:tcW w:w="728" w:type="pct"/>
            <w:vAlign w:val="center"/>
          </w:tcPr>
          <w:p w14:paraId="334ECAB9">
            <w:pPr>
              <w:ind w:firstLine="0" w:firstLineChars="0"/>
              <w:jc w:val="center"/>
              <w:rPr>
                <w:rFonts w:ascii="宋体" w:hAnsi="宋体" w:cs="宋体"/>
                <w:color w:val="auto"/>
                <w:highlight w:val="none"/>
                <w:lang w:eastAsia="zh-CN"/>
              </w:rPr>
            </w:pPr>
            <w:r>
              <w:rPr>
                <w:rFonts w:hint="eastAsia" w:ascii="宋体" w:hAnsi="宋体" w:cs="宋体"/>
                <w:color w:val="auto"/>
                <w:highlight w:val="none"/>
                <w:lang w:eastAsia="zh-CN"/>
              </w:rPr>
              <w:t>备注</w:t>
            </w:r>
          </w:p>
        </w:tc>
      </w:tr>
      <w:tr w14:paraId="76699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323" w:type="pct"/>
            <w:vAlign w:val="center"/>
          </w:tcPr>
          <w:p w14:paraId="36C11A2D">
            <w:pPr>
              <w:ind w:firstLine="0" w:firstLineChars="0"/>
              <w:jc w:val="center"/>
              <w:rPr>
                <w:rFonts w:ascii="宋体" w:hAnsi="宋体" w:cs="宋体"/>
                <w:color w:val="auto"/>
                <w:highlight w:val="none"/>
              </w:rPr>
            </w:pPr>
          </w:p>
        </w:tc>
        <w:tc>
          <w:tcPr>
            <w:tcW w:w="617" w:type="pct"/>
            <w:vAlign w:val="center"/>
          </w:tcPr>
          <w:p w14:paraId="4962E706">
            <w:pPr>
              <w:ind w:firstLine="0" w:firstLineChars="0"/>
              <w:jc w:val="center"/>
              <w:rPr>
                <w:rFonts w:ascii="宋体" w:hAnsi="宋体" w:cs="宋体"/>
                <w:color w:val="auto"/>
                <w:highlight w:val="none"/>
              </w:rPr>
            </w:pPr>
          </w:p>
        </w:tc>
        <w:tc>
          <w:tcPr>
            <w:tcW w:w="1055" w:type="pct"/>
            <w:vAlign w:val="center"/>
          </w:tcPr>
          <w:p w14:paraId="4A76E4B0">
            <w:pPr>
              <w:ind w:firstLine="0" w:firstLineChars="0"/>
              <w:jc w:val="center"/>
              <w:rPr>
                <w:rFonts w:ascii="宋体" w:hAnsi="宋体" w:cs="宋体"/>
                <w:color w:val="auto"/>
                <w:highlight w:val="none"/>
              </w:rPr>
            </w:pPr>
          </w:p>
        </w:tc>
        <w:tc>
          <w:tcPr>
            <w:tcW w:w="921" w:type="pct"/>
            <w:vAlign w:val="center"/>
          </w:tcPr>
          <w:p w14:paraId="6E1F1215">
            <w:pPr>
              <w:ind w:firstLine="0" w:firstLineChars="0"/>
              <w:jc w:val="center"/>
              <w:rPr>
                <w:rFonts w:ascii="宋体" w:hAnsi="宋体" w:cs="宋体"/>
                <w:color w:val="auto"/>
                <w:highlight w:val="none"/>
              </w:rPr>
            </w:pPr>
          </w:p>
        </w:tc>
        <w:tc>
          <w:tcPr>
            <w:tcW w:w="725" w:type="pct"/>
            <w:vAlign w:val="center"/>
          </w:tcPr>
          <w:p w14:paraId="3F73FC16">
            <w:pPr>
              <w:ind w:firstLine="0" w:firstLineChars="0"/>
              <w:jc w:val="center"/>
              <w:rPr>
                <w:rFonts w:ascii="宋体" w:hAnsi="宋体" w:cs="宋体"/>
                <w:color w:val="auto"/>
                <w:highlight w:val="none"/>
              </w:rPr>
            </w:pPr>
          </w:p>
        </w:tc>
        <w:tc>
          <w:tcPr>
            <w:tcW w:w="627" w:type="pct"/>
            <w:vAlign w:val="center"/>
          </w:tcPr>
          <w:p w14:paraId="419E81A5">
            <w:pPr>
              <w:ind w:firstLine="0" w:firstLineChars="0"/>
              <w:jc w:val="center"/>
              <w:rPr>
                <w:rFonts w:ascii="宋体" w:hAnsi="宋体" w:cs="宋体"/>
                <w:color w:val="auto"/>
                <w:highlight w:val="none"/>
              </w:rPr>
            </w:pPr>
          </w:p>
        </w:tc>
        <w:tc>
          <w:tcPr>
            <w:tcW w:w="728" w:type="pct"/>
            <w:vAlign w:val="center"/>
          </w:tcPr>
          <w:p w14:paraId="657ABF3C">
            <w:pPr>
              <w:ind w:firstLine="0" w:firstLineChars="0"/>
              <w:jc w:val="center"/>
              <w:rPr>
                <w:rFonts w:ascii="宋体" w:hAnsi="宋体" w:cs="宋体"/>
                <w:color w:val="auto"/>
                <w:highlight w:val="none"/>
              </w:rPr>
            </w:pPr>
          </w:p>
        </w:tc>
      </w:tr>
      <w:tr w14:paraId="57E3E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323" w:type="pct"/>
            <w:vAlign w:val="center"/>
          </w:tcPr>
          <w:p w14:paraId="654F9524">
            <w:pPr>
              <w:ind w:firstLine="0" w:firstLineChars="0"/>
              <w:jc w:val="center"/>
              <w:rPr>
                <w:rFonts w:ascii="宋体" w:hAnsi="宋体" w:cs="宋体"/>
                <w:color w:val="auto"/>
                <w:highlight w:val="none"/>
              </w:rPr>
            </w:pPr>
          </w:p>
        </w:tc>
        <w:tc>
          <w:tcPr>
            <w:tcW w:w="617" w:type="pct"/>
            <w:vAlign w:val="center"/>
          </w:tcPr>
          <w:p w14:paraId="51B7C926">
            <w:pPr>
              <w:ind w:firstLine="0" w:firstLineChars="0"/>
              <w:jc w:val="center"/>
              <w:rPr>
                <w:rFonts w:ascii="宋体" w:hAnsi="宋体" w:cs="宋体"/>
                <w:color w:val="auto"/>
                <w:highlight w:val="none"/>
              </w:rPr>
            </w:pPr>
          </w:p>
        </w:tc>
        <w:tc>
          <w:tcPr>
            <w:tcW w:w="1055" w:type="pct"/>
            <w:vAlign w:val="center"/>
          </w:tcPr>
          <w:p w14:paraId="0EBB1996">
            <w:pPr>
              <w:ind w:firstLine="0" w:firstLineChars="0"/>
              <w:jc w:val="center"/>
              <w:rPr>
                <w:rFonts w:ascii="宋体" w:hAnsi="宋体" w:cs="宋体"/>
                <w:color w:val="auto"/>
                <w:highlight w:val="none"/>
              </w:rPr>
            </w:pPr>
          </w:p>
        </w:tc>
        <w:tc>
          <w:tcPr>
            <w:tcW w:w="921" w:type="pct"/>
            <w:vAlign w:val="center"/>
          </w:tcPr>
          <w:p w14:paraId="625CA82E">
            <w:pPr>
              <w:ind w:firstLine="0" w:firstLineChars="0"/>
              <w:jc w:val="center"/>
              <w:rPr>
                <w:rFonts w:ascii="宋体" w:hAnsi="宋体" w:cs="宋体"/>
                <w:color w:val="auto"/>
                <w:highlight w:val="none"/>
              </w:rPr>
            </w:pPr>
          </w:p>
        </w:tc>
        <w:tc>
          <w:tcPr>
            <w:tcW w:w="725" w:type="pct"/>
            <w:vAlign w:val="center"/>
          </w:tcPr>
          <w:p w14:paraId="08BC4F11">
            <w:pPr>
              <w:ind w:firstLine="0" w:firstLineChars="0"/>
              <w:jc w:val="center"/>
              <w:rPr>
                <w:rFonts w:ascii="宋体" w:hAnsi="宋体" w:cs="宋体"/>
                <w:color w:val="auto"/>
                <w:highlight w:val="none"/>
              </w:rPr>
            </w:pPr>
          </w:p>
        </w:tc>
        <w:tc>
          <w:tcPr>
            <w:tcW w:w="627" w:type="pct"/>
            <w:vAlign w:val="center"/>
          </w:tcPr>
          <w:p w14:paraId="53888CDF">
            <w:pPr>
              <w:ind w:firstLine="0" w:firstLineChars="0"/>
              <w:jc w:val="center"/>
              <w:rPr>
                <w:rFonts w:ascii="宋体" w:hAnsi="宋体" w:cs="宋体"/>
                <w:color w:val="auto"/>
                <w:highlight w:val="none"/>
              </w:rPr>
            </w:pPr>
          </w:p>
        </w:tc>
        <w:tc>
          <w:tcPr>
            <w:tcW w:w="728" w:type="pct"/>
            <w:vAlign w:val="center"/>
          </w:tcPr>
          <w:p w14:paraId="0F8907D8">
            <w:pPr>
              <w:ind w:firstLine="0" w:firstLineChars="0"/>
              <w:jc w:val="center"/>
              <w:rPr>
                <w:rFonts w:ascii="宋体" w:hAnsi="宋体" w:cs="宋体"/>
                <w:color w:val="auto"/>
                <w:highlight w:val="none"/>
              </w:rPr>
            </w:pPr>
          </w:p>
        </w:tc>
      </w:tr>
      <w:tr w14:paraId="6A2D5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323" w:type="pct"/>
            <w:vAlign w:val="center"/>
          </w:tcPr>
          <w:p w14:paraId="76349331">
            <w:pPr>
              <w:ind w:firstLine="0" w:firstLineChars="0"/>
              <w:jc w:val="center"/>
              <w:rPr>
                <w:rFonts w:ascii="宋体" w:hAnsi="宋体" w:cs="宋体"/>
                <w:color w:val="auto"/>
                <w:highlight w:val="none"/>
              </w:rPr>
            </w:pPr>
          </w:p>
        </w:tc>
        <w:tc>
          <w:tcPr>
            <w:tcW w:w="617" w:type="pct"/>
            <w:vAlign w:val="center"/>
          </w:tcPr>
          <w:p w14:paraId="41074F41">
            <w:pPr>
              <w:ind w:firstLine="0" w:firstLineChars="0"/>
              <w:jc w:val="center"/>
              <w:rPr>
                <w:rFonts w:ascii="宋体" w:hAnsi="宋体" w:cs="宋体"/>
                <w:color w:val="auto"/>
                <w:highlight w:val="none"/>
              </w:rPr>
            </w:pPr>
          </w:p>
        </w:tc>
        <w:tc>
          <w:tcPr>
            <w:tcW w:w="1055" w:type="pct"/>
            <w:vAlign w:val="center"/>
          </w:tcPr>
          <w:p w14:paraId="0C289789">
            <w:pPr>
              <w:ind w:firstLine="0" w:firstLineChars="0"/>
              <w:jc w:val="center"/>
              <w:rPr>
                <w:rFonts w:ascii="宋体" w:hAnsi="宋体" w:cs="宋体"/>
                <w:color w:val="auto"/>
                <w:highlight w:val="none"/>
              </w:rPr>
            </w:pPr>
          </w:p>
        </w:tc>
        <w:tc>
          <w:tcPr>
            <w:tcW w:w="921" w:type="pct"/>
            <w:vAlign w:val="center"/>
          </w:tcPr>
          <w:p w14:paraId="756F40EA">
            <w:pPr>
              <w:ind w:firstLine="0" w:firstLineChars="0"/>
              <w:jc w:val="center"/>
              <w:rPr>
                <w:rFonts w:ascii="宋体" w:hAnsi="宋体" w:cs="宋体"/>
                <w:color w:val="auto"/>
                <w:highlight w:val="none"/>
              </w:rPr>
            </w:pPr>
          </w:p>
        </w:tc>
        <w:tc>
          <w:tcPr>
            <w:tcW w:w="725" w:type="pct"/>
            <w:vAlign w:val="center"/>
          </w:tcPr>
          <w:p w14:paraId="1325762A">
            <w:pPr>
              <w:ind w:firstLine="0" w:firstLineChars="0"/>
              <w:jc w:val="center"/>
              <w:rPr>
                <w:rFonts w:ascii="宋体" w:hAnsi="宋体" w:cs="宋体"/>
                <w:color w:val="auto"/>
                <w:highlight w:val="none"/>
              </w:rPr>
            </w:pPr>
          </w:p>
        </w:tc>
        <w:tc>
          <w:tcPr>
            <w:tcW w:w="627" w:type="pct"/>
            <w:vAlign w:val="center"/>
          </w:tcPr>
          <w:p w14:paraId="7E002F4D">
            <w:pPr>
              <w:ind w:firstLine="0" w:firstLineChars="0"/>
              <w:jc w:val="center"/>
              <w:rPr>
                <w:rFonts w:ascii="宋体" w:hAnsi="宋体" w:cs="宋体"/>
                <w:color w:val="auto"/>
                <w:highlight w:val="none"/>
              </w:rPr>
            </w:pPr>
          </w:p>
        </w:tc>
        <w:tc>
          <w:tcPr>
            <w:tcW w:w="728" w:type="pct"/>
            <w:vAlign w:val="center"/>
          </w:tcPr>
          <w:p w14:paraId="29BCB3F9">
            <w:pPr>
              <w:ind w:firstLine="0" w:firstLineChars="0"/>
              <w:jc w:val="center"/>
              <w:rPr>
                <w:rFonts w:ascii="宋体" w:hAnsi="宋体" w:cs="宋体"/>
                <w:color w:val="auto"/>
                <w:highlight w:val="none"/>
              </w:rPr>
            </w:pPr>
          </w:p>
        </w:tc>
      </w:tr>
      <w:tr w14:paraId="7C329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323" w:type="pct"/>
            <w:vAlign w:val="center"/>
          </w:tcPr>
          <w:p w14:paraId="685ACA1F">
            <w:pPr>
              <w:ind w:firstLine="0" w:firstLineChars="0"/>
              <w:jc w:val="center"/>
              <w:rPr>
                <w:rFonts w:ascii="宋体" w:hAnsi="宋体" w:cs="宋体"/>
                <w:color w:val="auto"/>
                <w:highlight w:val="none"/>
              </w:rPr>
            </w:pPr>
          </w:p>
        </w:tc>
        <w:tc>
          <w:tcPr>
            <w:tcW w:w="617" w:type="pct"/>
            <w:vAlign w:val="center"/>
          </w:tcPr>
          <w:p w14:paraId="32033B0D">
            <w:pPr>
              <w:ind w:firstLine="0" w:firstLineChars="0"/>
              <w:jc w:val="center"/>
              <w:rPr>
                <w:rFonts w:ascii="宋体" w:hAnsi="宋体" w:cs="宋体"/>
                <w:color w:val="auto"/>
                <w:highlight w:val="none"/>
              </w:rPr>
            </w:pPr>
          </w:p>
        </w:tc>
        <w:tc>
          <w:tcPr>
            <w:tcW w:w="1055" w:type="pct"/>
            <w:vAlign w:val="center"/>
          </w:tcPr>
          <w:p w14:paraId="0314DCCF">
            <w:pPr>
              <w:ind w:firstLine="0" w:firstLineChars="0"/>
              <w:jc w:val="center"/>
              <w:rPr>
                <w:rFonts w:ascii="宋体" w:hAnsi="宋体" w:cs="宋体"/>
                <w:color w:val="auto"/>
                <w:highlight w:val="none"/>
              </w:rPr>
            </w:pPr>
          </w:p>
        </w:tc>
        <w:tc>
          <w:tcPr>
            <w:tcW w:w="921" w:type="pct"/>
            <w:vAlign w:val="center"/>
          </w:tcPr>
          <w:p w14:paraId="07D48241">
            <w:pPr>
              <w:ind w:firstLine="0" w:firstLineChars="0"/>
              <w:jc w:val="center"/>
              <w:rPr>
                <w:rFonts w:ascii="宋体" w:hAnsi="宋体" w:cs="宋体"/>
                <w:color w:val="auto"/>
                <w:highlight w:val="none"/>
              </w:rPr>
            </w:pPr>
          </w:p>
        </w:tc>
        <w:tc>
          <w:tcPr>
            <w:tcW w:w="725" w:type="pct"/>
            <w:vAlign w:val="center"/>
          </w:tcPr>
          <w:p w14:paraId="3367FC48">
            <w:pPr>
              <w:ind w:firstLine="0" w:firstLineChars="0"/>
              <w:jc w:val="center"/>
              <w:rPr>
                <w:rFonts w:ascii="宋体" w:hAnsi="宋体" w:cs="宋体"/>
                <w:color w:val="auto"/>
                <w:highlight w:val="none"/>
              </w:rPr>
            </w:pPr>
          </w:p>
        </w:tc>
        <w:tc>
          <w:tcPr>
            <w:tcW w:w="627" w:type="pct"/>
            <w:vAlign w:val="center"/>
          </w:tcPr>
          <w:p w14:paraId="2E221664">
            <w:pPr>
              <w:ind w:firstLine="0" w:firstLineChars="0"/>
              <w:jc w:val="center"/>
              <w:rPr>
                <w:rFonts w:ascii="宋体" w:hAnsi="宋体" w:cs="宋体"/>
                <w:color w:val="auto"/>
                <w:highlight w:val="none"/>
              </w:rPr>
            </w:pPr>
          </w:p>
        </w:tc>
        <w:tc>
          <w:tcPr>
            <w:tcW w:w="728" w:type="pct"/>
            <w:vAlign w:val="center"/>
          </w:tcPr>
          <w:p w14:paraId="01477610">
            <w:pPr>
              <w:ind w:firstLine="0" w:firstLineChars="0"/>
              <w:jc w:val="center"/>
              <w:rPr>
                <w:rFonts w:ascii="宋体" w:hAnsi="宋体" w:cs="宋体"/>
                <w:color w:val="auto"/>
                <w:highlight w:val="none"/>
              </w:rPr>
            </w:pPr>
          </w:p>
        </w:tc>
      </w:tr>
      <w:tr w14:paraId="2B97B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323" w:type="pct"/>
            <w:vAlign w:val="center"/>
          </w:tcPr>
          <w:p w14:paraId="2C8598D6">
            <w:pPr>
              <w:ind w:firstLine="0" w:firstLineChars="0"/>
              <w:jc w:val="center"/>
              <w:rPr>
                <w:rFonts w:ascii="宋体" w:hAnsi="宋体" w:cs="宋体"/>
                <w:color w:val="auto"/>
                <w:highlight w:val="none"/>
              </w:rPr>
            </w:pPr>
          </w:p>
        </w:tc>
        <w:tc>
          <w:tcPr>
            <w:tcW w:w="617" w:type="pct"/>
            <w:vAlign w:val="center"/>
          </w:tcPr>
          <w:p w14:paraId="0A5A8FEF">
            <w:pPr>
              <w:ind w:firstLine="0" w:firstLineChars="0"/>
              <w:jc w:val="center"/>
              <w:rPr>
                <w:rFonts w:ascii="宋体" w:hAnsi="宋体" w:cs="宋体"/>
                <w:color w:val="auto"/>
                <w:highlight w:val="none"/>
              </w:rPr>
            </w:pPr>
          </w:p>
        </w:tc>
        <w:tc>
          <w:tcPr>
            <w:tcW w:w="1055" w:type="pct"/>
            <w:vAlign w:val="center"/>
          </w:tcPr>
          <w:p w14:paraId="6932ACEE">
            <w:pPr>
              <w:ind w:firstLine="0" w:firstLineChars="0"/>
              <w:jc w:val="center"/>
              <w:rPr>
                <w:rFonts w:ascii="宋体" w:hAnsi="宋体" w:cs="宋体"/>
                <w:color w:val="auto"/>
                <w:highlight w:val="none"/>
              </w:rPr>
            </w:pPr>
          </w:p>
        </w:tc>
        <w:tc>
          <w:tcPr>
            <w:tcW w:w="921" w:type="pct"/>
            <w:vAlign w:val="center"/>
          </w:tcPr>
          <w:p w14:paraId="641FAB3D">
            <w:pPr>
              <w:ind w:firstLine="0" w:firstLineChars="0"/>
              <w:jc w:val="center"/>
              <w:rPr>
                <w:rFonts w:ascii="宋体" w:hAnsi="宋体" w:cs="宋体"/>
                <w:color w:val="auto"/>
                <w:highlight w:val="none"/>
              </w:rPr>
            </w:pPr>
          </w:p>
        </w:tc>
        <w:tc>
          <w:tcPr>
            <w:tcW w:w="725" w:type="pct"/>
            <w:vAlign w:val="center"/>
          </w:tcPr>
          <w:p w14:paraId="45B5139D">
            <w:pPr>
              <w:ind w:firstLine="0" w:firstLineChars="0"/>
              <w:jc w:val="center"/>
              <w:rPr>
                <w:rFonts w:ascii="宋体" w:hAnsi="宋体" w:cs="宋体"/>
                <w:color w:val="auto"/>
                <w:highlight w:val="none"/>
              </w:rPr>
            </w:pPr>
          </w:p>
        </w:tc>
        <w:tc>
          <w:tcPr>
            <w:tcW w:w="627" w:type="pct"/>
            <w:vAlign w:val="center"/>
          </w:tcPr>
          <w:p w14:paraId="0265A687">
            <w:pPr>
              <w:ind w:firstLine="0" w:firstLineChars="0"/>
              <w:jc w:val="center"/>
              <w:rPr>
                <w:rFonts w:ascii="宋体" w:hAnsi="宋体" w:cs="宋体"/>
                <w:color w:val="auto"/>
                <w:highlight w:val="none"/>
              </w:rPr>
            </w:pPr>
          </w:p>
        </w:tc>
        <w:tc>
          <w:tcPr>
            <w:tcW w:w="728" w:type="pct"/>
            <w:vAlign w:val="center"/>
          </w:tcPr>
          <w:p w14:paraId="128EC187">
            <w:pPr>
              <w:ind w:firstLine="0" w:firstLineChars="0"/>
              <w:jc w:val="center"/>
              <w:rPr>
                <w:rFonts w:ascii="宋体" w:hAnsi="宋体" w:cs="宋体"/>
                <w:color w:val="auto"/>
                <w:highlight w:val="none"/>
              </w:rPr>
            </w:pPr>
          </w:p>
        </w:tc>
      </w:tr>
      <w:tr w14:paraId="1AFBA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323" w:type="pct"/>
            <w:vAlign w:val="center"/>
          </w:tcPr>
          <w:p w14:paraId="0ADC1210">
            <w:pPr>
              <w:ind w:firstLine="0" w:firstLineChars="0"/>
              <w:jc w:val="center"/>
              <w:rPr>
                <w:rFonts w:ascii="宋体" w:hAnsi="宋体" w:cs="宋体"/>
                <w:color w:val="auto"/>
                <w:highlight w:val="none"/>
              </w:rPr>
            </w:pPr>
          </w:p>
        </w:tc>
        <w:tc>
          <w:tcPr>
            <w:tcW w:w="617" w:type="pct"/>
            <w:vAlign w:val="center"/>
          </w:tcPr>
          <w:p w14:paraId="31DE3B2A">
            <w:pPr>
              <w:ind w:firstLine="0" w:firstLineChars="0"/>
              <w:jc w:val="center"/>
              <w:rPr>
                <w:rFonts w:ascii="宋体" w:hAnsi="宋体" w:cs="宋体"/>
                <w:color w:val="auto"/>
                <w:highlight w:val="none"/>
              </w:rPr>
            </w:pPr>
          </w:p>
        </w:tc>
        <w:tc>
          <w:tcPr>
            <w:tcW w:w="1055" w:type="pct"/>
            <w:vAlign w:val="center"/>
          </w:tcPr>
          <w:p w14:paraId="54968A5F">
            <w:pPr>
              <w:ind w:firstLine="0" w:firstLineChars="0"/>
              <w:jc w:val="center"/>
              <w:rPr>
                <w:rFonts w:ascii="宋体" w:hAnsi="宋体" w:cs="宋体"/>
                <w:color w:val="auto"/>
                <w:highlight w:val="none"/>
              </w:rPr>
            </w:pPr>
          </w:p>
        </w:tc>
        <w:tc>
          <w:tcPr>
            <w:tcW w:w="921" w:type="pct"/>
            <w:vAlign w:val="center"/>
          </w:tcPr>
          <w:p w14:paraId="37ACF1C5">
            <w:pPr>
              <w:ind w:firstLine="0" w:firstLineChars="0"/>
              <w:jc w:val="center"/>
              <w:rPr>
                <w:rFonts w:ascii="宋体" w:hAnsi="宋体" w:cs="宋体"/>
                <w:color w:val="auto"/>
                <w:highlight w:val="none"/>
              </w:rPr>
            </w:pPr>
          </w:p>
        </w:tc>
        <w:tc>
          <w:tcPr>
            <w:tcW w:w="725" w:type="pct"/>
            <w:vAlign w:val="center"/>
          </w:tcPr>
          <w:p w14:paraId="1A1526B5">
            <w:pPr>
              <w:ind w:firstLine="0" w:firstLineChars="0"/>
              <w:jc w:val="center"/>
              <w:rPr>
                <w:rFonts w:ascii="宋体" w:hAnsi="宋体" w:cs="宋体"/>
                <w:color w:val="auto"/>
                <w:highlight w:val="none"/>
              </w:rPr>
            </w:pPr>
          </w:p>
        </w:tc>
        <w:tc>
          <w:tcPr>
            <w:tcW w:w="627" w:type="pct"/>
            <w:vAlign w:val="center"/>
          </w:tcPr>
          <w:p w14:paraId="7C385618">
            <w:pPr>
              <w:ind w:firstLine="0" w:firstLineChars="0"/>
              <w:jc w:val="center"/>
              <w:rPr>
                <w:rFonts w:ascii="宋体" w:hAnsi="宋体" w:cs="宋体"/>
                <w:color w:val="auto"/>
                <w:highlight w:val="none"/>
              </w:rPr>
            </w:pPr>
          </w:p>
        </w:tc>
        <w:tc>
          <w:tcPr>
            <w:tcW w:w="728" w:type="pct"/>
            <w:vAlign w:val="center"/>
          </w:tcPr>
          <w:p w14:paraId="6368FDA4">
            <w:pPr>
              <w:ind w:firstLine="0" w:firstLineChars="0"/>
              <w:jc w:val="center"/>
              <w:rPr>
                <w:rFonts w:ascii="宋体" w:hAnsi="宋体" w:cs="宋体"/>
                <w:color w:val="auto"/>
                <w:highlight w:val="none"/>
              </w:rPr>
            </w:pPr>
          </w:p>
        </w:tc>
      </w:tr>
      <w:tr w14:paraId="57631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323" w:type="pct"/>
            <w:vAlign w:val="center"/>
          </w:tcPr>
          <w:p w14:paraId="2689B4E5">
            <w:pPr>
              <w:ind w:firstLine="0" w:firstLineChars="0"/>
              <w:jc w:val="center"/>
              <w:rPr>
                <w:rFonts w:ascii="宋体" w:hAnsi="宋体" w:cs="宋体"/>
                <w:color w:val="auto"/>
                <w:highlight w:val="none"/>
              </w:rPr>
            </w:pPr>
          </w:p>
        </w:tc>
        <w:tc>
          <w:tcPr>
            <w:tcW w:w="617" w:type="pct"/>
            <w:vAlign w:val="center"/>
          </w:tcPr>
          <w:p w14:paraId="2C07B4BB">
            <w:pPr>
              <w:ind w:firstLine="0" w:firstLineChars="0"/>
              <w:jc w:val="center"/>
              <w:rPr>
                <w:rFonts w:ascii="宋体" w:hAnsi="宋体" w:cs="宋体"/>
                <w:color w:val="auto"/>
                <w:highlight w:val="none"/>
              </w:rPr>
            </w:pPr>
          </w:p>
        </w:tc>
        <w:tc>
          <w:tcPr>
            <w:tcW w:w="1055" w:type="pct"/>
            <w:vAlign w:val="center"/>
          </w:tcPr>
          <w:p w14:paraId="4A6FFACF">
            <w:pPr>
              <w:ind w:firstLine="0" w:firstLineChars="0"/>
              <w:jc w:val="center"/>
              <w:rPr>
                <w:rFonts w:ascii="宋体" w:hAnsi="宋体" w:cs="宋体"/>
                <w:color w:val="auto"/>
                <w:highlight w:val="none"/>
              </w:rPr>
            </w:pPr>
          </w:p>
        </w:tc>
        <w:tc>
          <w:tcPr>
            <w:tcW w:w="921" w:type="pct"/>
            <w:vAlign w:val="center"/>
          </w:tcPr>
          <w:p w14:paraId="26170299">
            <w:pPr>
              <w:ind w:firstLine="0" w:firstLineChars="0"/>
              <w:jc w:val="center"/>
              <w:rPr>
                <w:rFonts w:ascii="宋体" w:hAnsi="宋体" w:cs="宋体"/>
                <w:color w:val="auto"/>
                <w:highlight w:val="none"/>
              </w:rPr>
            </w:pPr>
          </w:p>
        </w:tc>
        <w:tc>
          <w:tcPr>
            <w:tcW w:w="725" w:type="pct"/>
            <w:vAlign w:val="center"/>
          </w:tcPr>
          <w:p w14:paraId="60E935C7">
            <w:pPr>
              <w:ind w:firstLine="0" w:firstLineChars="0"/>
              <w:jc w:val="center"/>
              <w:rPr>
                <w:rFonts w:ascii="宋体" w:hAnsi="宋体" w:cs="宋体"/>
                <w:color w:val="auto"/>
                <w:highlight w:val="none"/>
              </w:rPr>
            </w:pPr>
          </w:p>
        </w:tc>
        <w:tc>
          <w:tcPr>
            <w:tcW w:w="627" w:type="pct"/>
            <w:vAlign w:val="center"/>
          </w:tcPr>
          <w:p w14:paraId="3F82A340">
            <w:pPr>
              <w:ind w:firstLine="0" w:firstLineChars="0"/>
              <w:jc w:val="center"/>
              <w:rPr>
                <w:rFonts w:ascii="宋体" w:hAnsi="宋体" w:cs="宋体"/>
                <w:color w:val="auto"/>
                <w:highlight w:val="none"/>
              </w:rPr>
            </w:pPr>
          </w:p>
        </w:tc>
        <w:tc>
          <w:tcPr>
            <w:tcW w:w="728" w:type="pct"/>
            <w:vAlign w:val="center"/>
          </w:tcPr>
          <w:p w14:paraId="35DEA97F">
            <w:pPr>
              <w:ind w:firstLine="0" w:firstLineChars="0"/>
              <w:jc w:val="center"/>
              <w:rPr>
                <w:rFonts w:ascii="宋体" w:hAnsi="宋体" w:cs="宋体"/>
                <w:color w:val="auto"/>
                <w:highlight w:val="none"/>
              </w:rPr>
            </w:pPr>
          </w:p>
        </w:tc>
      </w:tr>
      <w:tr w14:paraId="4861D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323" w:type="pct"/>
            <w:vAlign w:val="center"/>
          </w:tcPr>
          <w:p w14:paraId="53CB8C67">
            <w:pPr>
              <w:ind w:firstLine="0" w:firstLineChars="0"/>
              <w:jc w:val="center"/>
              <w:rPr>
                <w:rFonts w:ascii="宋体" w:hAnsi="宋体" w:cs="宋体"/>
                <w:color w:val="auto"/>
                <w:highlight w:val="none"/>
              </w:rPr>
            </w:pPr>
          </w:p>
        </w:tc>
        <w:tc>
          <w:tcPr>
            <w:tcW w:w="617" w:type="pct"/>
            <w:vAlign w:val="center"/>
          </w:tcPr>
          <w:p w14:paraId="4E566DD5">
            <w:pPr>
              <w:ind w:firstLine="0" w:firstLineChars="0"/>
              <w:jc w:val="center"/>
              <w:rPr>
                <w:rFonts w:ascii="宋体" w:hAnsi="宋体" w:cs="宋体"/>
                <w:color w:val="auto"/>
                <w:highlight w:val="none"/>
              </w:rPr>
            </w:pPr>
          </w:p>
        </w:tc>
        <w:tc>
          <w:tcPr>
            <w:tcW w:w="1055" w:type="pct"/>
            <w:vAlign w:val="center"/>
          </w:tcPr>
          <w:p w14:paraId="0F9F46A6">
            <w:pPr>
              <w:ind w:firstLine="0" w:firstLineChars="0"/>
              <w:jc w:val="center"/>
              <w:rPr>
                <w:rFonts w:ascii="宋体" w:hAnsi="宋体" w:cs="宋体"/>
                <w:color w:val="auto"/>
                <w:highlight w:val="none"/>
              </w:rPr>
            </w:pPr>
          </w:p>
        </w:tc>
        <w:tc>
          <w:tcPr>
            <w:tcW w:w="921" w:type="pct"/>
            <w:vAlign w:val="center"/>
          </w:tcPr>
          <w:p w14:paraId="7518EE88">
            <w:pPr>
              <w:ind w:firstLine="0" w:firstLineChars="0"/>
              <w:jc w:val="center"/>
              <w:rPr>
                <w:rFonts w:ascii="宋体" w:hAnsi="宋体" w:cs="宋体"/>
                <w:color w:val="auto"/>
                <w:highlight w:val="none"/>
              </w:rPr>
            </w:pPr>
          </w:p>
        </w:tc>
        <w:tc>
          <w:tcPr>
            <w:tcW w:w="725" w:type="pct"/>
            <w:vAlign w:val="center"/>
          </w:tcPr>
          <w:p w14:paraId="6AA7B338">
            <w:pPr>
              <w:ind w:firstLine="0" w:firstLineChars="0"/>
              <w:jc w:val="center"/>
              <w:rPr>
                <w:rFonts w:ascii="宋体" w:hAnsi="宋体" w:cs="宋体"/>
                <w:color w:val="auto"/>
                <w:highlight w:val="none"/>
              </w:rPr>
            </w:pPr>
          </w:p>
        </w:tc>
        <w:tc>
          <w:tcPr>
            <w:tcW w:w="627" w:type="pct"/>
            <w:vAlign w:val="center"/>
          </w:tcPr>
          <w:p w14:paraId="67625281">
            <w:pPr>
              <w:ind w:firstLine="0" w:firstLineChars="0"/>
              <w:jc w:val="center"/>
              <w:rPr>
                <w:rFonts w:ascii="宋体" w:hAnsi="宋体" w:cs="宋体"/>
                <w:color w:val="auto"/>
                <w:highlight w:val="none"/>
              </w:rPr>
            </w:pPr>
          </w:p>
        </w:tc>
        <w:tc>
          <w:tcPr>
            <w:tcW w:w="728" w:type="pct"/>
            <w:vAlign w:val="center"/>
          </w:tcPr>
          <w:p w14:paraId="03E40C13">
            <w:pPr>
              <w:ind w:firstLine="0" w:firstLineChars="0"/>
              <w:jc w:val="center"/>
              <w:rPr>
                <w:rFonts w:ascii="宋体" w:hAnsi="宋体" w:cs="宋体"/>
                <w:color w:val="auto"/>
                <w:highlight w:val="none"/>
              </w:rPr>
            </w:pPr>
          </w:p>
        </w:tc>
      </w:tr>
    </w:tbl>
    <w:p w14:paraId="270CFDA6">
      <w:pPr>
        <w:ind w:firstLine="480"/>
        <w:rPr>
          <w:color w:val="auto"/>
          <w:highlight w:val="none"/>
        </w:rPr>
        <w:sectPr>
          <w:pgSz w:w="16838" w:h="11906" w:orient="landscape"/>
          <w:pgMar w:top="1179" w:right="1440" w:bottom="1293" w:left="144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52637477">
      <w:pPr>
        <w:pStyle w:val="4"/>
        <w:ind w:firstLine="241"/>
        <w:rPr>
          <w:color w:val="auto"/>
          <w:highlight w:val="none"/>
          <w:lang w:eastAsia="zh-CN"/>
        </w:rPr>
      </w:pPr>
      <w:bookmarkStart w:id="1595" w:name="_Toc6488"/>
      <w:bookmarkStart w:id="1596" w:name="_Toc20212"/>
      <w:bookmarkStart w:id="1597" w:name="_Toc10636"/>
      <w:bookmarkStart w:id="1598" w:name="_Toc32386"/>
      <w:bookmarkStart w:id="1599" w:name="_Toc29056"/>
      <w:bookmarkStart w:id="1600" w:name="_Toc2944"/>
      <w:bookmarkStart w:id="1601" w:name="_Toc27510"/>
      <w:bookmarkStart w:id="1602" w:name="_Toc4558"/>
      <w:bookmarkStart w:id="1603" w:name="_Toc94"/>
      <w:bookmarkStart w:id="1604" w:name="_Toc192580238"/>
      <w:bookmarkStart w:id="1605" w:name="_Toc10826"/>
      <w:bookmarkStart w:id="1606" w:name="_Toc7513"/>
      <w:bookmarkStart w:id="1607" w:name="_Toc9280"/>
      <w:bookmarkStart w:id="1608" w:name="_Toc31589"/>
      <w:bookmarkStart w:id="1609" w:name="_Toc17589"/>
      <w:bookmarkStart w:id="1610" w:name="_Toc1135"/>
      <w:bookmarkStart w:id="1611" w:name="_Toc8841"/>
      <w:bookmarkStart w:id="1612" w:name="_Toc7252"/>
      <w:bookmarkStart w:id="1613" w:name="_Toc5009"/>
      <w:r>
        <w:rPr>
          <w:rFonts w:hint="eastAsia"/>
          <w:color w:val="auto"/>
          <w:highlight w:val="none"/>
          <w:lang w:eastAsia="zh-CN"/>
        </w:rPr>
        <w:t>表3.3-1</w:t>
      </w:r>
      <w:r>
        <w:rPr>
          <w:rFonts w:hint="eastAsia"/>
          <w:color w:val="auto"/>
          <w:highlight w:val="none"/>
          <w:lang w:val="en-US" w:eastAsia="zh-CN"/>
        </w:rPr>
        <w:t>5</w:t>
      </w:r>
      <w:r>
        <w:rPr>
          <w:rFonts w:hint="eastAsia"/>
          <w:color w:val="auto"/>
          <w:highlight w:val="none"/>
          <w:lang w:eastAsia="zh-CN"/>
        </w:rPr>
        <w:t xml:space="preserve"> </w:t>
      </w:r>
      <w:r>
        <w:rPr>
          <w:rFonts w:hint="eastAsia"/>
          <w:color w:val="auto"/>
          <w:highlight w:val="none"/>
          <w:lang w:val="en-US" w:eastAsia="zh-CN"/>
        </w:rPr>
        <w:t>工程</w:t>
      </w:r>
      <w:r>
        <w:rPr>
          <w:rFonts w:hint="eastAsia"/>
          <w:color w:val="auto"/>
          <w:highlight w:val="none"/>
          <w:lang w:eastAsia="zh-CN"/>
        </w:rPr>
        <w:t>洽商审核意见</w:t>
      </w:r>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p>
    <w:p w14:paraId="7DEB4283">
      <w:pPr>
        <w:ind w:firstLine="883"/>
        <w:jc w:val="center"/>
        <w:rPr>
          <w:rFonts w:ascii="宋体" w:hAnsi="宋体" w:cs="宋体"/>
          <w:b/>
          <w:bCs/>
          <w:color w:val="auto"/>
          <w:sz w:val="44"/>
          <w:szCs w:val="44"/>
          <w:highlight w:val="none"/>
          <w:lang w:eastAsia="zh-CN"/>
        </w:rPr>
      </w:pPr>
      <w:r>
        <w:rPr>
          <w:rFonts w:hint="eastAsia" w:ascii="宋体" w:hAnsi="宋体" w:cs="宋体"/>
          <w:b/>
          <w:bCs/>
          <w:color w:val="auto"/>
          <w:sz w:val="44"/>
          <w:szCs w:val="44"/>
          <w:highlight w:val="none"/>
          <w:lang w:val="en-US" w:eastAsia="zh-CN"/>
        </w:rPr>
        <w:t>工程</w:t>
      </w:r>
      <w:r>
        <w:rPr>
          <w:rFonts w:hint="eastAsia" w:ascii="宋体" w:hAnsi="宋体" w:cs="宋体"/>
          <w:b/>
          <w:bCs/>
          <w:color w:val="auto"/>
          <w:sz w:val="44"/>
          <w:szCs w:val="44"/>
          <w:highlight w:val="none"/>
          <w:lang w:eastAsia="zh-CN"/>
        </w:rPr>
        <w:t>洽商审核意见</w:t>
      </w:r>
    </w:p>
    <w:tbl>
      <w:tblPr>
        <w:tblStyle w:val="24"/>
        <w:tblW w:w="5749" w:type="pct"/>
        <w:tblInd w:w="-5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5"/>
        <w:gridCol w:w="3583"/>
        <w:gridCol w:w="1631"/>
        <w:gridCol w:w="2640"/>
      </w:tblGrid>
      <w:tr w14:paraId="505E7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exact"/>
        </w:trPr>
        <w:tc>
          <w:tcPr>
            <w:tcW w:w="993" w:type="pct"/>
            <w:vAlign w:val="center"/>
          </w:tcPr>
          <w:p w14:paraId="791F6E68">
            <w:pPr>
              <w:spacing w:line="0" w:lineRule="atLeast"/>
              <w:ind w:firstLine="0" w:firstLineChars="0"/>
              <w:jc w:val="center"/>
              <w:rPr>
                <w:color w:val="auto"/>
                <w:highlight w:val="none"/>
                <w:lang w:eastAsia="zh-CN"/>
              </w:rPr>
            </w:pPr>
            <w:r>
              <w:rPr>
                <w:color w:val="auto"/>
                <w:highlight w:val="none"/>
                <w:lang w:eastAsia="zh-CN"/>
              </w:rPr>
              <w:t>工程名称</w:t>
            </w:r>
          </w:p>
        </w:tc>
        <w:tc>
          <w:tcPr>
            <w:tcW w:w="4006" w:type="pct"/>
            <w:gridSpan w:val="3"/>
            <w:vAlign w:val="center"/>
          </w:tcPr>
          <w:p w14:paraId="6FF88C63">
            <w:pPr>
              <w:spacing w:line="0" w:lineRule="atLeast"/>
              <w:ind w:firstLine="0" w:firstLineChars="0"/>
              <w:jc w:val="center"/>
              <w:rPr>
                <w:color w:val="auto"/>
                <w:highlight w:val="none"/>
                <w:lang w:eastAsia="zh-CN"/>
              </w:rPr>
            </w:pPr>
          </w:p>
        </w:tc>
      </w:tr>
      <w:tr w14:paraId="704A8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exact"/>
        </w:trPr>
        <w:tc>
          <w:tcPr>
            <w:tcW w:w="993" w:type="pct"/>
            <w:vAlign w:val="center"/>
          </w:tcPr>
          <w:p w14:paraId="0768FF0B">
            <w:pPr>
              <w:spacing w:line="0" w:lineRule="atLeast"/>
              <w:ind w:firstLine="0" w:firstLineChars="0"/>
              <w:jc w:val="center"/>
              <w:rPr>
                <w:color w:val="auto"/>
                <w:highlight w:val="none"/>
                <w:lang w:eastAsia="zh-CN"/>
              </w:rPr>
            </w:pPr>
            <w:r>
              <w:rPr>
                <w:color w:val="auto"/>
                <w:highlight w:val="none"/>
                <w:lang w:eastAsia="zh-CN"/>
              </w:rPr>
              <w:t>提出单位</w:t>
            </w:r>
          </w:p>
        </w:tc>
        <w:tc>
          <w:tcPr>
            <w:tcW w:w="1828" w:type="pct"/>
            <w:vAlign w:val="center"/>
          </w:tcPr>
          <w:p w14:paraId="11F70FB5">
            <w:pPr>
              <w:spacing w:line="0" w:lineRule="atLeast"/>
              <w:ind w:firstLine="0" w:firstLineChars="0"/>
              <w:jc w:val="center"/>
              <w:rPr>
                <w:color w:val="auto"/>
                <w:highlight w:val="none"/>
                <w:lang w:eastAsia="zh-CN"/>
              </w:rPr>
            </w:pPr>
          </w:p>
        </w:tc>
        <w:tc>
          <w:tcPr>
            <w:tcW w:w="832" w:type="pct"/>
            <w:vAlign w:val="center"/>
          </w:tcPr>
          <w:p w14:paraId="72A8C7E6">
            <w:pPr>
              <w:spacing w:line="0" w:lineRule="atLeast"/>
              <w:ind w:firstLine="0" w:firstLineChars="0"/>
              <w:jc w:val="center"/>
              <w:rPr>
                <w:color w:val="auto"/>
                <w:highlight w:val="none"/>
                <w:lang w:eastAsia="zh-CN"/>
              </w:rPr>
            </w:pPr>
            <w:r>
              <w:rPr>
                <w:color w:val="auto"/>
                <w:highlight w:val="none"/>
                <w:lang w:eastAsia="zh-CN"/>
              </w:rPr>
              <w:t>审核时间</w:t>
            </w:r>
          </w:p>
        </w:tc>
        <w:tc>
          <w:tcPr>
            <w:tcW w:w="1345" w:type="pct"/>
            <w:vAlign w:val="center"/>
          </w:tcPr>
          <w:p w14:paraId="1DE604DA">
            <w:pPr>
              <w:spacing w:line="0" w:lineRule="atLeast"/>
              <w:ind w:firstLine="0" w:firstLineChars="0"/>
              <w:jc w:val="center"/>
              <w:rPr>
                <w:color w:val="auto"/>
                <w:highlight w:val="none"/>
                <w:lang w:eastAsia="zh-CN"/>
              </w:rPr>
            </w:pPr>
          </w:p>
        </w:tc>
      </w:tr>
      <w:tr w14:paraId="4CE83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exact"/>
        </w:trPr>
        <w:tc>
          <w:tcPr>
            <w:tcW w:w="993" w:type="pct"/>
            <w:vAlign w:val="center"/>
          </w:tcPr>
          <w:p w14:paraId="00CC1D67">
            <w:pPr>
              <w:spacing w:line="0" w:lineRule="atLeast"/>
              <w:ind w:firstLine="0" w:firstLineChars="0"/>
              <w:jc w:val="center"/>
              <w:rPr>
                <w:color w:val="auto"/>
                <w:highlight w:val="none"/>
                <w:lang w:eastAsia="zh-CN"/>
              </w:rPr>
            </w:pPr>
            <w:r>
              <w:rPr>
                <w:color w:val="auto"/>
                <w:highlight w:val="none"/>
                <w:lang w:eastAsia="zh-CN"/>
              </w:rPr>
              <w:t>洽商原因</w:t>
            </w:r>
          </w:p>
        </w:tc>
        <w:tc>
          <w:tcPr>
            <w:tcW w:w="4006" w:type="pct"/>
            <w:gridSpan w:val="3"/>
            <w:vAlign w:val="center"/>
          </w:tcPr>
          <w:p w14:paraId="3BDD15C0">
            <w:pPr>
              <w:spacing w:line="0" w:lineRule="atLeast"/>
              <w:ind w:firstLine="0" w:firstLineChars="0"/>
              <w:jc w:val="center"/>
              <w:rPr>
                <w:color w:val="auto"/>
                <w:highlight w:val="none"/>
                <w:lang w:eastAsia="zh-CN"/>
              </w:rPr>
            </w:pPr>
          </w:p>
        </w:tc>
      </w:tr>
      <w:tr w14:paraId="66019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exact"/>
        </w:trPr>
        <w:tc>
          <w:tcPr>
            <w:tcW w:w="993" w:type="pct"/>
            <w:vAlign w:val="center"/>
          </w:tcPr>
          <w:p w14:paraId="0C593CFA">
            <w:pPr>
              <w:spacing w:line="0" w:lineRule="atLeast"/>
              <w:ind w:firstLine="0" w:firstLineChars="0"/>
              <w:jc w:val="center"/>
              <w:rPr>
                <w:color w:val="auto"/>
                <w:highlight w:val="none"/>
                <w:lang w:eastAsia="zh-CN"/>
              </w:rPr>
            </w:pPr>
            <w:r>
              <w:rPr>
                <w:color w:val="auto"/>
                <w:highlight w:val="none"/>
                <w:lang w:eastAsia="zh-CN"/>
              </w:rPr>
              <w:t>洽商内容</w:t>
            </w:r>
          </w:p>
        </w:tc>
        <w:tc>
          <w:tcPr>
            <w:tcW w:w="4006" w:type="pct"/>
            <w:gridSpan w:val="3"/>
            <w:vAlign w:val="center"/>
          </w:tcPr>
          <w:p w14:paraId="14AFF9A2">
            <w:pPr>
              <w:spacing w:line="0" w:lineRule="atLeast"/>
              <w:ind w:firstLine="0" w:firstLineChars="0"/>
              <w:jc w:val="center"/>
              <w:rPr>
                <w:color w:val="auto"/>
                <w:highlight w:val="none"/>
                <w:lang w:eastAsia="zh-CN"/>
              </w:rPr>
            </w:pPr>
          </w:p>
        </w:tc>
      </w:tr>
      <w:tr w14:paraId="02453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8" w:hRule="atLeast"/>
        </w:trPr>
        <w:tc>
          <w:tcPr>
            <w:tcW w:w="5000" w:type="pct"/>
            <w:gridSpan w:val="4"/>
          </w:tcPr>
          <w:p w14:paraId="370CF144">
            <w:pPr>
              <w:spacing w:line="0" w:lineRule="atLeast"/>
              <w:ind w:firstLine="0" w:firstLineChars="0"/>
              <w:rPr>
                <w:rFonts w:hint="eastAsia"/>
                <w:color w:val="auto"/>
                <w:highlight w:val="none"/>
                <w:lang w:val="en-US" w:eastAsia="zh-CN"/>
              </w:rPr>
            </w:pPr>
            <w:r>
              <w:rPr>
                <w:rFonts w:hint="eastAsia"/>
                <w:color w:val="auto"/>
                <w:highlight w:val="none"/>
                <w:lang w:val="en-US" w:eastAsia="zh-CN"/>
              </w:rPr>
              <w:t>审核意见：</w:t>
            </w:r>
          </w:p>
          <w:p w14:paraId="1EBB52CC">
            <w:pPr>
              <w:spacing w:line="0" w:lineRule="atLeast"/>
              <w:ind w:firstLine="0" w:firstLineChars="0"/>
              <w:rPr>
                <w:color w:val="auto"/>
                <w:highlight w:val="none"/>
                <w:lang w:eastAsia="zh-CN"/>
              </w:rPr>
            </w:pPr>
            <w:r>
              <w:rPr>
                <w:rFonts w:hint="eastAsia"/>
                <w:color w:val="auto"/>
                <w:highlight w:val="none"/>
                <w:lang w:val="en-US" w:eastAsia="zh-CN"/>
              </w:rPr>
              <w:t>（</w:t>
            </w:r>
            <w:r>
              <w:rPr>
                <w:color w:val="auto"/>
                <w:highlight w:val="none"/>
                <w:lang w:eastAsia="zh-CN"/>
              </w:rPr>
              <w:t>审核要点</w:t>
            </w:r>
            <w:r>
              <w:rPr>
                <w:rFonts w:hint="eastAsia"/>
                <w:color w:val="auto"/>
                <w:highlight w:val="none"/>
                <w:lang w:val="en-US" w:eastAsia="zh-CN"/>
              </w:rPr>
              <w:t>）</w:t>
            </w:r>
          </w:p>
          <w:p w14:paraId="1132E522">
            <w:pPr>
              <w:numPr>
                <w:ilvl w:val="0"/>
                <w:numId w:val="62"/>
              </w:numPr>
              <w:kinsoku/>
              <w:autoSpaceDE/>
              <w:autoSpaceDN/>
              <w:adjustRightInd/>
              <w:snapToGrid/>
              <w:spacing w:line="0" w:lineRule="atLeast"/>
              <w:ind w:firstLine="0" w:firstLineChars="0"/>
              <w:textAlignment w:val="auto"/>
              <w:rPr>
                <w:color w:val="auto"/>
                <w:highlight w:val="none"/>
              </w:rPr>
            </w:pPr>
            <w:r>
              <w:rPr>
                <w:color w:val="auto"/>
                <w:highlight w:val="none"/>
                <w:lang w:eastAsia="zh-CN"/>
              </w:rPr>
              <w:t>必</w:t>
            </w:r>
            <w:r>
              <w:rPr>
                <w:color w:val="auto"/>
                <w:highlight w:val="none"/>
              </w:rPr>
              <w:t>要性审核</w:t>
            </w:r>
          </w:p>
          <w:p w14:paraId="32A0857C">
            <w:pPr>
              <w:numPr>
                <w:ilvl w:val="1"/>
                <w:numId w:val="62"/>
              </w:numPr>
              <w:kinsoku/>
              <w:autoSpaceDE/>
              <w:autoSpaceDN/>
              <w:adjustRightInd/>
              <w:snapToGrid/>
              <w:spacing w:line="0" w:lineRule="atLeast"/>
              <w:ind w:firstLine="0" w:firstLineChars="0"/>
              <w:textAlignment w:val="auto"/>
              <w:rPr>
                <w:color w:val="auto"/>
                <w:highlight w:val="none"/>
              </w:rPr>
            </w:pPr>
            <w:r>
              <w:rPr>
                <w:color w:val="auto"/>
                <w:highlight w:val="none"/>
                <w:lang w:eastAsia="zh-CN"/>
              </w:rPr>
              <w:t>洽商</w:t>
            </w:r>
            <w:r>
              <w:rPr>
                <w:rFonts w:hint="eastAsia"/>
                <w:color w:val="auto"/>
                <w:highlight w:val="none"/>
                <w:lang w:eastAsia="zh-CN"/>
              </w:rPr>
              <w:t>事项必要性；</w:t>
            </w:r>
          </w:p>
          <w:p w14:paraId="1F93366A">
            <w:pPr>
              <w:numPr>
                <w:ilvl w:val="1"/>
                <w:numId w:val="62"/>
              </w:numPr>
              <w:kinsoku/>
              <w:autoSpaceDE/>
              <w:autoSpaceDN/>
              <w:adjustRightInd/>
              <w:snapToGrid/>
              <w:spacing w:line="0" w:lineRule="atLeast"/>
              <w:ind w:firstLine="0" w:firstLineChars="0"/>
              <w:textAlignment w:val="auto"/>
              <w:rPr>
                <w:color w:val="auto"/>
                <w:highlight w:val="none"/>
              </w:rPr>
            </w:pPr>
            <w:r>
              <w:rPr>
                <w:rFonts w:hint="eastAsia"/>
                <w:color w:val="auto"/>
                <w:highlight w:val="none"/>
                <w:lang w:eastAsia="zh-CN"/>
              </w:rPr>
              <w:t>洽商依据</w:t>
            </w:r>
            <w:r>
              <w:rPr>
                <w:color w:val="auto"/>
                <w:highlight w:val="none"/>
                <w:lang w:eastAsia="zh-CN"/>
              </w:rPr>
              <w:t>充</w:t>
            </w:r>
            <w:r>
              <w:rPr>
                <w:color w:val="auto"/>
                <w:highlight w:val="none"/>
              </w:rPr>
              <w:t>分性</w:t>
            </w:r>
            <w:r>
              <w:rPr>
                <w:rFonts w:hint="eastAsia"/>
                <w:color w:val="auto"/>
                <w:highlight w:val="none"/>
                <w:lang w:eastAsia="zh-CN"/>
              </w:rPr>
              <w:t>；</w:t>
            </w:r>
          </w:p>
          <w:p w14:paraId="2A5FDFA3">
            <w:pPr>
              <w:numPr>
                <w:ilvl w:val="1"/>
                <w:numId w:val="62"/>
              </w:numPr>
              <w:kinsoku/>
              <w:autoSpaceDE/>
              <w:autoSpaceDN/>
              <w:adjustRightInd/>
              <w:snapToGrid/>
              <w:spacing w:line="0" w:lineRule="atLeast"/>
              <w:ind w:firstLine="0" w:firstLineChars="0"/>
              <w:textAlignment w:val="auto"/>
              <w:rPr>
                <w:color w:val="auto"/>
                <w:highlight w:val="none"/>
              </w:rPr>
            </w:pPr>
            <w:r>
              <w:rPr>
                <w:color w:val="auto"/>
                <w:highlight w:val="none"/>
              </w:rPr>
              <w:t>技术可行性</w:t>
            </w:r>
            <w:r>
              <w:rPr>
                <w:rFonts w:hint="eastAsia"/>
                <w:color w:val="auto"/>
                <w:highlight w:val="none"/>
                <w:lang w:eastAsia="zh-CN"/>
              </w:rPr>
              <w:t>研判。</w:t>
            </w:r>
          </w:p>
          <w:p w14:paraId="45E08CCF">
            <w:pPr>
              <w:numPr>
                <w:ilvl w:val="0"/>
                <w:numId w:val="62"/>
              </w:numPr>
              <w:kinsoku/>
              <w:autoSpaceDE/>
              <w:autoSpaceDN/>
              <w:adjustRightInd/>
              <w:snapToGrid/>
              <w:spacing w:line="0" w:lineRule="atLeast"/>
              <w:ind w:firstLine="0" w:firstLineChars="0"/>
              <w:textAlignment w:val="auto"/>
              <w:rPr>
                <w:color w:val="auto"/>
                <w:highlight w:val="none"/>
              </w:rPr>
            </w:pPr>
            <w:r>
              <w:rPr>
                <w:color w:val="auto"/>
                <w:highlight w:val="none"/>
                <w:lang w:eastAsia="zh-CN"/>
              </w:rPr>
              <w:t>合</w:t>
            </w:r>
            <w:r>
              <w:rPr>
                <w:color w:val="auto"/>
                <w:highlight w:val="none"/>
              </w:rPr>
              <w:t>规性审查</w:t>
            </w:r>
          </w:p>
          <w:p w14:paraId="40A86D59">
            <w:pPr>
              <w:numPr>
                <w:ilvl w:val="1"/>
                <w:numId w:val="62"/>
              </w:numPr>
              <w:kinsoku/>
              <w:autoSpaceDE/>
              <w:autoSpaceDN/>
              <w:adjustRightInd/>
              <w:snapToGrid/>
              <w:spacing w:line="0" w:lineRule="atLeast"/>
              <w:ind w:firstLine="0" w:firstLineChars="0"/>
              <w:textAlignment w:val="auto"/>
              <w:rPr>
                <w:color w:val="auto"/>
                <w:highlight w:val="none"/>
              </w:rPr>
            </w:pPr>
            <w:r>
              <w:rPr>
                <w:color w:val="auto"/>
                <w:highlight w:val="none"/>
                <w:lang w:eastAsia="zh-CN"/>
              </w:rPr>
              <w:t>审批权限匹配</w:t>
            </w:r>
            <w:r>
              <w:rPr>
                <w:rFonts w:hint="eastAsia"/>
                <w:color w:val="auto"/>
                <w:highlight w:val="none"/>
                <w:lang w:eastAsia="zh-CN"/>
              </w:rPr>
              <w:t>；</w:t>
            </w:r>
          </w:p>
          <w:p w14:paraId="1719E8F1">
            <w:pPr>
              <w:numPr>
                <w:ilvl w:val="1"/>
                <w:numId w:val="62"/>
              </w:numPr>
              <w:kinsoku/>
              <w:autoSpaceDE/>
              <w:autoSpaceDN/>
              <w:adjustRightInd/>
              <w:snapToGrid/>
              <w:spacing w:line="0" w:lineRule="atLeast"/>
              <w:ind w:firstLine="0" w:firstLineChars="0"/>
              <w:textAlignment w:val="auto"/>
              <w:rPr>
                <w:color w:val="auto"/>
                <w:highlight w:val="none"/>
              </w:rPr>
            </w:pPr>
            <w:r>
              <w:rPr>
                <w:color w:val="auto"/>
                <w:highlight w:val="none"/>
                <w:lang w:eastAsia="zh-CN"/>
              </w:rPr>
              <w:t>程序完整性核验</w:t>
            </w:r>
            <w:r>
              <w:rPr>
                <w:rFonts w:hint="eastAsia"/>
                <w:color w:val="auto"/>
                <w:highlight w:val="none"/>
                <w:lang w:eastAsia="zh-CN"/>
              </w:rPr>
              <w:t>。</w:t>
            </w:r>
          </w:p>
          <w:p w14:paraId="09B69939">
            <w:pPr>
              <w:numPr>
                <w:ilvl w:val="0"/>
                <w:numId w:val="62"/>
              </w:numPr>
              <w:kinsoku/>
              <w:autoSpaceDE/>
              <w:autoSpaceDN/>
              <w:adjustRightInd/>
              <w:snapToGrid/>
              <w:spacing w:line="0" w:lineRule="atLeast"/>
              <w:ind w:firstLine="0" w:firstLineChars="0"/>
              <w:textAlignment w:val="auto"/>
              <w:rPr>
                <w:color w:val="auto"/>
                <w:highlight w:val="none"/>
              </w:rPr>
            </w:pPr>
            <w:r>
              <w:rPr>
                <w:color w:val="auto"/>
                <w:highlight w:val="none"/>
                <w:lang w:eastAsia="zh-CN"/>
              </w:rPr>
              <w:t>经济性评价</w:t>
            </w:r>
          </w:p>
          <w:p w14:paraId="09D36887">
            <w:pPr>
              <w:numPr>
                <w:ilvl w:val="1"/>
                <w:numId w:val="62"/>
              </w:numPr>
              <w:kinsoku/>
              <w:autoSpaceDE/>
              <w:autoSpaceDN/>
              <w:adjustRightInd/>
              <w:snapToGrid/>
              <w:spacing w:line="0" w:lineRule="atLeast"/>
              <w:ind w:firstLine="0" w:firstLineChars="0"/>
              <w:textAlignment w:val="auto"/>
              <w:rPr>
                <w:color w:val="auto"/>
                <w:highlight w:val="none"/>
              </w:rPr>
            </w:pPr>
            <w:r>
              <w:rPr>
                <w:color w:val="auto"/>
                <w:highlight w:val="none"/>
                <w:lang w:eastAsia="zh-CN"/>
              </w:rPr>
              <w:t>成本变动分析</w:t>
            </w:r>
            <w:r>
              <w:rPr>
                <w:rFonts w:hint="eastAsia"/>
                <w:color w:val="auto"/>
                <w:highlight w:val="none"/>
                <w:lang w:eastAsia="zh-CN"/>
              </w:rPr>
              <w:t>；</w:t>
            </w:r>
          </w:p>
          <w:p w14:paraId="623B5F0F">
            <w:pPr>
              <w:numPr>
                <w:ilvl w:val="1"/>
                <w:numId w:val="62"/>
              </w:numPr>
              <w:kinsoku/>
              <w:autoSpaceDE/>
              <w:autoSpaceDN/>
              <w:adjustRightInd/>
              <w:snapToGrid/>
              <w:spacing w:line="0" w:lineRule="atLeast"/>
              <w:ind w:firstLine="0" w:firstLineChars="0"/>
              <w:textAlignment w:val="auto"/>
              <w:rPr>
                <w:color w:val="auto"/>
                <w:highlight w:val="none"/>
              </w:rPr>
            </w:pPr>
            <w:r>
              <w:rPr>
                <w:color w:val="auto"/>
                <w:highlight w:val="none"/>
                <w:lang w:eastAsia="zh-CN"/>
              </w:rPr>
              <w:t>计价规则适用性</w:t>
            </w:r>
            <w:r>
              <w:rPr>
                <w:rFonts w:hint="eastAsia"/>
                <w:color w:val="auto"/>
                <w:highlight w:val="none"/>
                <w:lang w:eastAsia="zh-CN"/>
              </w:rPr>
              <w:t>。</w:t>
            </w:r>
          </w:p>
          <w:p w14:paraId="20A29A51">
            <w:pPr>
              <w:numPr>
                <w:ilvl w:val="0"/>
                <w:numId w:val="62"/>
              </w:numPr>
              <w:kinsoku/>
              <w:autoSpaceDE/>
              <w:autoSpaceDN/>
              <w:adjustRightInd/>
              <w:snapToGrid/>
              <w:spacing w:line="0" w:lineRule="atLeast"/>
              <w:ind w:firstLine="0" w:firstLineChars="0"/>
              <w:textAlignment w:val="auto"/>
              <w:rPr>
                <w:color w:val="auto"/>
                <w:highlight w:val="none"/>
              </w:rPr>
            </w:pPr>
            <w:r>
              <w:rPr>
                <w:color w:val="auto"/>
                <w:highlight w:val="none"/>
                <w:lang w:eastAsia="zh-CN"/>
              </w:rPr>
              <w:t>实施过程管控</w:t>
            </w:r>
          </w:p>
          <w:p w14:paraId="7A787C89">
            <w:pPr>
              <w:numPr>
                <w:ilvl w:val="1"/>
                <w:numId w:val="62"/>
              </w:numPr>
              <w:kinsoku/>
              <w:autoSpaceDE/>
              <w:autoSpaceDN/>
              <w:adjustRightInd/>
              <w:snapToGrid/>
              <w:spacing w:line="0" w:lineRule="atLeast"/>
              <w:ind w:firstLine="0" w:firstLineChars="0"/>
              <w:textAlignment w:val="auto"/>
              <w:rPr>
                <w:color w:val="auto"/>
                <w:highlight w:val="none"/>
              </w:rPr>
            </w:pPr>
            <w:r>
              <w:rPr>
                <w:color w:val="auto"/>
                <w:highlight w:val="none"/>
                <w:lang w:eastAsia="zh-CN"/>
              </w:rPr>
              <w:t>时效管理</w:t>
            </w:r>
            <w:r>
              <w:rPr>
                <w:rFonts w:hint="eastAsia"/>
                <w:color w:val="auto"/>
                <w:highlight w:val="none"/>
                <w:lang w:eastAsia="zh-CN"/>
              </w:rPr>
              <w:t>；</w:t>
            </w:r>
          </w:p>
          <w:p w14:paraId="33D8530C">
            <w:pPr>
              <w:numPr>
                <w:ilvl w:val="1"/>
                <w:numId w:val="62"/>
              </w:numPr>
              <w:kinsoku/>
              <w:autoSpaceDE/>
              <w:autoSpaceDN/>
              <w:adjustRightInd/>
              <w:snapToGrid/>
              <w:spacing w:line="0" w:lineRule="atLeast"/>
              <w:ind w:firstLine="0" w:firstLineChars="0"/>
              <w:textAlignment w:val="auto"/>
              <w:rPr>
                <w:color w:val="auto"/>
                <w:highlight w:val="none"/>
              </w:rPr>
            </w:pPr>
            <w:r>
              <w:rPr>
                <w:color w:val="auto"/>
                <w:highlight w:val="none"/>
                <w:lang w:eastAsia="zh-CN"/>
              </w:rPr>
              <w:t>闭环管理</w:t>
            </w:r>
            <w:r>
              <w:rPr>
                <w:rFonts w:hint="eastAsia"/>
                <w:color w:val="auto"/>
                <w:highlight w:val="none"/>
                <w:lang w:eastAsia="zh-CN"/>
              </w:rPr>
              <w:t>。</w:t>
            </w:r>
          </w:p>
          <w:p w14:paraId="231EDB02">
            <w:pPr>
              <w:numPr>
                <w:ilvl w:val="0"/>
                <w:numId w:val="62"/>
              </w:numPr>
              <w:kinsoku/>
              <w:autoSpaceDE/>
              <w:autoSpaceDN/>
              <w:adjustRightInd/>
              <w:snapToGrid/>
              <w:spacing w:line="0" w:lineRule="atLeast"/>
              <w:ind w:firstLine="0" w:firstLineChars="0"/>
              <w:textAlignment w:val="auto"/>
              <w:rPr>
                <w:color w:val="auto"/>
                <w:highlight w:val="none"/>
              </w:rPr>
            </w:pPr>
            <w:r>
              <w:rPr>
                <w:color w:val="auto"/>
                <w:highlight w:val="none"/>
                <w:lang w:eastAsia="zh-CN"/>
              </w:rPr>
              <w:t>责任追溯</w:t>
            </w:r>
          </w:p>
          <w:p w14:paraId="55B25A92">
            <w:pPr>
              <w:numPr>
                <w:ilvl w:val="1"/>
                <w:numId w:val="62"/>
              </w:numPr>
              <w:kinsoku/>
              <w:autoSpaceDE/>
              <w:autoSpaceDN/>
              <w:adjustRightInd/>
              <w:snapToGrid/>
              <w:spacing w:line="0" w:lineRule="atLeast"/>
              <w:ind w:firstLine="0" w:firstLineChars="0"/>
              <w:textAlignment w:val="auto"/>
              <w:rPr>
                <w:color w:val="auto"/>
                <w:highlight w:val="none"/>
              </w:rPr>
            </w:pPr>
            <w:r>
              <w:rPr>
                <w:color w:val="auto"/>
                <w:highlight w:val="none"/>
                <w:lang w:eastAsia="zh-CN"/>
              </w:rPr>
              <w:t>责任主体判定</w:t>
            </w:r>
            <w:r>
              <w:rPr>
                <w:rFonts w:hint="eastAsia"/>
                <w:color w:val="auto"/>
                <w:highlight w:val="none"/>
                <w:lang w:eastAsia="zh-CN"/>
              </w:rPr>
              <w:t>；</w:t>
            </w:r>
          </w:p>
          <w:p w14:paraId="17F25D81">
            <w:pPr>
              <w:numPr>
                <w:ilvl w:val="1"/>
                <w:numId w:val="62"/>
              </w:numPr>
              <w:kinsoku/>
              <w:autoSpaceDE/>
              <w:autoSpaceDN/>
              <w:adjustRightInd/>
              <w:snapToGrid/>
              <w:spacing w:line="0" w:lineRule="atLeast"/>
              <w:ind w:firstLine="0" w:firstLineChars="0"/>
              <w:textAlignment w:val="auto"/>
              <w:rPr>
                <w:color w:val="auto"/>
                <w:highlight w:val="none"/>
              </w:rPr>
            </w:pPr>
            <w:r>
              <w:rPr>
                <w:color w:val="auto"/>
                <w:highlight w:val="none"/>
                <w:lang w:eastAsia="zh-CN"/>
              </w:rPr>
              <w:t>合同条款适用</w:t>
            </w:r>
            <w:r>
              <w:rPr>
                <w:rFonts w:hint="eastAsia"/>
                <w:color w:val="auto"/>
                <w:highlight w:val="none"/>
                <w:lang w:eastAsia="zh-CN"/>
              </w:rPr>
              <w:t>。</w:t>
            </w:r>
          </w:p>
          <w:p w14:paraId="4C51EA79">
            <w:pPr>
              <w:numPr>
                <w:ilvl w:val="0"/>
                <w:numId w:val="62"/>
              </w:numPr>
              <w:kinsoku/>
              <w:autoSpaceDE/>
              <w:autoSpaceDN/>
              <w:adjustRightInd/>
              <w:snapToGrid/>
              <w:spacing w:line="0" w:lineRule="atLeast"/>
              <w:ind w:firstLine="0" w:firstLineChars="0"/>
              <w:textAlignment w:val="auto"/>
              <w:rPr>
                <w:color w:val="auto"/>
                <w:highlight w:val="none"/>
              </w:rPr>
            </w:pPr>
            <w:r>
              <w:rPr>
                <w:color w:val="auto"/>
                <w:highlight w:val="none"/>
                <w:lang w:eastAsia="zh-CN"/>
              </w:rPr>
              <w:t>文档管理规范</w:t>
            </w:r>
          </w:p>
          <w:p w14:paraId="4DD82D83">
            <w:pPr>
              <w:numPr>
                <w:ilvl w:val="1"/>
                <w:numId w:val="62"/>
              </w:numPr>
              <w:kinsoku/>
              <w:autoSpaceDE/>
              <w:autoSpaceDN/>
              <w:adjustRightInd/>
              <w:snapToGrid/>
              <w:spacing w:line="0" w:lineRule="atLeast"/>
              <w:ind w:firstLine="0" w:firstLineChars="0"/>
              <w:textAlignment w:val="auto"/>
              <w:rPr>
                <w:color w:val="auto"/>
                <w:highlight w:val="none"/>
                <w:lang w:eastAsia="zh-CN"/>
              </w:rPr>
            </w:pPr>
            <w:r>
              <w:rPr>
                <w:color w:val="auto"/>
                <w:highlight w:val="none"/>
                <w:lang w:eastAsia="zh-CN"/>
              </w:rPr>
              <w:t>资料完整性。附图、现场签字确认资料、影像资料等；</w:t>
            </w:r>
          </w:p>
          <w:p w14:paraId="2D62F5E8">
            <w:pPr>
              <w:numPr>
                <w:ilvl w:val="1"/>
                <w:numId w:val="62"/>
              </w:numPr>
              <w:kinsoku/>
              <w:autoSpaceDE/>
              <w:autoSpaceDN/>
              <w:adjustRightInd/>
              <w:snapToGrid/>
              <w:spacing w:line="0" w:lineRule="atLeast"/>
              <w:ind w:firstLine="0" w:firstLineChars="0"/>
              <w:textAlignment w:val="auto"/>
              <w:rPr>
                <w:color w:val="auto"/>
                <w:highlight w:val="none"/>
                <w:lang w:eastAsia="zh-CN"/>
              </w:rPr>
            </w:pPr>
            <w:r>
              <w:rPr>
                <w:color w:val="auto"/>
                <w:highlight w:val="none"/>
                <w:lang w:eastAsia="zh-CN"/>
              </w:rPr>
              <w:t>台账管理。包括变更名称、连续编码、关联合同条款及签证单</w:t>
            </w:r>
            <w:r>
              <w:rPr>
                <w:rFonts w:hint="eastAsia"/>
                <w:color w:val="auto"/>
                <w:highlight w:val="none"/>
                <w:lang w:eastAsia="zh-CN"/>
              </w:rPr>
              <w:t>。</w:t>
            </w:r>
          </w:p>
          <w:p w14:paraId="34D8E306">
            <w:pPr>
              <w:numPr>
                <w:ilvl w:val="0"/>
                <w:numId w:val="62"/>
              </w:numPr>
              <w:kinsoku/>
              <w:autoSpaceDE/>
              <w:autoSpaceDN/>
              <w:adjustRightInd/>
              <w:snapToGrid/>
              <w:spacing w:line="0" w:lineRule="atLeast"/>
              <w:ind w:firstLine="0" w:firstLineChars="0"/>
              <w:textAlignment w:val="auto"/>
              <w:rPr>
                <w:color w:val="auto"/>
                <w:highlight w:val="none"/>
                <w:lang w:eastAsia="zh-CN"/>
              </w:rPr>
            </w:pPr>
            <w:r>
              <w:rPr>
                <w:color w:val="auto"/>
                <w:highlight w:val="none"/>
                <w:lang w:eastAsia="zh-CN"/>
              </w:rPr>
              <w:t>衍生影响管理</w:t>
            </w:r>
          </w:p>
          <w:p w14:paraId="6DEB295C">
            <w:pPr>
              <w:numPr>
                <w:ilvl w:val="1"/>
                <w:numId w:val="62"/>
              </w:numPr>
              <w:kinsoku/>
              <w:autoSpaceDE/>
              <w:autoSpaceDN/>
              <w:adjustRightInd/>
              <w:snapToGrid/>
              <w:spacing w:line="0" w:lineRule="atLeast"/>
              <w:ind w:firstLine="0" w:firstLineChars="0"/>
              <w:textAlignment w:val="auto"/>
              <w:rPr>
                <w:color w:val="auto"/>
                <w:highlight w:val="none"/>
                <w:lang w:eastAsia="zh-CN"/>
              </w:rPr>
            </w:pPr>
            <w:r>
              <w:rPr>
                <w:color w:val="auto"/>
                <w:highlight w:val="none"/>
                <w:lang w:eastAsia="zh-CN"/>
              </w:rPr>
              <w:t>工期影响评估</w:t>
            </w:r>
            <w:r>
              <w:rPr>
                <w:rFonts w:hint="eastAsia"/>
                <w:color w:val="auto"/>
                <w:highlight w:val="none"/>
                <w:lang w:eastAsia="zh-CN"/>
              </w:rPr>
              <w:t>；</w:t>
            </w:r>
          </w:p>
          <w:p w14:paraId="747857C8">
            <w:pPr>
              <w:numPr>
                <w:ilvl w:val="1"/>
                <w:numId w:val="62"/>
              </w:numPr>
              <w:kinsoku/>
              <w:autoSpaceDE/>
              <w:autoSpaceDN/>
              <w:adjustRightInd/>
              <w:snapToGrid/>
              <w:spacing w:line="0" w:lineRule="atLeast"/>
              <w:ind w:firstLine="0" w:firstLineChars="0"/>
              <w:textAlignment w:val="auto"/>
              <w:rPr>
                <w:color w:val="auto"/>
                <w:highlight w:val="none"/>
                <w:lang w:eastAsia="zh-CN"/>
              </w:rPr>
            </w:pPr>
            <w:r>
              <w:rPr>
                <w:color w:val="auto"/>
                <w:highlight w:val="none"/>
                <w:lang w:eastAsia="zh-CN"/>
              </w:rPr>
              <w:t>关联项目预警</w:t>
            </w:r>
            <w:r>
              <w:rPr>
                <w:rFonts w:hint="eastAsia"/>
                <w:color w:val="auto"/>
                <w:highlight w:val="none"/>
                <w:lang w:eastAsia="zh-CN"/>
              </w:rPr>
              <w:t>；</w:t>
            </w:r>
          </w:p>
          <w:p w14:paraId="670CA6B3">
            <w:pPr>
              <w:numPr>
                <w:ilvl w:val="1"/>
                <w:numId w:val="62"/>
              </w:numPr>
              <w:kinsoku/>
              <w:autoSpaceDE/>
              <w:autoSpaceDN/>
              <w:adjustRightInd/>
              <w:snapToGrid/>
              <w:spacing w:line="0" w:lineRule="atLeast"/>
              <w:ind w:firstLine="0" w:firstLineChars="0"/>
              <w:textAlignment w:val="auto"/>
              <w:rPr>
                <w:color w:val="auto"/>
                <w:highlight w:val="none"/>
                <w:lang w:eastAsia="zh-CN"/>
              </w:rPr>
            </w:pPr>
            <w:r>
              <w:rPr>
                <w:color w:val="auto"/>
                <w:highlight w:val="none"/>
                <w:lang w:eastAsia="zh-CN"/>
              </w:rPr>
              <w:t>质量风险管理</w:t>
            </w:r>
            <w:r>
              <w:rPr>
                <w:rFonts w:hint="eastAsia"/>
                <w:color w:val="auto"/>
                <w:highlight w:val="none"/>
                <w:lang w:eastAsia="zh-CN"/>
              </w:rPr>
              <w:t>。</w:t>
            </w:r>
          </w:p>
          <w:p w14:paraId="646981DC">
            <w:pPr>
              <w:spacing w:line="0" w:lineRule="atLeast"/>
              <w:ind w:firstLine="0" w:firstLineChars="0"/>
              <w:rPr>
                <w:color w:val="auto"/>
                <w:highlight w:val="none"/>
                <w:lang w:eastAsia="zh-CN"/>
              </w:rPr>
            </w:pPr>
          </w:p>
        </w:tc>
      </w:tr>
    </w:tbl>
    <w:p w14:paraId="765B54B9">
      <w:pPr>
        <w:ind w:firstLine="480"/>
        <w:rPr>
          <w:color w:val="auto"/>
          <w:highlight w:val="none"/>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6AFAA6DC">
      <w:pPr>
        <w:pStyle w:val="4"/>
        <w:ind w:firstLine="241"/>
        <w:rPr>
          <w:color w:val="auto"/>
          <w:highlight w:val="none"/>
          <w:lang w:eastAsia="zh-CN"/>
        </w:rPr>
      </w:pPr>
      <w:bookmarkStart w:id="1614" w:name="_Toc24405"/>
      <w:bookmarkStart w:id="1615" w:name="_Toc14127"/>
      <w:bookmarkStart w:id="1616" w:name="_Toc18802"/>
      <w:bookmarkStart w:id="1617" w:name="_Toc2509"/>
      <w:bookmarkStart w:id="1618" w:name="_Toc11723"/>
      <w:bookmarkStart w:id="1619" w:name="_Toc1715"/>
      <w:bookmarkStart w:id="1620" w:name="_Toc192580239"/>
      <w:bookmarkStart w:id="1621" w:name="_Toc10195"/>
      <w:bookmarkStart w:id="1622" w:name="_Toc25112"/>
      <w:bookmarkStart w:id="1623" w:name="_Toc30232"/>
      <w:bookmarkStart w:id="1624" w:name="_Toc3099"/>
      <w:bookmarkStart w:id="1625" w:name="_Toc15210"/>
      <w:bookmarkStart w:id="1626" w:name="_Toc12066"/>
      <w:bookmarkStart w:id="1627" w:name="_Toc12028"/>
      <w:bookmarkStart w:id="1628" w:name="_Toc22333"/>
      <w:bookmarkStart w:id="1629" w:name="_Toc16027"/>
      <w:bookmarkStart w:id="1630" w:name="_Toc8431"/>
      <w:bookmarkStart w:id="1631" w:name="_Toc9880"/>
      <w:bookmarkStart w:id="1632" w:name="_Toc14369"/>
      <w:r>
        <w:rPr>
          <w:rFonts w:hint="eastAsia"/>
          <w:color w:val="auto"/>
          <w:highlight w:val="none"/>
          <w:lang w:eastAsia="zh-CN"/>
        </w:rPr>
        <w:t>表3.3-1</w:t>
      </w:r>
      <w:r>
        <w:rPr>
          <w:rFonts w:hint="eastAsia"/>
          <w:color w:val="auto"/>
          <w:highlight w:val="none"/>
          <w:lang w:val="en-US" w:eastAsia="zh-CN"/>
        </w:rPr>
        <w:t>6</w:t>
      </w:r>
      <w:r>
        <w:rPr>
          <w:rFonts w:hint="eastAsia"/>
          <w:color w:val="auto"/>
          <w:highlight w:val="none"/>
          <w:lang w:eastAsia="zh-CN"/>
        </w:rPr>
        <w:t xml:space="preserve"> 工程签证台账</w:t>
      </w:r>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p>
    <w:p w14:paraId="472D1073">
      <w:pPr>
        <w:ind w:firstLine="0" w:firstLineChars="0"/>
        <w:jc w:val="center"/>
        <w:rPr>
          <w:rFonts w:ascii="宋体" w:hAnsi="宋体" w:cs="宋体"/>
          <w:b/>
          <w:bCs/>
          <w:color w:val="auto"/>
          <w:sz w:val="44"/>
          <w:szCs w:val="44"/>
          <w:highlight w:val="none"/>
          <w:lang w:eastAsia="zh-CN"/>
        </w:rPr>
      </w:pPr>
      <w:r>
        <w:rPr>
          <w:rFonts w:hint="eastAsia" w:ascii="宋体" w:hAnsi="宋体" w:cs="宋体"/>
          <w:b/>
          <w:bCs/>
          <w:color w:val="auto"/>
          <w:sz w:val="44"/>
          <w:szCs w:val="44"/>
          <w:highlight w:val="none"/>
          <w:lang w:eastAsia="zh-CN"/>
        </w:rPr>
        <w:t>工程签证台账</w:t>
      </w:r>
    </w:p>
    <w:tbl>
      <w:tblPr>
        <w:tblStyle w:val="24"/>
        <w:tblpPr w:leftFromText="180" w:rightFromText="180" w:vertAnchor="text" w:horzAnchor="page" w:tblpX="1450" w:tblpY="251"/>
        <w:tblOverlap w:val="never"/>
        <w:tblW w:w="495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5"/>
        <w:gridCol w:w="1339"/>
        <w:gridCol w:w="1325"/>
        <w:gridCol w:w="2266"/>
        <w:gridCol w:w="1955"/>
        <w:gridCol w:w="1214"/>
        <w:gridCol w:w="1313"/>
        <w:gridCol w:w="1345"/>
        <w:gridCol w:w="2883"/>
      </w:tblGrid>
      <w:tr w14:paraId="5E19D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exact"/>
          <w:tblHeader/>
        </w:trPr>
        <w:tc>
          <w:tcPr>
            <w:tcW w:w="301" w:type="pct"/>
            <w:vAlign w:val="center"/>
          </w:tcPr>
          <w:p w14:paraId="3589AA7E">
            <w:pPr>
              <w:spacing w:line="0" w:lineRule="atLeast"/>
              <w:ind w:firstLine="0" w:firstLineChars="0"/>
              <w:jc w:val="center"/>
              <w:rPr>
                <w:b/>
                <w:bCs/>
                <w:color w:val="auto"/>
                <w:highlight w:val="none"/>
                <w:lang w:eastAsia="zh-CN"/>
              </w:rPr>
            </w:pPr>
            <w:r>
              <w:rPr>
                <w:rFonts w:hint="eastAsia"/>
                <w:b/>
                <w:bCs/>
                <w:color w:val="auto"/>
                <w:highlight w:val="none"/>
                <w:lang w:eastAsia="zh-CN"/>
              </w:rPr>
              <w:t>序号</w:t>
            </w:r>
          </w:p>
        </w:tc>
        <w:tc>
          <w:tcPr>
            <w:tcW w:w="461" w:type="pct"/>
            <w:vAlign w:val="center"/>
          </w:tcPr>
          <w:p w14:paraId="044C0ADE">
            <w:pPr>
              <w:spacing w:line="0" w:lineRule="atLeast"/>
              <w:ind w:firstLine="0" w:firstLineChars="0"/>
              <w:jc w:val="center"/>
              <w:rPr>
                <w:b/>
                <w:bCs/>
                <w:color w:val="auto"/>
                <w:highlight w:val="none"/>
                <w:lang w:eastAsia="zh-CN"/>
              </w:rPr>
            </w:pPr>
            <w:r>
              <w:rPr>
                <w:rFonts w:hint="eastAsia"/>
                <w:b/>
                <w:bCs/>
                <w:color w:val="auto"/>
                <w:highlight w:val="none"/>
                <w:lang w:eastAsia="zh-CN"/>
              </w:rPr>
              <w:t>签证编号</w:t>
            </w:r>
          </w:p>
        </w:tc>
        <w:tc>
          <w:tcPr>
            <w:tcW w:w="456" w:type="pct"/>
            <w:shd w:val="clear" w:color="auto" w:fill="auto"/>
            <w:vAlign w:val="center"/>
          </w:tcPr>
          <w:p w14:paraId="0260C3FA">
            <w:pPr>
              <w:spacing w:line="0" w:lineRule="atLeast"/>
              <w:ind w:firstLine="0" w:firstLineChars="0"/>
              <w:jc w:val="center"/>
              <w:rPr>
                <w:b/>
                <w:bCs/>
                <w:color w:val="auto"/>
                <w:highlight w:val="none"/>
                <w:lang w:eastAsia="zh-CN"/>
              </w:rPr>
            </w:pPr>
            <w:r>
              <w:rPr>
                <w:rFonts w:hint="eastAsia"/>
                <w:b/>
                <w:bCs/>
                <w:color w:val="auto"/>
                <w:highlight w:val="none"/>
                <w:lang w:eastAsia="zh-CN"/>
              </w:rPr>
              <w:t>签证日期</w:t>
            </w:r>
          </w:p>
        </w:tc>
        <w:tc>
          <w:tcPr>
            <w:tcW w:w="780" w:type="pct"/>
            <w:vAlign w:val="center"/>
          </w:tcPr>
          <w:p w14:paraId="6CBF25FC">
            <w:pPr>
              <w:spacing w:line="0" w:lineRule="atLeast"/>
              <w:ind w:firstLine="0" w:firstLineChars="0"/>
              <w:jc w:val="center"/>
              <w:rPr>
                <w:b/>
                <w:bCs/>
                <w:color w:val="auto"/>
                <w:highlight w:val="none"/>
              </w:rPr>
            </w:pPr>
            <w:r>
              <w:rPr>
                <w:rFonts w:hint="eastAsia"/>
                <w:b/>
                <w:bCs/>
                <w:color w:val="auto"/>
                <w:highlight w:val="none"/>
                <w:lang w:eastAsia="zh-CN"/>
              </w:rPr>
              <w:t>签证内容</w:t>
            </w:r>
          </w:p>
        </w:tc>
        <w:tc>
          <w:tcPr>
            <w:tcW w:w="673" w:type="pct"/>
            <w:vAlign w:val="center"/>
          </w:tcPr>
          <w:p w14:paraId="5B29C305">
            <w:pPr>
              <w:spacing w:line="0" w:lineRule="atLeast"/>
              <w:ind w:firstLine="0" w:firstLineChars="0"/>
              <w:jc w:val="center"/>
              <w:rPr>
                <w:b/>
                <w:bCs/>
                <w:color w:val="auto"/>
                <w:highlight w:val="none"/>
                <w:lang w:eastAsia="zh-CN"/>
              </w:rPr>
            </w:pPr>
            <w:r>
              <w:rPr>
                <w:rFonts w:hint="eastAsia"/>
                <w:b/>
                <w:bCs/>
                <w:color w:val="auto"/>
                <w:highlight w:val="none"/>
                <w:lang w:eastAsia="zh-CN"/>
              </w:rPr>
              <w:t>签证原因</w:t>
            </w:r>
          </w:p>
        </w:tc>
        <w:tc>
          <w:tcPr>
            <w:tcW w:w="418" w:type="pct"/>
            <w:vAlign w:val="center"/>
          </w:tcPr>
          <w:p w14:paraId="01EC3435">
            <w:pPr>
              <w:spacing w:line="0" w:lineRule="atLeast"/>
              <w:ind w:firstLine="0" w:firstLineChars="0"/>
              <w:jc w:val="center"/>
              <w:rPr>
                <w:b/>
                <w:bCs/>
                <w:color w:val="auto"/>
                <w:highlight w:val="none"/>
                <w:lang w:eastAsia="zh-CN"/>
              </w:rPr>
            </w:pPr>
            <w:r>
              <w:rPr>
                <w:rFonts w:hint="eastAsia"/>
                <w:b/>
                <w:bCs/>
                <w:color w:val="auto"/>
                <w:highlight w:val="none"/>
                <w:lang w:eastAsia="zh-CN"/>
              </w:rPr>
              <w:t>签证金额</w:t>
            </w:r>
          </w:p>
        </w:tc>
        <w:tc>
          <w:tcPr>
            <w:tcW w:w="452" w:type="pct"/>
            <w:vAlign w:val="center"/>
          </w:tcPr>
          <w:p w14:paraId="262FC592">
            <w:pPr>
              <w:spacing w:line="0" w:lineRule="atLeast"/>
              <w:ind w:firstLine="0" w:firstLineChars="0"/>
              <w:jc w:val="center"/>
              <w:rPr>
                <w:b/>
                <w:bCs/>
                <w:color w:val="auto"/>
                <w:highlight w:val="none"/>
                <w:lang w:eastAsia="zh-CN"/>
              </w:rPr>
            </w:pPr>
            <w:r>
              <w:rPr>
                <w:rFonts w:hint="eastAsia"/>
                <w:b/>
                <w:bCs/>
                <w:color w:val="auto"/>
                <w:highlight w:val="none"/>
                <w:lang w:eastAsia="zh-CN"/>
              </w:rPr>
              <w:t>审核金额</w:t>
            </w:r>
          </w:p>
        </w:tc>
        <w:tc>
          <w:tcPr>
            <w:tcW w:w="463" w:type="pct"/>
            <w:vAlign w:val="center"/>
          </w:tcPr>
          <w:p w14:paraId="07C7E072">
            <w:pPr>
              <w:spacing w:line="0" w:lineRule="atLeast"/>
              <w:ind w:firstLine="0" w:firstLineChars="0"/>
              <w:jc w:val="center"/>
              <w:rPr>
                <w:b/>
                <w:bCs/>
                <w:color w:val="auto"/>
                <w:highlight w:val="none"/>
                <w:lang w:eastAsia="zh-CN"/>
              </w:rPr>
            </w:pPr>
            <w:r>
              <w:rPr>
                <w:rFonts w:hint="eastAsia"/>
                <w:b/>
                <w:bCs/>
                <w:color w:val="auto"/>
                <w:highlight w:val="none"/>
                <w:lang w:eastAsia="zh-CN"/>
              </w:rPr>
              <w:t>计价金额</w:t>
            </w:r>
          </w:p>
        </w:tc>
        <w:tc>
          <w:tcPr>
            <w:tcW w:w="992" w:type="pct"/>
            <w:vAlign w:val="center"/>
          </w:tcPr>
          <w:p w14:paraId="1959B725">
            <w:pPr>
              <w:spacing w:line="0" w:lineRule="atLeast"/>
              <w:ind w:firstLine="0" w:firstLineChars="0"/>
              <w:jc w:val="center"/>
              <w:rPr>
                <w:b/>
                <w:bCs/>
                <w:color w:val="auto"/>
                <w:highlight w:val="none"/>
                <w:lang w:eastAsia="zh-CN"/>
              </w:rPr>
            </w:pPr>
            <w:r>
              <w:rPr>
                <w:rFonts w:hint="eastAsia"/>
                <w:b/>
                <w:bCs/>
                <w:color w:val="auto"/>
                <w:highlight w:val="none"/>
                <w:lang w:eastAsia="zh-CN"/>
              </w:rPr>
              <w:t>审核说明</w:t>
            </w:r>
          </w:p>
        </w:tc>
      </w:tr>
      <w:tr w14:paraId="08CCF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exact"/>
        </w:trPr>
        <w:tc>
          <w:tcPr>
            <w:tcW w:w="301" w:type="pct"/>
            <w:vAlign w:val="center"/>
          </w:tcPr>
          <w:p w14:paraId="2E4C4B7D">
            <w:pPr>
              <w:spacing w:line="0" w:lineRule="atLeast"/>
              <w:ind w:firstLine="0" w:firstLineChars="0"/>
              <w:rPr>
                <w:color w:val="auto"/>
                <w:highlight w:val="none"/>
              </w:rPr>
            </w:pPr>
          </w:p>
        </w:tc>
        <w:tc>
          <w:tcPr>
            <w:tcW w:w="461" w:type="pct"/>
            <w:vAlign w:val="center"/>
          </w:tcPr>
          <w:p w14:paraId="2DB1B6E0">
            <w:pPr>
              <w:spacing w:line="0" w:lineRule="atLeast"/>
              <w:ind w:firstLine="0" w:firstLineChars="0"/>
              <w:rPr>
                <w:color w:val="auto"/>
                <w:highlight w:val="none"/>
              </w:rPr>
            </w:pPr>
          </w:p>
        </w:tc>
        <w:tc>
          <w:tcPr>
            <w:tcW w:w="456" w:type="pct"/>
            <w:vAlign w:val="center"/>
          </w:tcPr>
          <w:p w14:paraId="3BB5CA93">
            <w:pPr>
              <w:spacing w:line="0" w:lineRule="atLeast"/>
              <w:ind w:firstLine="0" w:firstLineChars="0"/>
              <w:rPr>
                <w:color w:val="auto"/>
                <w:highlight w:val="none"/>
              </w:rPr>
            </w:pPr>
          </w:p>
        </w:tc>
        <w:tc>
          <w:tcPr>
            <w:tcW w:w="780" w:type="pct"/>
            <w:vAlign w:val="center"/>
          </w:tcPr>
          <w:p w14:paraId="79AC1404">
            <w:pPr>
              <w:spacing w:line="0" w:lineRule="atLeast"/>
              <w:ind w:firstLine="0" w:firstLineChars="0"/>
              <w:rPr>
                <w:color w:val="auto"/>
                <w:highlight w:val="none"/>
              </w:rPr>
            </w:pPr>
          </w:p>
        </w:tc>
        <w:tc>
          <w:tcPr>
            <w:tcW w:w="673" w:type="pct"/>
            <w:vAlign w:val="center"/>
          </w:tcPr>
          <w:p w14:paraId="65268A06">
            <w:pPr>
              <w:spacing w:line="0" w:lineRule="atLeast"/>
              <w:ind w:firstLine="0" w:firstLineChars="0"/>
              <w:rPr>
                <w:color w:val="auto"/>
                <w:highlight w:val="none"/>
              </w:rPr>
            </w:pPr>
          </w:p>
        </w:tc>
        <w:tc>
          <w:tcPr>
            <w:tcW w:w="418" w:type="pct"/>
            <w:vAlign w:val="center"/>
          </w:tcPr>
          <w:p w14:paraId="363AE252">
            <w:pPr>
              <w:spacing w:line="0" w:lineRule="atLeast"/>
              <w:ind w:firstLine="0" w:firstLineChars="0"/>
              <w:rPr>
                <w:color w:val="auto"/>
                <w:highlight w:val="none"/>
              </w:rPr>
            </w:pPr>
          </w:p>
        </w:tc>
        <w:tc>
          <w:tcPr>
            <w:tcW w:w="452" w:type="pct"/>
            <w:vAlign w:val="center"/>
          </w:tcPr>
          <w:p w14:paraId="6686837E">
            <w:pPr>
              <w:spacing w:line="0" w:lineRule="atLeast"/>
              <w:ind w:firstLine="0" w:firstLineChars="0"/>
              <w:rPr>
                <w:color w:val="auto"/>
                <w:highlight w:val="none"/>
              </w:rPr>
            </w:pPr>
          </w:p>
        </w:tc>
        <w:tc>
          <w:tcPr>
            <w:tcW w:w="463" w:type="pct"/>
            <w:vAlign w:val="center"/>
          </w:tcPr>
          <w:p w14:paraId="6F1C1BA0">
            <w:pPr>
              <w:spacing w:line="0" w:lineRule="atLeast"/>
              <w:ind w:firstLine="0" w:firstLineChars="0"/>
              <w:rPr>
                <w:color w:val="auto"/>
                <w:highlight w:val="none"/>
              </w:rPr>
            </w:pPr>
          </w:p>
        </w:tc>
        <w:tc>
          <w:tcPr>
            <w:tcW w:w="992" w:type="pct"/>
            <w:vAlign w:val="center"/>
          </w:tcPr>
          <w:p w14:paraId="0578374E">
            <w:pPr>
              <w:spacing w:line="0" w:lineRule="atLeast"/>
              <w:ind w:firstLine="0" w:firstLineChars="0"/>
              <w:rPr>
                <w:color w:val="auto"/>
                <w:highlight w:val="none"/>
              </w:rPr>
            </w:pPr>
          </w:p>
        </w:tc>
      </w:tr>
      <w:tr w14:paraId="0AE9B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exact"/>
        </w:trPr>
        <w:tc>
          <w:tcPr>
            <w:tcW w:w="301" w:type="pct"/>
            <w:vAlign w:val="center"/>
          </w:tcPr>
          <w:p w14:paraId="4DA3C1ED">
            <w:pPr>
              <w:spacing w:line="0" w:lineRule="atLeast"/>
              <w:ind w:firstLine="0" w:firstLineChars="0"/>
              <w:rPr>
                <w:color w:val="auto"/>
                <w:highlight w:val="none"/>
              </w:rPr>
            </w:pPr>
          </w:p>
        </w:tc>
        <w:tc>
          <w:tcPr>
            <w:tcW w:w="461" w:type="pct"/>
            <w:vAlign w:val="center"/>
          </w:tcPr>
          <w:p w14:paraId="26B82D1E">
            <w:pPr>
              <w:spacing w:line="0" w:lineRule="atLeast"/>
              <w:ind w:firstLine="0" w:firstLineChars="0"/>
              <w:rPr>
                <w:color w:val="auto"/>
                <w:highlight w:val="none"/>
              </w:rPr>
            </w:pPr>
          </w:p>
        </w:tc>
        <w:tc>
          <w:tcPr>
            <w:tcW w:w="456" w:type="pct"/>
            <w:vAlign w:val="center"/>
          </w:tcPr>
          <w:p w14:paraId="494DCC2F">
            <w:pPr>
              <w:spacing w:line="0" w:lineRule="atLeast"/>
              <w:ind w:firstLine="0" w:firstLineChars="0"/>
              <w:rPr>
                <w:color w:val="auto"/>
                <w:highlight w:val="none"/>
              </w:rPr>
            </w:pPr>
          </w:p>
        </w:tc>
        <w:tc>
          <w:tcPr>
            <w:tcW w:w="780" w:type="pct"/>
            <w:vAlign w:val="center"/>
          </w:tcPr>
          <w:p w14:paraId="4EB85254">
            <w:pPr>
              <w:spacing w:line="0" w:lineRule="atLeast"/>
              <w:ind w:firstLine="0" w:firstLineChars="0"/>
              <w:rPr>
                <w:color w:val="auto"/>
                <w:highlight w:val="none"/>
              </w:rPr>
            </w:pPr>
          </w:p>
        </w:tc>
        <w:tc>
          <w:tcPr>
            <w:tcW w:w="673" w:type="pct"/>
            <w:vAlign w:val="center"/>
          </w:tcPr>
          <w:p w14:paraId="5913A43D">
            <w:pPr>
              <w:spacing w:line="0" w:lineRule="atLeast"/>
              <w:ind w:firstLine="0" w:firstLineChars="0"/>
              <w:rPr>
                <w:color w:val="auto"/>
                <w:highlight w:val="none"/>
              </w:rPr>
            </w:pPr>
          </w:p>
        </w:tc>
        <w:tc>
          <w:tcPr>
            <w:tcW w:w="418" w:type="pct"/>
            <w:vAlign w:val="center"/>
          </w:tcPr>
          <w:p w14:paraId="284C3D1E">
            <w:pPr>
              <w:spacing w:line="0" w:lineRule="atLeast"/>
              <w:ind w:firstLine="0" w:firstLineChars="0"/>
              <w:rPr>
                <w:color w:val="auto"/>
                <w:highlight w:val="none"/>
              </w:rPr>
            </w:pPr>
          </w:p>
        </w:tc>
        <w:tc>
          <w:tcPr>
            <w:tcW w:w="452" w:type="pct"/>
            <w:vAlign w:val="center"/>
          </w:tcPr>
          <w:p w14:paraId="74B3BF8F">
            <w:pPr>
              <w:spacing w:line="0" w:lineRule="atLeast"/>
              <w:ind w:firstLine="0" w:firstLineChars="0"/>
              <w:rPr>
                <w:color w:val="auto"/>
                <w:highlight w:val="none"/>
              </w:rPr>
            </w:pPr>
          </w:p>
        </w:tc>
        <w:tc>
          <w:tcPr>
            <w:tcW w:w="463" w:type="pct"/>
            <w:vAlign w:val="center"/>
          </w:tcPr>
          <w:p w14:paraId="3E199243">
            <w:pPr>
              <w:spacing w:line="0" w:lineRule="atLeast"/>
              <w:ind w:firstLine="0" w:firstLineChars="0"/>
              <w:rPr>
                <w:color w:val="auto"/>
                <w:highlight w:val="none"/>
              </w:rPr>
            </w:pPr>
          </w:p>
        </w:tc>
        <w:tc>
          <w:tcPr>
            <w:tcW w:w="992" w:type="pct"/>
            <w:vAlign w:val="center"/>
          </w:tcPr>
          <w:p w14:paraId="50D85C56">
            <w:pPr>
              <w:spacing w:line="0" w:lineRule="atLeast"/>
              <w:ind w:firstLine="0" w:firstLineChars="0"/>
              <w:rPr>
                <w:color w:val="auto"/>
                <w:highlight w:val="none"/>
              </w:rPr>
            </w:pPr>
          </w:p>
        </w:tc>
      </w:tr>
      <w:tr w14:paraId="450A0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exact"/>
        </w:trPr>
        <w:tc>
          <w:tcPr>
            <w:tcW w:w="301" w:type="pct"/>
            <w:vAlign w:val="center"/>
          </w:tcPr>
          <w:p w14:paraId="56FF5A59">
            <w:pPr>
              <w:spacing w:line="0" w:lineRule="atLeast"/>
              <w:ind w:firstLine="0" w:firstLineChars="0"/>
              <w:rPr>
                <w:color w:val="auto"/>
                <w:highlight w:val="none"/>
              </w:rPr>
            </w:pPr>
          </w:p>
        </w:tc>
        <w:tc>
          <w:tcPr>
            <w:tcW w:w="461" w:type="pct"/>
            <w:vAlign w:val="center"/>
          </w:tcPr>
          <w:p w14:paraId="53123874">
            <w:pPr>
              <w:spacing w:line="0" w:lineRule="atLeast"/>
              <w:ind w:firstLine="0" w:firstLineChars="0"/>
              <w:rPr>
                <w:color w:val="auto"/>
                <w:highlight w:val="none"/>
              </w:rPr>
            </w:pPr>
          </w:p>
        </w:tc>
        <w:tc>
          <w:tcPr>
            <w:tcW w:w="456" w:type="pct"/>
            <w:vAlign w:val="center"/>
          </w:tcPr>
          <w:p w14:paraId="37E89CF0">
            <w:pPr>
              <w:spacing w:line="0" w:lineRule="atLeast"/>
              <w:ind w:firstLine="0" w:firstLineChars="0"/>
              <w:rPr>
                <w:color w:val="auto"/>
                <w:highlight w:val="none"/>
              </w:rPr>
            </w:pPr>
          </w:p>
        </w:tc>
        <w:tc>
          <w:tcPr>
            <w:tcW w:w="780" w:type="pct"/>
            <w:vAlign w:val="center"/>
          </w:tcPr>
          <w:p w14:paraId="043E2958">
            <w:pPr>
              <w:spacing w:line="0" w:lineRule="atLeast"/>
              <w:ind w:firstLine="0" w:firstLineChars="0"/>
              <w:rPr>
                <w:color w:val="auto"/>
                <w:highlight w:val="none"/>
              </w:rPr>
            </w:pPr>
          </w:p>
        </w:tc>
        <w:tc>
          <w:tcPr>
            <w:tcW w:w="673" w:type="pct"/>
            <w:vAlign w:val="center"/>
          </w:tcPr>
          <w:p w14:paraId="427F8E17">
            <w:pPr>
              <w:spacing w:line="0" w:lineRule="atLeast"/>
              <w:ind w:firstLine="0" w:firstLineChars="0"/>
              <w:rPr>
                <w:color w:val="auto"/>
                <w:highlight w:val="none"/>
              </w:rPr>
            </w:pPr>
          </w:p>
        </w:tc>
        <w:tc>
          <w:tcPr>
            <w:tcW w:w="418" w:type="pct"/>
            <w:vAlign w:val="center"/>
          </w:tcPr>
          <w:p w14:paraId="55B91B41">
            <w:pPr>
              <w:spacing w:line="0" w:lineRule="atLeast"/>
              <w:ind w:firstLine="0" w:firstLineChars="0"/>
              <w:rPr>
                <w:color w:val="auto"/>
                <w:highlight w:val="none"/>
              </w:rPr>
            </w:pPr>
          </w:p>
        </w:tc>
        <w:tc>
          <w:tcPr>
            <w:tcW w:w="452" w:type="pct"/>
            <w:vAlign w:val="center"/>
          </w:tcPr>
          <w:p w14:paraId="5A80381E">
            <w:pPr>
              <w:spacing w:line="0" w:lineRule="atLeast"/>
              <w:ind w:firstLine="0" w:firstLineChars="0"/>
              <w:rPr>
                <w:color w:val="auto"/>
                <w:highlight w:val="none"/>
              </w:rPr>
            </w:pPr>
          </w:p>
        </w:tc>
        <w:tc>
          <w:tcPr>
            <w:tcW w:w="463" w:type="pct"/>
            <w:vAlign w:val="center"/>
          </w:tcPr>
          <w:p w14:paraId="25F9CF87">
            <w:pPr>
              <w:spacing w:line="0" w:lineRule="atLeast"/>
              <w:ind w:firstLine="0" w:firstLineChars="0"/>
              <w:rPr>
                <w:color w:val="auto"/>
                <w:highlight w:val="none"/>
              </w:rPr>
            </w:pPr>
          </w:p>
        </w:tc>
        <w:tc>
          <w:tcPr>
            <w:tcW w:w="992" w:type="pct"/>
            <w:vAlign w:val="center"/>
          </w:tcPr>
          <w:p w14:paraId="727C9E52">
            <w:pPr>
              <w:spacing w:line="0" w:lineRule="atLeast"/>
              <w:ind w:firstLine="0" w:firstLineChars="0"/>
              <w:rPr>
                <w:color w:val="auto"/>
                <w:highlight w:val="none"/>
              </w:rPr>
            </w:pPr>
          </w:p>
        </w:tc>
      </w:tr>
      <w:tr w14:paraId="4732E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exact"/>
        </w:trPr>
        <w:tc>
          <w:tcPr>
            <w:tcW w:w="301" w:type="pct"/>
            <w:vAlign w:val="center"/>
          </w:tcPr>
          <w:p w14:paraId="75B23331">
            <w:pPr>
              <w:spacing w:line="0" w:lineRule="atLeast"/>
              <w:ind w:firstLine="0" w:firstLineChars="0"/>
              <w:rPr>
                <w:color w:val="auto"/>
                <w:highlight w:val="none"/>
              </w:rPr>
            </w:pPr>
          </w:p>
        </w:tc>
        <w:tc>
          <w:tcPr>
            <w:tcW w:w="461" w:type="pct"/>
            <w:vAlign w:val="center"/>
          </w:tcPr>
          <w:p w14:paraId="38285F90">
            <w:pPr>
              <w:spacing w:line="0" w:lineRule="atLeast"/>
              <w:ind w:firstLine="0" w:firstLineChars="0"/>
              <w:rPr>
                <w:color w:val="auto"/>
                <w:highlight w:val="none"/>
              </w:rPr>
            </w:pPr>
          </w:p>
        </w:tc>
        <w:tc>
          <w:tcPr>
            <w:tcW w:w="456" w:type="pct"/>
            <w:vAlign w:val="center"/>
          </w:tcPr>
          <w:p w14:paraId="60C058A5">
            <w:pPr>
              <w:spacing w:line="0" w:lineRule="atLeast"/>
              <w:ind w:firstLine="0" w:firstLineChars="0"/>
              <w:rPr>
                <w:color w:val="auto"/>
                <w:highlight w:val="none"/>
              </w:rPr>
            </w:pPr>
          </w:p>
        </w:tc>
        <w:tc>
          <w:tcPr>
            <w:tcW w:w="780" w:type="pct"/>
            <w:vAlign w:val="center"/>
          </w:tcPr>
          <w:p w14:paraId="7D659B4A">
            <w:pPr>
              <w:spacing w:line="0" w:lineRule="atLeast"/>
              <w:ind w:firstLine="0" w:firstLineChars="0"/>
              <w:rPr>
                <w:color w:val="auto"/>
                <w:highlight w:val="none"/>
              </w:rPr>
            </w:pPr>
          </w:p>
        </w:tc>
        <w:tc>
          <w:tcPr>
            <w:tcW w:w="673" w:type="pct"/>
            <w:vAlign w:val="center"/>
          </w:tcPr>
          <w:p w14:paraId="0C227D3C">
            <w:pPr>
              <w:spacing w:line="0" w:lineRule="atLeast"/>
              <w:ind w:firstLine="0" w:firstLineChars="0"/>
              <w:rPr>
                <w:color w:val="auto"/>
                <w:highlight w:val="none"/>
              </w:rPr>
            </w:pPr>
          </w:p>
        </w:tc>
        <w:tc>
          <w:tcPr>
            <w:tcW w:w="418" w:type="pct"/>
            <w:vAlign w:val="center"/>
          </w:tcPr>
          <w:p w14:paraId="0712A020">
            <w:pPr>
              <w:spacing w:line="0" w:lineRule="atLeast"/>
              <w:ind w:firstLine="0" w:firstLineChars="0"/>
              <w:rPr>
                <w:color w:val="auto"/>
                <w:highlight w:val="none"/>
              </w:rPr>
            </w:pPr>
          </w:p>
        </w:tc>
        <w:tc>
          <w:tcPr>
            <w:tcW w:w="452" w:type="pct"/>
            <w:vAlign w:val="center"/>
          </w:tcPr>
          <w:p w14:paraId="3AE8FEAC">
            <w:pPr>
              <w:spacing w:line="0" w:lineRule="atLeast"/>
              <w:ind w:firstLine="0" w:firstLineChars="0"/>
              <w:rPr>
                <w:color w:val="auto"/>
                <w:highlight w:val="none"/>
              </w:rPr>
            </w:pPr>
          </w:p>
        </w:tc>
        <w:tc>
          <w:tcPr>
            <w:tcW w:w="463" w:type="pct"/>
            <w:vAlign w:val="center"/>
          </w:tcPr>
          <w:p w14:paraId="42BB3365">
            <w:pPr>
              <w:spacing w:line="0" w:lineRule="atLeast"/>
              <w:ind w:firstLine="0" w:firstLineChars="0"/>
              <w:rPr>
                <w:color w:val="auto"/>
                <w:highlight w:val="none"/>
              </w:rPr>
            </w:pPr>
          </w:p>
        </w:tc>
        <w:tc>
          <w:tcPr>
            <w:tcW w:w="992" w:type="pct"/>
            <w:vAlign w:val="center"/>
          </w:tcPr>
          <w:p w14:paraId="506ED7C8">
            <w:pPr>
              <w:spacing w:line="0" w:lineRule="atLeast"/>
              <w:ind w:firstLine="0" w:firstLineChars="0"/>
              <w:rPr>
                <w:color w:val="auto"/>
                <w:highlight w:val="none"/>
              </w:rPr>
            </w:pPr>
          </w:p>
        </w:tc>
      </w:tr>
      <w:tr w14:paraId="0219A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exact"/>
        </w:trPr>
        <w:tc>
          <w:tcPr>
            <w:tcW w:w="301" w:type="pct"/>
            <w:vAlign w:val="center"/>
          </w:tcPr>
          <w:p w14:paraId="3B2D20A6">
            <w:pPr>
              <w:spacing w:line="0" w:lineRule="atLeast"/>
              <w:ind w:firstLine="0" w:firstLineChars="0"/>
              <w:rPr>
                <w:color w:val="auto"/>
                <w:highlight w:val="none"/>
              </w:rPr>
            </w:pPr>
          </w:p>
        </w:tc>
        <w:tc>
          <w:tcPr>
            <w:tcW w:w="461" w:type="pct"/>
            <w:vAlign w:val="center"/>
          </w:tcPr>
          <w:p w14:paraId="211F748C">
            <w:pPr>
              <w:spacing w:line="0" w:lineRule="atLeast"/>
              <w:ind w:firstLine="0" w:firstLineChars="0"/>
              <w:rPr>
                <w:color w:val="auto"/>
                <w:highlight w:val="none"/>
              </w:rPr>
            </w:pPr>
          </w:p>
        </w:tc>
        <w:tc>
          <w:tcPr>
            <w:tcW w:w="456" w:type="pct"/>
            <w:vAlign w:val="center"/>
          </w:tcPr>
          <w:p w14:paraId="1E2DA99F">
            <w:pPr>
              <w:spacing w:line="0" w:lineRule="atLeast"/>
              <w:ind w:firstLine="0" w:firstLineChars="0"/>
              <w:rPr>
                <w:color w:val="auto"/>
                <w:highlight w:val="none"/>
              </w:rPr>
            </w:pPr>
          </w:p>
        </w:tc>
        <w:tc>
          <w:tcPr>
            <w:tcW w:w="780" w:type="pct"/>
            <w:vAlign w:val="center"/>
          </w:tcPr>
          <w:p w14:paraId="439568BE">
            <w:pPr>
              <w:spacing w:line="0" w:lineRule="atLeast"/>
              <w:ind w:firstLine="0" w:firstLineChars="0"/>
              <w:rPr>
                <w:color w:val="auto"/>
                <w:highlight w:val="none"/>
              </w:rPr>
            </w:pPr>
          </w:p>
        </w:tc>
        <w:tc>
          <w:tcPr>
            <w:tcW w:w="673" w:type="pct"/>
            <w:vAlign w:val="center"/>
          </w:tcPr>
          <w:p w14:paraId="502F9AD1">
            <w:pPr>
              <w:spacing w:line="0" w:lineRule="atLeast"/>
              <w:ind w:firstLine="0" w:firstLineChars="0"/>
              <w:rPr>
                <w:color w:val="auto"/>
                <w:highlight w:val="none"/>
              </w:rPr>
            </w:pPr>
          </w:p>
        </w:tc>
        <w:tc>
          <w:tcPr>
            <w:tcW w:w="418" w:type="pct"/>
            <w:vAlign w:val="center"/>
          </w:tcPr>
          <w:p w14:paraId="1000F705">
            <w:pPr>
              <w:spacing w:line="0" w:lineRule="atLeast"/>
              <w:ind w:firstLine="0" w:firstLineChars="0"/>
              <w:rPr>
                <w:color w:val="auto"/>
                <w:highlight w:val="none"/>
              </w:rPr>
            </w:pPr>
          </w:p>
        </w:tc>
        <w:tc>
          <w:tcPr>
            <w:tcW w:w="452" w:type="pct"/>
            <w:vAlign w:val="center"/>
          </w:tcPr>
          <w:p w14:paraId="03B4D950">
            <w:pPr>
              <w:spacing w:line="0" w:lineRule="atLeast"/>
              <w:ind w:firstLine="0" w:firstLineChars="0"/>
              <w:rPr>
                <w:color w:val="auto"/>
                <w:highlight w:val="none"/>
              </w:rPr>
            </w:pPr>
          </w:p>
        </w:tc>
        <w:tc>
          <w:tcPr>
            <w:tcW w:w="463" w:type="pct"/>
            <w:vAlign w:val="center"/>
          </w:tcPr>
          <w:p w14:paraId="072B4175">
            <w:pPr>
              <w:spacing w:line="0" w:lineRule="atLeast"/>
              <w:ind w:firstLine="0" w:firstLineChars="0"/>
              <w:rPr>
                <w:color w:val="auto"/>
                <w:highlight w:val="none"/>
              </w:rPr>
            </w:pPr>
          </w:p>
        </w:tc>
        <w:tc>
          <w:tcPr>
            <w:tcW w:w="992" w:type="pct"/>
            <w:vAlign w:val="center"/>
          </w:tcPr>
          <w:p w14:paraId="4760099F">
            <w:pPr>
              <w:spacing w:line="0" w:lineRule="atLeast"/>
              <w:ind w:firstLine="0" w:firstLineChars="0"/>
              <w:rPr>
                <w:color w:val="auto"/>
                <w:highlight w:val="none"/>
              </w:rPr>
            </w:pPr>
          </w:p>
        </w:tc>
      </w:tr>
    </w:tbl>
    <w:p w14:paraId="191121D9">
      <w:pPr>
        <w:ind w:firstLine="480"/>
        <w:rPr>
          <w:color w:val="auto"/>
          <w:highlight w:val="none"/>
        </w:rPr>
      </w:pPr>
    </w:p>
    <w:p w14:paraId="300E1D73">
      <w:pPr>
        <w:ind w:firstLine="560"/>
        <w:rPr>
          <w:rFonts w:ascii="宋体" w:hAnsi="宋体" w:cs="宋体"/>
          <w:color w:val="auto"/>
          <w:sz w:val="28"/>
          <w:szCs w:val="28"/>
          <w:highlight w:val="none"/>
          <w:lang w:eastAsia="zh-CN"/>
        </w:rPr>
        <w:sectPr>
          <w:footerReference r:id="rId20" w:type="default"/>
          <w:pgSz w:w="16839" w:h="11906"/>
          <w:pgMar w:top="1012" w:right="988" w:bottom="1203" w:left="1420" w:header="0" w:footer="1023" w:gutter="0"/>
          <w:pgBorders>
            <w:top w:val="none" w:sz="0" w:space="0"/>
            <w:left w:val="none" w:sz="0" w:space="0"/>
            <w:bottom w:val="none" w:sz="0" w:space="0"/>
            <w:right w:val="none" w:sz="0" w:space="0"/>
          </w:pgBorders>
          <w:pgNumType w:fmt="decimal"/>
          <w:cols w:space="720" w:num="1"/>
        </w:sectPr>
      </w:pPr>
    </w:p>
    <w:p w14:paraId="354E0F55">
      <w:pPr>
        <w:pStyle w:val="4"/>
        <w:ind w:firstLine="241"/>
        <w:rPr>
          <w:color w:val="auto"/>
          <w:highlight w:val="none"/>
          <w:lang w:eastAsia="zh-CN"/>
        </w:rPr>
      </w:pPr>
      <w:bookmarkStart w:id="1633" w:name="_Toc27223"/>
      <w:bookmarkStart w:id="1634" w:name="_Toc27237"/>
      <w:bookmarkStart w:id="1635" w:name="_Toc21563"/>
      <w:bookmarkStart w:id="1636" w:name="_Toc20572"/>
      <w:bookmarkStart w:id="1637" w:name="_Toc17260"/>
      <w:bookmarkStart w:id="1638" w:name="_Toc23910"/>
      <w:bookmarkStart w:id="1639" w:name="_Toc8748"/>
      <w:bookmarkStart w:id="1640" w:name="_Toc28985"/>
      <w:bookmarkStart w:id="1641" w:name="_Toc19696"/>
      <w:bookmarkStart w:id="1642" w:name="_Toc25439"/>
      <w:bookmarkStart w:id="1643" w:name="_Toc10330"/>
      <w:bookmarkStart w:id="1644" w:name="_Toc8843"/>
      <w:bookmarkStart w:id="1645" w:name="_Toc22620"/>
      <w:bookmarkStart w:id="1646" w:name="_Toc192580240"/>
      <w:bookmarkStart w:id="1647" w:name="_Toc19149"/>
      <w:bookmarkStart w:id="1648" w:name="_Toc11906"/>
      <w:bookmarkStart w:id="1649" w:name="_Toc25648"/>
      <w:bookmarkStart w:id="1650" w:name="_Toc3439"/>
      <w:bookmarkStart w:id="1651" w:name="_Toc3875"/>
      <w:r>
        <w:rPr>
          <w:rFonts w:hint="eastAsia"/>
          <w:color w:val="auto"/>
          <w:highlight w:val="none"/>
          <w:lang w:eastAsia="zh-CN"/>
        </w:rPr>
        <w:t>表3.3-1</w:t>
      </w:r>
      <w:r>
        <w:rPr>
          <w:rFonts w:hint="eastAsia"/>
          <w:color w:val="auto"/>
          <w:highlight w:val="none"/>
          <w:lang w:val="en-US" w:eastAsia="zh-CN"/>
        </w:rPr>
        <w:t>7</w:t>
      </w:r>
      <w:r>
        <w:rPr>
          <w:rFonts w:hint="eastAsia"/>
          <w:color w:val="auto"/>
          <w:highlight w:val="none"/>
          <w:lang w:eastAsia="zh-CN"/>
        </w:rPr>
        <w:t xml:space="preserve"> 签证审核意见</w:t>
      </w:r>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p>
    <w:p w14:paraId="471145A8">
      <w:pPr>
        <w:ind w:firstLine="883"/>
        <w:jc w:val="center"/>
        <w:rPr>
          <w:rFonts w:ascii="宋体" w:hAnsi="宋体" w:cs="宋体"/>
          <w:b/>
          <w:bCs/>
          <w:color w:val="auto"/>
          <w:sz w:val="44"/>
          <w:szCs w:val="44"/>
          <w:highlight w:val="none"/>
          <w:lang w:eastAsia="zh-CN"/>
        </w:rPr>
      </w:pPr>
      <w:r>
        <w:rPr>
          <w:rFonts w:hint="eastAsia" w:ascii="宋体" w:hAnsi="宋体" w:cs="宋体"/>
          <w:b/>
          <w:bCs/>
          <w:color w:val="auto"/>
          <w:sz w:val="44"/>
          <w:szCs w:val="44"/>
          <w:highlight w:val="none"/>
          <w:lang w:eastAsia="zh-CN"/>
        </w:rPr>
        <w:t>签证审核意见</w:t>
      </w:r>
    </w:p>
    <w:tbl>
      <w:tblPr>
        <w:tblStyle w:val="24"/>
        <w:tblW w:w="6007" w:type="pct"/>
        <w:tblInd w:w="-8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9"/>
        <w:gridCol w:w="3749"/>
        <w:gridCol w:w="1702"/>
        <w:gridCol w:w="2748"/>
      </w:tblGrid>
      <w:tr w14:paraId="67256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exact"/>
        </w:trPr>
        <w:tc>
          <w:tcPr>
            <w:tcW w:w="996" w:type="pct"/>
            <w:vAlign w:val="center"/>
          </w:tcPr>
          <w:p w14:paraId="0FCF6147">
            <w:pPr>
              <w:spacing w:line="0" w:lineRule="atLeast"/>
              <w:ind w:firstLine="0" w:firstLineChars="0"/>
              <w:jc w:val="center"/>
              <w:rPr>
                <w:color w:val="auto"/>
                <w:highlight w:val="none"/>
                <w:lang w:eastAsia="zh-CN"/>
              </w:rPr>
            </w:pPr>
            <w:r>
              <w:rPr>
                <w:color w:val="auto"/>
                <w:highlight w:val="none"/>
                <w:lang w:eastAsia="zh-CN"/>
              </w:rPr>
              <w:t>工程名称</w:t>
            </w:r>
          </w:p>
        </w:tc>
        <w:tc>
          <w:tcPr>
            <w:tcW w:w="4003" w:type="pct"/>
            <w:gridSpan w:val="3"/>
            <w:vAlign w:val="center"/>
          </w:tcPr>
          <w:p w14:paraId="0F19D1B2">
            <w:pPr>
              <w:spacing w:line="0" w:lineRule="atLeast"/>
              <w:ind w:firstLine="0" w:firstLineChars="0"/>
              <w:jc w:val="center"/>
              <w:rPr>
                <w:color w:val="auto"/>
                <w:highlight w:val="none"/>
                <w:lang w:eastAsia="zh-CN"/>
              </w:rPr>
            </w:pPr>
          </w:p>
        </w:tc>
      </w:tr>
      <w:tr w14:paraId="7CB8D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exact"/>
        </w:trPr>
        <w:tc>
          <w:tcPr>
            <w:tcW w:w="996" w:type="pct"/>
            <w:vAlign w:val="center"/>
          </w:tcPr>
          <w:p w14:paraId="63D927EE">
            <w:pPr>
              <w:spacing w:line="0" w:lineRule="atLeast"/>
              <w:ind w:firstLine="0" w:firstLineChars="0"/>
              <w:jc w:val="center"/>
              <w:rPr>
                <w:color w:val="auto"/>
                <w:highlight w:val="none"/>
                <w:lang w:eastAsia="zh-CN"/>
              </w:rPr>
            </w:pPr>
            <w:r>
              <w:rPr>
                <w:color w:val="auto"/>
                <w:highlight w:val="none"/>
                <w:lang w:eastAsia="zh-CN"/>
              </w:rPr>
              <w:t>提出单位</w:t>
            </w:r>
          </w:p>
        </w:tc>
        <w:tc>
          <w:tcPr>
            <w:tcW w:w="1831" w:type="pct"/>
            <w:vAlign w:val="center"/>
          </w:tcPr>
          <w:p w14:paraId="5EBA91C0">
            <w:pPr>
              <w:spacing w:line="0" w:lineRule="atLeast"/>
              <w:ind w:firstLine="0" w:firstLineChars="0"/>
              <w:jc w:val="center"/>
              <w:rPr>
                <w:color w:val="auto"/>
                <w:highlight w:val="none"/>
                <w:lang w:eastAsia="zh-CN"/>
              </w:rPr>
            </w:pPr>
          </w:p>
        </w:tc>
        <w:tc>
          <w:tcPr>
            <w:tcW w:w="831" w:type="pct"/>
            <w:vAlign w:val="center"/>
          </w:tcPr>
          <w:p w14:paraId="6BE381B7">
            <w:pPr>
              <w:spacing w:line="0" w:lineRule="atLeast"/>
              <w:ind w:firstLine="0" w:firstLineChars="0"/>
              <w:jc w:val="center"/>
              <w:rPr>
                <w:color w:val="auto"/>
                <w:highlight w:val="none"/>
                <w:lang w:eastAsia="zh-CN"/>
              </w:rPr>
            </w:pPr>
            <w:r>
              <w:rPr>
                <w:color w:val="auto"/>
                <w:highlight w:val="none"/>
                <w:lang w:eastAsia="zh-CN"/>
              </w:rPr>
              <w:t>审核时间</w:t>
            </w:r>
          </w:p>
        </w:tc>
        <w:tc>
          <w:tcPr>
            <w:tcW w:w="1340" w:type="pct"/>
            <w:vAlign w:val="center"/>
          </w:tcPr>
          <w:p w14:paraId="6EF9F5C2">
            <w:pPr>
              <w:spacing w:line="0" w:lineRule="atLeast"/>
              <w:ind w:firstLine="0" w:firstLineChars="0"/>
              <w:jc w:val="center"/>
              <w:rPr>
                <w:color w:val="auto"/>
                <w:highlight w:val="none"/>
                <w:lang w:eastAsia="zh-CN"/>
              </w:rPr>
            </w:pPr>
          </w:p>
        </w:tc>
      </w:tr>
      <w:tr w14:paraId="31889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exact"/>
        </w:trPr>
        <w:tc>
          <w:tcPr>
            <w:tcW w:w="996" w:type="pct"/>
            <w:vAlign w:val="center"/>
          </w:tcPr>
          <w:p w14:paraId="296E1D55">
            <w:pPr>
              <w:spacing w:line="0" w:lineRule="atLeast"/>
              <w:ind w:firstLine="0" w:firstLineChars="0"/>
              <w:jc w:val="center"/>
              <w:rPr>
                <w:color w:val="auto"/>
                <w:highlight w:val="none"/>
                <w:lang w:eastAsia="zh-CN"/>
              </w:rPr>
            </w:pPr>
            <w:r>
              <w:rPr>
                <w:color w:val="auto"/>
                <w:highlight w:val="none"/>
                <w:lang w:eastAsia="zh-CN"/>
              </w:rPr>
              <w:t>签证原因</w:t>
            </w:r>
          </w:p>
        </w:tc>
        <w:tc>
          <w:tcPr>
            <w:tcW w:w="4003" w:type="pct"/>
            <w:gridSpan w:val="3"/>
            <w:vAlign w:val="center"/>
          </w:tcPr>
          <w:p w14:paraId="78523593">
            <w:pPr>
              <w:spacing w:line="0" w:lineRule="atLeast"/>
              <w:ind w:firstLine="0" w:firstLineChars="0"/>
              <w:jc w:val="center"/>
              <w:rPr>
                <w:color w:val="auto"/>
                <w:highlight w:val="none"/>
                <w:lang w:eastAsia="zh-CN"/>
              </w:rPr>
            </w:pPr>
          </w:p>
        </w:tc>
      </w:tr>
      <w:tr w14:paraId="4CFB7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exact"/>
        </w:trPr>
        <w:tc>
          <w:tcPr>
            <w:tcW w:w="996" w:type="pct"/>
            <w:vAlign w:val="center"/>
          </w:tcPr>
          <w:p w14:paraId="505310ED">
            <w:pPr>
              <w:spacing w:line="0" w:lineRule="atLeast"/>
              <w:ind w:firstLine="0" w:firstLineChars="0"/>
              <w:jc w:val="center"/>
              <w:rPr>
                <w:color w:val="auto"/>
                <w:highlight w:val="none"/>
                <w:lang w:eastAsia="zh-CN"/>
              </w:rPr>
            </w:pPr>
            <w:r>
              <w:rPr>
                <w:color w:val="auto"/>
                <w:highlight w:val="none"/>
                <w:lang w:eastAsia="zh-CN"/>
              </w:rPr>
              <w:t>签证内容</w:t>
            </w:r>
          </w:p>
        </w:tc>
        <w:tc>
          <w:tcPr>
            <w:tcW w:w="4003" w:type="pct"/>
            <w:gridSpan w:val="3"/>
            <w:vAlign w:val="center"/>
          </w:tcPr>
          <w:p w14:paraId="2FA9F626">
            <w:pPr>
              <w:spacing w:line="0" w:lineRule="atLeast"/>
              <w:ind w:firstLine="0" w:firstLineChars="0"/>
              <w:jc w:val="center"/>
              <w:rPr>
                <w:color w:val="auto"/>
                <w:highlight w:val="none"/>
                <w:lang w:eastAsia="zh-CN"/>
              </w:rPr>
            </w:pPr>
          </w:p>
        </w:tc>
      </w:tr>
      <w:tr w14:paraId="5DBB1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52" w:hRule="atLeast"/>
        </w:trPr>
        <w:tc>
          <w:tcPr>
            <w:tcW w:w="5000" w:type="pct"/>
            <w:gridSpan w:val="4"/>
          </w:tcPr>
          <w:p w14:paraId="4AD1C669">
            <w:pPr>
              <w:spacing w:line="0" w:lineRule="atLeast"/>
              <w:ind w:firstLine="0" w:firstLineChars="0"/>
              <w:rPr>
                <w:color w:val="auto"/>
                <w:highlight w:val="none"/>
                <w:lang w:eastAsia="zh-CN"/>
              </w:rPr>
            </w:pPr>
            <w:r>
              <w:rPr>
                <w:color w:val="auto"/>
                <w:highlight w:val="none"/>
                <w:lang w:eastAsia="zh-CN"/>
              </w:rPr>
              <w:t>审核</w:t>
            </w:r>
            <w:r>
              <w:rPr>
                <w:rFonts w:hint="eastAsia"/>
                <w:color w:val="auto"/>
                <w:highlight w:val="none"/>
                <w:lang w:eastAsia="zh-CN"/>
              </w:rPr>
              <w:t>要点</w:t>
            </w:r>
            <w:r>
              <w:rPr>
                <w:color w:val="auto"/>
                <w:highlight w:val="none"/>
                <w:lang w:eastAsia="zh-CN"/>
              </w:rPr>
              <w:t>：</w:t>
            </w:r>
          </w:p>
          <w:p w14:paraId="5F29B4E7">
            <w:pPr>
              <w:numPr>
                <w:ilvl w:val="0"/>
                <w:numId w:val="63"/>
              </w:numPr>
              <w:spacing w:line="0" w:lineRule="atLeast"/>
              <w:ind w:firstLine="0" w:firstLineChars="0"/>
              <w:rPr>
                <w:color w:val="auto"/>
                <w:highlight w:val="none"/>
                <w:lang w:eastAsia="zh-CN"/>
              </w:rPr>
            </w:pPr>
            <w:r>
              <w:rPr>
                <w:rFonts w:hint="eastAsia"/>
                <w:color w:val="auto"/>
                <w:highlight w:val="none"/>
                <w:lang w:eastAsia="zh-CN"/>
              </w:rPr>
              <w:t>真实性审核</w:t>
            </w:r>
          </w:p>
          <w:p w14:paraId="2B502686">
            <w:pPr>
              <w:numPr>
                <w:ilvl w:val="0"/>
                <w:numId w:val="63"/>
              </w:numPr>
              <w:spacing w:line="0" w:lineRule="atLeast"/>
              <w:ind w:firstLine="0" w:firstLineChars="0"/>
              <w:rPr>
                <w:color w:val="auto"/>
                <w:highlight w:val="none"/>
                <w:lang w:eastAsia="zh-CN"/>
              </w:rPr>
            </w:pPr>
            <w:r>
              <w:rPr>
                <w:color w:val="auto"/>
                <w:highlight w:val="none"/>
                <w:lang w:eastAsia="zh-CN"/>
              </w:rPr>
              <w:t>必要性</w:t>
            </w:r>
            <w:r>
              <w:rPr>
                <w:rFonts w:hint="eastAsia"/>
                <w:color w:val="auto"/>
                <w:highlight w:val="none"/>
                <w:lang w:eastAsia="zh-CN"/>
              </w:rPr>
              <w:t>审核</w:t>
            </w:r>
          </w:p>
          <w:p w14:paraId="0128953A">
            <w:pPr>
              <w:numPr>
                <w:ilvl w:val="0"/>
                <w:numId w:val="63"/>
              </w:numPr>
              <w:spacing w:line="0" w:lineRule="atLeast"/>
              <w:ind w:firstLine="0" w:firstLineChars="0"/>
              <w:rPr>
                <w:color w:val="auto"/>
                <w:highlight w:val="none"/>
                <w:lang w:eastAsia="zh-CN"/>
              </w:rPr>
            </w:pPr>
            <w:r>
              <w:rPr>
                <w:color w:val="auto"/>
                <w:highlight w:val="none"/>
                <w:lang w:eastAsia="zh-CN"/>
              </w:rPr>
              <w:t>程序规范性</w:t>
            </w:r>
            <w:r>
              <w:rPr>
                <w:rFonts w:hint="eastAsia"/>
                <w:color w:val="auto"/>
                <w:highlight w:val="none"/>
                <w:lang w:eastAsia="zh-CN"/>
              </w:rPr>
              <w:t>审核</w:t>
            </w:r>
          </w:p>
          <w:p w14:paraId="3B0B85E1">
            <w:pPr>
              <w:numPr>
                <w:ilvl w:val="0"/>
                <w:numId w:val="63"/>
              </w:numPr>
              <w:spacing w:line="0" w:lineRule="atLeast"/>
              <w:ind w:firstLine="0" w:firstLineChars="0"/>
              <w:rPr>
                <w:color w:val="auto"/>
                <w:highlight w:val="none"/>
                <w:lang w:eastAsia="zh-CN"/>
              </w:rPr>
            </w:pPr>
            <w:r>
              <w:rPr>
                <w:color w:val="auto"/>
                <w:highlight w:val="none"/>
                <w:lang w:eastAsia="zh-CN"/>
              </w:rPr>
              <w:t>内容完整性</w:t>
            </w:r>
            <w:r>
              <w:rPr>
                <w:rFonts w:hint="eastAsia"/>
                <w:color w:val="auto"/>
                <w:highlight w:val="none"/>
                <w:lang w:eastAsia="zh-CN"/>
              </w:rPr>
              <w:t>审核</w:t>
            </w:r>
          </w:p>
          <w:p w14:paraId="471C3159">
            <w:pPr>
              <w:numPr>
                <w:ilvl w:val="0"/>
                <w:numId w:val="63"/>
              </w:numPr>
              <w:spacing w:line="0" w:lineRule="atLeast"/>
              <w:ind w:firstLine="0" w:firstLineChars="0"/>
              <w:rPr>
                <w:color w:val="auto"/>
                <w:highlight w:val="none"/>
                <w:lang w:eastAsia="zh-CN"/>
              </w:rPr>
            </w:pPr>
            <w:r>
              <w:rPr>
                <w:color w:val="auto"/>
                <w:highlight w:val="none"/>
                <w:lang w:eastAsia="zh-CN"/>
              </w:rPr>
              <w:t>减项与重复处理</w:t>
            </w:r>
          </w:p>
          <w:p w14:paraId="465B82AF">
            <w:pPr>
              <w:numPr>
                <w:ilvl w:val="1"/>
                <w:numId w:val="63"/>
              </w:numPr>
              <w:spacing w:line="0" w:lineRule="atLeast"/>
              <w:ind w:firstLine="0" w:firstLineChars="0"/>
              <w:rPr>
                <w:color w:val="auto"/>
                <w:highlight w:val="none"/>
                <w:lang w:eastAsia="zh-CN"/>
              </w:rPr>
            </w:pPr>
            <w:r>
              <w:rPr>
                <w:color w:val="auto"/>
                <w:highlight w:val="none"/>
                <w:lang w:eastAsia="zh-CN"/>
              </w:rPr>
              <w:t>平衡增减</w:t>
            </w:r>
            <w:r>
              <w:rPr>
                <w:rFonts w:hint="eastAsia"/>
                <w:color w:val="auto"/>
                <w:highlight w:val="none"/>
                <w:lang w:eastAsia="zh-CN"/>
              </w:rPr>
              <w:t>；</w:t>
            </w:r>
          </w:p>
          <w:p w14:paraId="1449053C">
            <w:pPr>
              <w:numPr>
                <w:ilvl w:val="1"/>
                <w:numId w:val="63"/>
              </w:numPr>
              <w:spacing w:line="0" w:lineRule="atLeast"/>
              <w:ind w:firstLine="0" w:firstLineChars="0"/>
              <w:rPr>
                <w:color w:val="auto"/>
                <w:highlight w:val="none"/>
                <w:lang w:eastAsia="zh-CN"/>
              </w:rPr>
            </w:pPr>
            <w:r>
              <w:rPr>
                <w:color w:val="auto"/>
                <w:highlight w:val="none"/>
                <w:lang w:eastAsia="zh-CN"/>
              </w:rPr>
              <w:t>剔除重复</w:t>
            </w:r>
            <w:r>
              <w:rPr>
                <w:rFonts w:hint="eastAsia"/>
                <w:color w:val="auto"/>
                <w:highlight w:val="none"/>
                <w:lang w:eastAsia="zh-CN"/>
              </w:rPr>
              <w:t>；</w:t>
            </w:r>
          </w:p>
          <w:p w14:paraId="24F3BAE1">
            <w:pPr>
              <w:numPr>
                <w:ilvl w:val="1"/>
                <w:numId w:val="63"/>
              </w:numPr>
              <w:spacing w:line="0" w:lineRule="atLeast"/>
              <w:ind w:firstLine="0" w:firstLineChars="0"/>
              <w:rPr>
                <w:color w:val="auto"/>
                <w:highlight w:val="none"/>
                <w:lang w:eastAsia="zh-CN"/>
              </w:rPr>
            </w:pPr>
            <w:r>
              <w:rPr>
                <w:color w:val="auto"/>
                <w:highlight w:val="none"/>
                <w:lang w:eastAsia="zh-CN"/>
              </w:rPr>
              <w:t>特殊情况处理</w:t>
            </w:r>
            <w:r>
              <w:rPr>
                <w:rFonts w:hint="eastAsia"/>
                <w:color w:val="auto"/>
                <w:highlight w:val="none"/>
                <w:lang w:eastAsia="zh-CN"/>
              </w:rPr>
              <w:t>；</w:t>
            </w:r>
          </w:p>
          <w:p w14:paraId="0AAC6921">
            <w:pPr>
              <w:numPr>
                <w:ilvl w:val="1"/>
                <w:numId w:val="63"/>
              </w:numPr>
              <w:spacing w:line="0" w:lineRule="atLeast"/>
              <w:ind w:firstLine="0" w:firstLineChars="0"/>
              <w:rPr>
                <w:color w:val="auto"/>
                <w:highlight w:val="none"/>
                <w:lang w:eastAsia="zh-CN"/>
              </w:rPr>
            </w:pPr>
            <w:r>
              <w:rPr>
                <w:color w:val="auto"/>
                <w:highlight w:val="none"/>
                <w:lang w:eastAsia="zh-CN"/>
              </w:rPr>
              <w:t>争议</w:t>
            </w:r>
            <w:r>
              <w:rPr>
                <w:rFonts w:hint="eastAsia"/>
                <w:color w:val="auto"/>
                <w:highlight w:val="none"/>
                <w:lang w:eastAsia="zh-CN"/>
              </w:rPr>
              <w:t>问题。</w:t>
            </w:r>
          </w:p>
          <w:p w14:paraId="4200CA4E">
            <w:pPr>
              <w:numPr>
                <w:ilvl w:val="0"/>
                <w:numId w:val="63"/>
              </w:numPr>
              <w:spacing w:line="0" w:lineRule="atLeast"/>
              <w:ind w:firstLine="0" w:firstLineChars="0"/>
              <w:rPr>
                <w:color w:val="auto"/>
                <w:highlight w:val="none"/>
                <w:lang w:eastAsia="zh-CN"/>
              </w:rPr>
            </w:pPr>
            <w:r>
              <w:rPr>
                <w:color w:val="auto"/>
                <w:highlight w:val="none"/>
                <w:lang w:eastAsia="zh-CN"/>
              </w:rPr>
              <w:t>审核意见与建议</w:t>
            </w:r>
          </w:p>
          <w:p w14:paraId="137F16B9">
            <w:pPr>
              <w:spacing w:line="0" w:lineRule="atLeast"/>
              <w:ind w:firstLine="0" w:firstLineChars="0"/>
              <w:jc w:val="center"/>
              <w:rPr>
                <w:color w:val="auto"/>
                <w:highlight w:val="none"/>
                <w:lang w:eastAsia="zh-CN"/>
              </w:rPr>
            </w:pPr>
          </w:p>
          <w:p w14:paraId="0B3B9555">
            <w:pPr>
              <w:spacing w:line="0" w:lineRule="atLeast"/>
              <w:ind w:firstLine="0" w:firstLineChars="0"/>
              <w:jc w:val="center"/>
              <w:rPr>
                <w:color w:val="auto"/>
                <w:highlight w:val="none"/>
                <w:lang w:eastAsia="zh-CN"/>
              </w:rPr>
            </w:pPr>
          </w:p>
          <w:p w14:paraId="47D9E4DD">
            <w:pPr>
              <w:spacing w:line="0" w:lineRule="atLeast"/>
              <w:ind w:firstLine="0" w:firstLineChars="0"/>
              <w:jc w:val="center"/>
              <w:rPr>
                <w:color w:val="auto"/>
                <w:highlight w:val="none"/>
                <w:lang w:eastAsia="zh-CN"/>
              </w:rPr>
            </w:pPr>
          </w:p>
          <w:p w14:paraId="227CB53A">
            <w:pPr>
              <w:spacing w:line="0" w:lineRule="atLeast"/>
              <w:ind w:firstLine="0" w:firstLineChars="0"/>
              <w:rPr>
                <w:color w:val="auto"/>
                <w:highlight w:val="none"/>
                <w:lang w:eastAsia="zh-CN"/>
              </w:rPr>
            </w:pPr>
          </w:p>
        </w:tc>
      </w:tr>
    </w:tbl>
    <w:p w14:paraId="0AC0C2F0">
      <w:pPr>
        <w:ind w:firstLine="480"/>
        <w:rPr>
          <w:color w:val="auto"/>
          <w:highlight w:val="none"/>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290A745D">
      <w:pPr>
        <w:pStyle w:val="4"/>
        <w:ind w:firstLine="241"/>
        <w:rPr>
          <w:color w:val="auto"/>
          <w:highlight w:val="none"/>
          <w:lang w:eastAsia="zh-CN"/>
        </w:rPr>
      </w:pPr>
      <w:bookmarkStart w:id="1652" w:name="_Toc20083"/>
      <w:bookmarkStart w:id="1653" w:name="_Toc16606"/>
      <w:bookmarkStart w:id="1654" w:name="_Toc4738"/>
      <w:bookmarkStart w:id="1655" w:name="_Toc29992"/>
      <w:bookmarkStart w:id="1656" w:name="_Toc12204"/>
      <w:bookmarkStart w:id="1657" w:name="_Toc28408"/>
      <w:bookmarkStart w:id="1658" w:name="_Toc192580241"/>
      <w:bookmarkStart w:id="1659" w:name="_Toc26739"/>
      <w:bookmarkStart w:id="1660" w:name="_Toc2202"/>
      <w:bookmarkStart w:id="1661" w:name="_Toc29795"/>
      <w:bookmarkStart w:id="1662" w:name="_Toc31562"/>
      <w:bookmarkStart w:id="1663" w:name="_Toc3741"/>
      <w:bookmarkStart w:id="1664" w:name="_Toc4046"/>
      <w:bookmarkStart w:id="1665" w:name="_Toc5298"/>
      <w:bookmarkStart w:id="1666" w:name="_Toc9230"/>
      <w:bookmarkStart w:id="1667" w:name="_Toc30230"/>
      <w:bookmarkStart w:id="1668" w:name="_Toc26693"/>
      <w:bookmarkStart w:id="1669" w:name="_Toc7543"/>
      <w:bookmarkStart w:id="1670" w:name="_Toc23356"/>
      <w:r>
        <w:rPr>
          <w:rFonts w:hint="eastAsia"/>
          <w:color w:val="auto"/>
          <w:highlight w:val="none"/>
          <w:lang w:eastAsia="zh-CN"/>
        </w:rPr>
        <w:t>表3.3-</w:t>
      </w:r>
      <w:r>
        <w:rPr>
          <w:rFonts w:hint="eastAsia"/>
          <w:color w:val="auto"/>
          <w:highlight w:val="none"/>
          <w:lang w:val="en-US" w:eastAsia="zh-CN"/>
        </w:rPr>
        <w:t>18</w:t>
      </w:r>
      <w:r>
        <w:rPr>
          <w:rFonts w:hint="eastAsia"/>
          <w:color w:val="auto"/>
          <w:highlight w:val="none"/>
          <w:lang w:eastAsia="zh-CN"/>
        </w:rPr>
        <w:t xml:space="preserve"> 材料、设备核价报告</w:t>
      </w:r>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p>
    <w:p w14:paraId="4103994D">
      <w:pPr>
        <w:ind w:firstLine="0" w:firstLineChars="0"/>
        <w:jc w:val="center"/>
        <w:rPr>
          <w:rFonts w:ascii="宋体" w:hAnsi="宋体" w:cs="宋体"/>
          <w:b/>
          <w:bCs/>
          <w:color w:val="auto"/>
          <w:sz w:val="44"/>
          <w:szCs w:val="44"/>
          <w:highlight w:val="none"/>
          <w:lang w:eastAsia="zh-CN"/>
        </w:rPr>
      </w:pPr>
      <w:r>
        <w:rPr>
          <w:rFonts w:hint="eastAsia" w:ascii="宋体" w:hAnsi="宋体" w:cs="宋体"/>
          <w:b/>
          <w:bCs/>
          <w:color w:val="auto"/>
          <w:sz w:val="44"/>
          <w:szCs w:val="44"/>
          <w:highlight w:val="none"/>
          <w:lang w:eastAsia="zh-CN"/>
        </w:rPr>
        <w:t>材料、设备核价报告</w:t>
      </w:r>
    </w:p>
    <w:p w14:paraId="7C36E4ED">
      <w:pPr>
        <w:spacing w:before="196" w:line="220" w:lineRule="auto"/>
        <w:ind w:left="127" w:firstLine="476"/>
        <w:rPr>
          <w:rFonts w:ascii="宋体" w:hAnsi="宋体" w:cs="宋体"/>
          <w:color w:val="auto"/>
          <w:highlight w:val="none"/>
          <w:lang w:eastAsia="zh-CN"/>
        </w:rPr>
      </w:pPr>
      <w:r>
        <w:rPr>
          <w:rFonts w:ascii="宋体" w:hAnsi="宋体" w:cs="宋体"/>
          <w:color w:val="auto"/>
          <w:spacing w:val="-1"/>
          <w:highlight w:val="none"/>
          <w:lang w:eastAsia="zh-CN"/>
        </w:rPr>
        <w:t>工程名称：                             单位名称：                                             编</w:t>
      </w:r>
      <w:r>
        <w:rPr>
          <w:rFonts w:ascii="宋体" w:hAnsi="宋体" w:cs="宋体"/>
          <w:color w:val="auto"/>
          <w:spacing w:val="-2"/>
          <w:highlight w:val="none"/>
          <w:lang w:eastAsia="zh-CN"/>
        </w:rPr>
        <w:t>号：</w:t>
      </w:r>
    </w:p>
    <w:p w14:paraId="57D617E5">
      <w:pPr>
        <w:spacing w:line="103" w:lineRule="auto"/>
        <w:ind w:firstLine="40"/>
        <w:rPr>
          <w:rFonts w:ascii="Arial"/>
          <w:color w:val="auto"/>
          <w:sz w:val="2"/>
          <w:highlight w:val="none"/>
          <w:lang w:eastAsia="zh-CN"/>
        </w:rPr>
      </w:pPr>
    </w:p>
    <w:tbl>
      <w:tblPr>
        <w:tblStyle w:val="24"/>
        <w:tblW w:w="5024"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681"/>
        <w:gridCol w:w="1866"/>
        <w:gridCol w:w="1433"/>
        <w:gridCol w:w="657"/>
        <w:gridCol w:w="707"/>
        <w:gridCol w:w="2247"/>
        <w:gridCol w:w="2178"/>
        <w:gridCol w:w="2259"/>
        <w:gridCol w:w="1658"/>
        <w:gridCol w:w="1171"/>
      </w:tblGrid>
      <w:tr w14:paraId="414468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63" w:hRule="atLeast"/>
          <w:jc w:val="center"/>
        </w:trPr>
        <w:tc>
          <w:tcPr>
            <w:tcW w:w="229" w:type="pct"/>
            <w:vMerge w:val="restart"/>
            <w:tcBorders>
              <w:bottom w:val="nil"/>
            </w:tcBorders>
            <w:vAlign w:val="center"/>
          </w:tcPr>
          <w:p w14:paraId="55D719D5">
            <w:pPr>
              <w:widowControl w:val="0"/>
              <w:kinsoku/>
              <w:autoSpaceDE/>
              <w:autoSpaceDN/>
              <w:adjustRightInd/>
              <w:snapToGrid/>
              <w:spacing w:line="0" w:lineRule="atLeast"/>
              <w:ind w:firstLine="0" w:firstLineChars="0"/>
              <w:jc w:val="both"/>
              <w:textAlignment w:val="auto"/>
              <w:rPr>
                <w:color w:val="auto"/>
                <w:highlight w:val="none"/>
              </w:rPr>
            </w:pPr>
            <w:r>
              <w:rPr>
                <w:color w:val="auto"/>
                <w:spacing w:val="-1"/>
                <w:highlight w:val="none"/>
              </w:rPr>
              <w:t>序号</w:t>
            </w:r>
          </w:p>
        </w:tc>
        <w:tc>
          <w:tcPr>
            <w:tcW w:w="628" w:type="pct"/>
            <w:vMerge w:val="restart"/>
            <w:tcBorders>
              <w:bottom w:val="nil"/>
            </w:tcBorders>
            <w:vAlign w:val="center"/>
          </w:tcPr>
          <w:p w14:paraId="6CDA7C38">
            <w:pPr>
              <w:spacing w:line="0" w:lineRule="atLeast"/>
              <w:ind w:firstLine="0" w:firstLineChars="0"/>
              <w:jc w:val="center"/>
              <w:rPr>
                <w:color w:val="auto"/>
                <w:highlight w:val="none"/>
              </w:rPr>
            </w:pPr>
          </w:p>
          <w:p w14:paraId="17A1C142">
            <w:pPr>
              <w:spacing w:line="0" w:lineRule="atLeast"/>
              <w:ind w:firstLine="0" w:firstLineChars="0"/>
              <w:jc w:val="center"/>
              <w:rPr>
                <w:color w:val="auto"/>
                <w:highlight w:val="none"/>
              </w:rPr>
            </w:pPr>
          </w:p>
          <w:p w14:paraId="38F3EA5D">
            <w:pPr>
              <w:spacing w:line="0" w:lineRule="atLeast"/>
              <w:ind w:firstLine="0" w:firstLineChars="0"/>
              <w:jc w:val="center"/>
              <w:rPr>
                <w:color w:val="auto"/>
                <w:highlight w:val="none"/>
              </w:rPr>
            </w:pPr>
          </w:p>
          <w:p w14:paraId="0DBC9D66">
            <w:pPr>
              <w:spacing w:line="0" w:lineRule="atLeast"/>
              <w:ind w:left="135" w:firstLine="0" w:firstLineChars="0"/>
              <w:jc w:val="both"/>
              <w:rPr>
                <w:color w:val="auto"/>
                <w:highlight w:val="none"/>
              </w:rPr>
            </w:pPr>
            <w:r>
              <w:rPr>
                <w:color w:val="auto"/>
                <w:spacing w:val="-2"/>
                <w:highlight w:val="none"/>
              </w:rPr>
              <w:t>材料/设备名称</w:t>
            </w:r>
          </w:p>
        </w:tc>
        <w:tc>
          <w:tcPr>
            <w:tcW w:w="482" w:type="pct"/>
            <w:vMerge w:val="restart"/>
            <w:tcBorders>
              <w:bottom w:val="nil"/>
            </w:tcBorders>
            <w:vAlign w:val="center"/>
          </w:tcPr>
          <w:p w14:paraId="47E594E3">
            <w:pPr>
              <w:spacing w:line="0" w:lineRule="atLeast"/>
              <w:ind w:firstLine="0" w:firstLineChars="0"/>
              <w:jc w:val="center"/>
              <w:rPr>
                <w:color w:val="auto"/>
                <w:highlight w:val="none"/>
              </w:rPr>
            </w:pPr>
          </w:p>
          <w:p w14:paraId="1F10DEDD">
            <w:pPr>
              <w:spacing w:line="0" w:lineRule="atLeast"/>
              <w:ind w:firstLine="0" w:firstLineChars="0"/>
              <w:jc w:val="center"/>
              <w:rPr>
                <w:color w:val="auto"/>
                <w:highlight w:val="none"/>
              </w:rPr>
            </w:pPr>
          </w:p>
          <w:p w14:paraId="0482A93D">
            <w:pPr>
              <w:spacing w:line="0" w:lineRule="atLeast"/>
              <w:ind w:firstLine="0" w:firstLineChars="0"/>
              <w:jc w:val="center"/>
              <w:rPr>
                <w:color w:val="auto"/>
                <w:highlight w:val="none"/>
              </w:rPr>
            </w:pPr>
          </w:p>
          <w:p w14:paraId="1B5CA673">
            <w:pPr>
              <w:spacing w:line="0" w:lineRule="atLeast"/>
              <w:ind w:firstLine="0" w:firstLineChars="0"/>
              <w:jc w:val="both"/>
              <w:rPr>
                <w:color w:val="auto"/>
                <w:highlight w:val="none"/>
              </w:rPr>
            </w:pPr>
            <w:r>
              <w:rPr>
                <w:color w:val="auto"/>
                <w:spacing w:val="-3"/>
                <w:highlight w:val="none"/>
              </w:rPr>
              <w:t>规格型号</w:t>
            </w:r>
          </w:p>
        </w:tc>
        <w:tc>
          <w:tcPr>
            <w:tcW w:w="219" w:type="pct"/>
            <w:vMerge w:val="restart"/>
            <w:tcBorders>
              <w:bottom w:val="nil"/>
            </w:tcBorders>
            <w:vAlign w:val="center"/>
          </w:tcPr>
          <w:p w14:paraId="7CBA4BCB">
            <w:pPr>
              <w:spacing w:line="0" w:lineRule="atLeast"/>
              <w:ind w:firstLine="0" w:firstLineChars="0"/>
              <w:jc w:val="center"/>
              <w:rPr>
                <w:color w:val="auto"/>
                <w:highlight w:val="none"/>
              </w:rPr>
            </w:pPr>
          </w:p>
          <w:p w14:paraId="79472965">
            <w:pPr>
              <w:spacing w:line="0" w:lineRule="atLeast"/>
              <w:ind w:firstLine="0" w:firstLineChars="0"/>
              <w:jc w:val="center"/>
              <w:rPr>
                <w:color w:val="auto"/>
                <w:highlight w:val="none"/>
              </w:rPr>
            </w:pPr>
          </w:p>
          <w:p w14:paraId="2CDD177C">
            <w:pPr>
              <w:spacing w:line="0" w:lineRule="atLeast"/>
              <w:ind w:firstLine="0" w:firstLineChars="0"/>
              <w:jc w:val="center"/>
              <w:rPr>
                <w:color w:val="auto"/>
                <w:highlight w:val="none"/>
              </w:rPr>
            </w:pPr>
          </w:p>
          <w:p w14:paraId="6211D361">
            <w:pPr>
              <w:spacing w:line="0" w:lineRule="atLeast"/>
              <w:ind w:firstLine="0" w:firstLineChars="0"/>
              <w:jc w:val="both"/>
              <w:rPr>
                <w:color w:val="auto"/>
                <w:highlight w:val="none"/>
              </w:rPr>
            </w:pPr>
            <w:r>
              <w:rPr>
                <w:color w:val="auto"/>
                <w:spacing w:val="-15"/>
                <w:highlight w:val="none"/>
              </w:rPr>
              <w:t>品牌</w:t>
            </w:r>
          </w:p>
        </w:tc>
        <w:tc>
          <w:tcPr>
            <w:tcW w:w="238" w:type="pct"/>
            <w:vMerge w:val="restart"/>
            <w:tcBorders>
              <w:bottom w:val="nil"/>
            </w:tcBorders>
            <w:vAlign w:val="center"/>
          </w:tcPr>
          <w:p w14:paraId="294D4D97">
            <w:pPr>
              <w:spacing w:line="0" w:lineRule="atLeast"/>
              <w:ind w:firstLine="0" w:firstLineChars="0"/>
              <w:jc w:val="center"/>
              <w:rPr>
                <w:color w:val="auto"/>
                <w:highlight w:val="none"/>
              </w:rPr>
            </w:pPr>
          </w:p>
          <w:p w14:paraId="61C71865">
            <w:pPr>
              <w:spacing w:line="0" w:lineRule="atLeast"/>
              <w:ind w:firstLine="0" w:firstLineChars="0"/>
              <w:jc w:val="center"/>
              <w:rPr>
                <w:color w:val="auto"/>
                <w:highlight w:val="none"/>
              </w:rPr>
            </w:pPr>
          </w:p>
          <w:p w14:paraId="18846B2B">
            <w:pPr>
              <w:spacing w:line="0" w:lineRule="atLeast"/>
              <w:ind w:firstLine="0" w:firstLineChars="0"/>
              <w:jc w:val="center"/>
              <w:rPr>
                <w:color w:val="auto"/>
                <w:highlight w:val="none"/>
              </w:rPr>
            </w:pPr>
          </w:p>
          <w:p w14:paraId="26592642">
            <w:pPr>
              <w:spacing w:line="0" w:lineRule="atLeast"/>
              <w:ind w:firstLine="0" w:firstLineChars="0"/>
              <w:jc w:val="both"/>
              <w:rPr>
                <w:color w:val="auto"/>
                <w:highlight w:val="none"/>
              </w:rPr>
            </w:pPr>
            <w:r>
              <w:rPr>
                <w:color w:val="auto"/>
                <w:spacing w:val="-6"/>
                <w:highlight w:val="none"/>
              </w:rPr>
              <w:t>单位</w:t>
            </w:r>
          </w:p>
        </w:tc>
        <w:tc>
          <w:tcPr>
            <w:tcW w:w="2807" w:type="pct"/>
            <w:gridSpan w:val="4"/>
            <w:vAlign w:val="center"/>
          </w:tcPr>
          <w:p w14:paraId="79CE08B9">
            <w:pPr>
              <w:spacing w:line="0" w:lineRule="atLeast"/>
              <w:ind w:left="2390" w:firstLine="0" w:firstLineChars="0"/>
              <w:jc w:val="center"/>
              <w:rPr>
                <w:color w:val="auto"/>
                <w:highlight w:val="none"/>
                <w:lang w:eastAsia="zh-CN"/>
              </w:rPr>
            </w:pPr>
            <w:r>
              <w:rPr>
                <w:color w:val="auto"/>
                <w:spacing w:val="-1"/>
                <w:highlight w:val="none"/>
                <w:lang w:eastAsia="zh-CN"/>
              </w:rPr>
              <w:t>至少</w:t>
            </w:r>
            <w:r>
              <w:rPr>
                <w:rFonts w:hint="eastAsia"/>
                <w:color w:val="auto"/>
                <w:spacing w:val="-1"/>
                <w:highlight w:val="none"/>
                <w:lang w:eastAsia="zh-CN"/>
              </w:rPr>
              <w:t>（</w:t>
            </w:r>
            <w:r>
              <w:rPr>
                <w:color w:val="auto"/>
                <w:spacing w:val="-1"/>
                <w:highlight w:val="none"/>
                <w:lang w:eastAsia="zh-CN"/>
              </w:rPr>
              <w:t>含</w:t>
            </w:r>
            <w:r>
              <w:rPr>
                <w:rFonts w:hint="eastAsia"/>
                <w:color w:val="auto"/>
                <w:spacing w:val="-1"/>
                <w:highlight w:val="none"/>
                <w:lang w:eastAsia="zh-CN"/>
              </w:rPr>
              <w:t>）</w:t>
            </w:r>
            <w:r>
              <w:rPr>
                <w:color w:val="auto"/>
                <w:spacing w:val="-1"/>
                <w:highlight w:val="none"/>
                <w:lang w:eastAsia="zh-CN"/>
              </w:rPr>
              <w:t>三家以上单位报价</w:t>
            </w:r>
          </w:p>
        </w:tc>
        <w:tc>
          <w:tcPr>
            <w:tcW w:w="393" w:type="pct"/>
            <w:vMerge w:val="restart"/>
            <w:tcBorders>
              <w:bottom w:val="nil"/>
            </w:tcBorders>
            <w:vAlign w:val="center"/>
          </w:tcPr>
          <w:p w14:paraId="0C65CDC4">
            <w:pPr>
              <w:spacing w:line="0" w:lineRule="atLeast"/>
              <w:ind w:firstLine="0" w:firstLineChars="0"/>
              <w:jc w:val="center"/>
              <w:rPr>
                <w:color w:val="auto"/>
                <w:highlight w:val="none"/>
                <w:lang w:eastAsia="zh-CN"/>
              </w:rPr>
            </w:pPr>
          </w:p>
          <w:p w14:paraId="4FCD8C21">
            <w:pPr>
              <w:spacing w:line="0" w:lineRule="atLeast"/>
              <w:ind w:firstLine="0" w:firstLineChars="0"/>
              <w:jc w:val="center"/>
              <w:rPr>
                <w:color w:val="auto"/>
                <w:highlight w:val="none"/>
                <w:lang w:eastAsia="zh-CN"/>
              </w:rPr>
            </w:pPr>
          </w:p>
          <w:p w14:paraId="0573E3CF">
            <w:pPr>
              <w:spacing w:line="0" w:lineRule="atLeast"/>
              <w:ind w:firstLine="0" w:firstLineChars="0"/>
              <w:jc w:val="center"/>
              <w:rPr>
                <w:color w:val="auto"/>
                <w:highlight w:val="none"/>
                <w:lang w:eastAsia="zh-CN"/>
              </w:rPr>
            </w:pPr>
          </w:p>
          <w:p w14:paraId="293C26B8">
            <w:pPr>
              <w:spacing w:line="0" w:lineRule="atLeast"/>
              <w:ind w:firstLine="0" w:firstLineChars="0"/>
              <w:jc w:val="center"/>
              <w:rPr>
                <w:color w:val="auto"/>
                <w:highlight w:val="none"/>
              </w:rPr>
            </w:pPr>
            <w:r>
              <w:rPr>
                <w:color w:val="auto"/>
                <w:spacing w:val="-7"/>
                <w:highlight w:val="none"/>
              </w:rPr>
              <w:t>备注</w:t>
            </w:r>
          </w:p>
        </w:tc>
      </w:tr>
      <w:tr w14:paraId="75BB44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417" w:hRule="atLeast"/>
          <w:jc w:val="center"/>
        </w:trPr>
        <w:tc>
          <w:tcPr>
            <w:tcW w:w="229" w:type="pct"/>
            <w:vMerge w:val="continue"/>
            <w:tcBorders>
              <w:top w:val="nil"/>
              <w:bottom w:val="nil"/>
            </w:tcBorders>
            <w:textDirection w:val="tbRlV"/>
            <w:vAlign w:val="center"/>
          </w:tcPr>
          <w:p w14:paraId="6FBF44C3">
            <w:pPr>
              <w:spacing w:line="0" w:lineRule="atLeast"/>
              <w:ind w:firstLine="0" w:firstLineChars="0"/>
              <w:jc w:val="both"/>
              <w:rPr>
                <w:color w:val="auto"/>
                <w:highlight w:val="none"/>
              </w:rPr>
            </w:pPr>
          </w:p>
        </w:tc>
        <w:tc>
          <w:tcPr>
            <w:tcW w:w="628" w:type="pct"/>
            <w:vMerge w:val="continue"/>
            <w:tcBorders>
              <w:top w:val="nil"/>
              <w:bottom w:val="nil"/>
            </w:tcBorders>
            <w:vAlign w:val="center"/>
          </w:tcPr>
          <w:p w14:paraId="5D210AB2">
            <w:pPr>
              <w:spacing w:line="0" w:lineRule="atLeast"/>
              <w:ind w:firstLine="0" w:firstLineChars="0"/>
              <w:jc w:val="center"/>
              <w:rPr>
                <w:color w:val="auto"/>
                <w:highlight w:val="none"/>
              </w:rPr>
            </w:pPr>
          </w:p>
        </w:tc>
        <w:tc>
          <w:tcPr>
            <w:tcW w:w="482" w:type="pct"/>
            <w:vMerge w:val="continue"/>
            <w:tcBorders>
              <w:top w:val="nil"/>
              <w:bottom w:val="nil"/>
            </w:tcBorders>
            <w:vAlign w:val="center"/>
          </w:tcPr>
          <w:p w14:paraId="7FD9C129">
            <w:pPr>
              <w:spacing w:line="0" w:lineRule="atLeast"/>
              <w:ind w:firstLine="0" w:firstLineChars="0"/>
              <w:jc w:val="center"/>
              <w:rPr>
                <w:color w:val="auto"/>
                <w:highlight w:val="none"/>
              </w:rPr>
            </w:pPr>
          </w:p>
        </w:tc>
        <w:tc>
          <w:tcPr>
            <w:tcW w:w="219" w:type="pct"/>
            <w:vMerge w:val="continue"/>
            <w:tcBorders>
              <w:top w:val="nil"/>
              <w:bottom w:val="nil"/>
            </w:tcBorders>
            <w:vAlign w:val="center"/>
          </w:tcPr>
          <w:p w14:paraId="40062A4A">
            <w:pPr>
              <w:spacing w:line="0" w:lineRule="atLeast"/>
              <w:ind w:firstLine="0" w:firstLineChars="0"/>
              <w:jc w:val="center"/>
              <w:rPr>
                <w:color w:val="auto"/>
                <w:highlight w:val="none"/>
              </w:rPr>
            </w:pPr>
          </w:p>
        </w:tc>
        <w:tc>
          <w:tcPr>
            <w:tcW w:w="238" w:type="pct"/>
            <w:vMerge w:val="continue"/>
            <w:tcBorders>
              <w:top w:val="nil"/>
              <w:bottom w:val="nil"/>
            </w:tcBorders>
            <w:vAlign w:val="center"/>
          </w:tcPr>
          <w:p w14:paraId="5102E54F">
            <w:pPr>
              <w:spacing w:line="0" w:lineRule="atLeast"/>
              <w:ind w:firstLine="0" w:firstLineChars="0"/>
              <w:jc w:val="center"/>
              <w:rPr>
                <w:color w:val="auto"/>
                <w:highlight w:val="none"/>
              </w:rPr>
            </w:pPr>
          </w:p>
        </w:tc>
        <w:tc>
          <w:tcPr>
            <w:tcW w:w="756" w:type="pct"/>
            <w:vAlign w:val="center"/>
          </w:tcPr>
          <w:p w14:paraId="2002D65C">
            <w:pPr>
              <w:spacing w:line="0" w:lineRule="atLeast"/>
              <w:ind w:left="449" w:firstLine="0" w:firstLineChars="0"/>
              <w:jc w:val="center"/>
              <w:rPr>
                <w:color w:val="auto"/>
                <w:highlight w:val="none"/>
              </w:rPr>
            </w:pPr>
            <w:r>
              <w:rPr>
                <w:color w:val="auto"/>
                <w:spacing w:val="-2"/>
                <w:highlight w:val="none"/>
              </w:rPr>
              <w:t>报价单位</w:t>
            </w:r>
            <w:r>
              <w:rPr>
                <w:color w:val="auto"/>
                <w:spacing w:val="-32"/>
                <w:highlight w:val="none"/>
              </w:rPr>
              <w:t xml:space="preserve"> </w:t>
            </w:r>
            <w:r>
              <w:rPr>
                <w:color w:val="auto"/>
                <w:spacing w:val="-2"/>
                <w:highlight w:val="none"/>
              </w:rPr>
              <w:t>1</w:t>
            </w:r>
          </w:p>
        </w:tc>
        <w:tc>
          <w:tcPr>
            <w:tcW w:w="732" w:type="pct"/>
            <w:vAlign w:val="center"/>
          </w:tcPr>
          <w:p w14:paraId="76D83878">
            <w:pPr>
              <w:spacing w:line="0" w:lineRule="atLeast"/>
              <w:ind w:firstLine="0" w:firstLineChars="0"/>
              <w:jc w:val="center"/>
              <w:rPr>
                <w:color w:val="auto"/>
                <w:highlight w:val="none"/>
              </w:rPr>
            </w:pPr>
            <w:r>
              <w:rPr>
                <w:color w:val="auto"/>
                <w:spacing w:val="-2"/>
                <w:highlight w:val="none"/>
              </w:rPr>
              <w:t>报价单位</w:t>
            </w:r>
            <w:r>
              <w:rPr>
                <w:color w:val="auto"/>
                <w:spacing w:val="-47"/>
                <w:highlight w:val="none"/>
              </w:rPr>
              <w:t xml:space="preserve"> </w:t>
            </w:r>
            <w:r>
              <w:rPr>
                <w:color w:val="auto"/>
                <w:spacing w:val="-2"/>
                <w:highlight w:val="none"/>
              </w:rPr>
              <w:t>2</w:t>
            </w:r>
          </w:p>
        </w:tc>
        <w:tc>
          <w:tcPr>
            <w:tcW w:w="760" w:type="pct"/>
            <w:vAlign w:val="center"/>
          </w:tcPr>
          <w:p w14:paraId="5D685A4A">
            <w:pPr>
              <w:spacing w:line="0" w:lineRule="atLeast"/>
              <w:ind w:firstLine="0" w:firstLineChars="0"/>
              <w:jc w:val="center"/>
              <w:rPr>
                <w:color w:val="auto"/>
                <w:highlight w:val="none"/>
              </w:rPr>
            </w:pPr>
            <w:r>
              <w:rPr>
                <w:color w:val="auto"/>
                <w:spacing w:val="-2"/>
                <w:highlight w:val="none"/>
              </w:rPr>
              <w:t>报价单位</w:t>
            </w:r>
            <w:r>
              <w:rPr>
                <w:color w:val="auto"/>
                <w:spacing w:val="-45"/>
                <w:highlight w:val="none"/>
              </w:rPr>
              <w:t xml:space="preserve"> </w:t>
            </w:r>
            <w:r>
              <w:rPr>
                <w:color w:val="auto"/>
                <w:spacing w:val="-2"/>
                <w:highlight w:val="none"/>
              </w:rPr>
              <w:t>3</w:t>
            </w:r>
          </w:p>
        </w:tc>
        <w:tc>
          <w:tcPr>
            <w:tcW w:w="558" w:type="pct"/>
            <w:vMerge w:val="restart"/>
            <w:vAlign w:val="center"/>
          </w:tcPr>
          <w:p w14:paraId="37FDDD5C">
            <w:pPr>
              <w:spacing w:line="0" w:lineRule="atLeast"/>
              <w:ind w:firstLine="0" w:firstLineChars="0"/>
              <w:jc w:val="center"/>
              <w:rPr>
                <w:color w:val="auto"/>
                <w:spacing w:val="-3"/>
                <w:highlight w:val="none"/>
                <w:lang w:eastAsia="zh-CN"/>
              </w:rPr>
            </w:pPr>
            <w:r>
              <w:rPr>
                <w:color w:val="auto"/>
                <w:spacing w:val="-3"/>
                <w:highlight w:val="none"/>
                <w:lang w:eastAsia="zh-CN"/>
              </w:rPr>
              <w:t>核定金额</w:t>
            </w:r>
          </w:p>
        </w:tc>
        <w:tc>
          <w:tcPr>
            <w:tcW w:w="393" w:type="pct"/>
            <w:vMerge w:val="continue"/>
            <w:tcBorders>
              <w:top w:val="nil"/>
              <w:bottom w:val="nil"/>
            </w:tcBorders>
            <w:vAlign w:val="center"/>
          </w:tcPr>
          <w:p w14:paraId="0D4B1CB2">
            <w:pPr>
              <w:spacing w:line="0" w:lineRule="atLeast"/>
              <w:ind w:firstLine="0" w:firstLineChars="0"/>
              <w:jc w:val="center"/>
              <w:rPr>
                <w:color w:val="auto"/>
                <w:highlight w:val="none"/>
              </w:rPr>
            </w:pPr>
          </w:p>
        </w:tc>
      </w:tr>
      <w:tr w14:paraId="4FCDFF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461" w:hRule="atLeast"/>
          <w:jc w:val="center"/>
        </w:trPr>
        <w:tc>
          <w:tcPr>
            <w:tcW w:w="229" w:type="pct"/>
            <w:vMerge w:val="continue"/>
            <w:tcBorders>
              <w:top w:val="nil"/>
            </w:tcBorders>
            <w:textDirection w:val="tbRlV"/>
            <w:vAlign w:val="center"/>
          </w:tcPr>
          <w:p w14:paraId="617BF5CF">
            <w:pPr>
              <w:spacing w:line="0" w:lineRule="atLeast"/>
              <w:ind w:firstLine="0" w:firstLineChars="0"/>
              <w:jc w:val="both"/>
              <w:rPr>
                <w:color w:val="auto"/>
                <w:highlight w:val="none"/>
              </w:rPr>
            </w:pPr>
          </w:p>
        </w:tc>
        <w:tc>
          <w:tcPr>
            <w:tcW w:w="628" w:type="pct"/>
            <w:vMerge w:val="continue"/>
            <w:tcBorders>
              <w:top w:val="nil"/>
            </w:tcBorders>
            <w:vAlign w:val="center"/>
          </w:tcPr>
          <w:p w14:paraId="57813E08">
            <w:pPr>
              <w:spacing w:line="0" w:lineRule="atLeast"/>
              <w:ind w:firstLine="0" w:firstLineChars="0"/>
              <w:jc w:val="center"/>
              <w:rPr>
                <w:color w:val="auto"/>
                <w:highlight w:val="none"/>
              </w:rPr>
            </w:pPr>
          </w:p>
        </w:tc>
        <w:tc>
          <w:tcPr>
            <w:tcW w:w="482" w:type="pct"/>
            <w:vMerge w:val="continue"/>
            <w:tcBorders>
              <w:top w:val="nil"/>
            </w:tcBorders>
            <w:vAlign w:val="center"/>
          </w:tcPr>
          <w:p w14:paraId="06D52ABF">
            <w:pPr>
              <w:spacing w:line="0" w:lineRule="atLeast"/>
              <w:ind w:firstLine="0" w:firstLineChars="0"/>
              <w:jc w:val="center"/>
              <w:rPr>
                <w:color w:val="auto"/>
                <w:highlight w:val="none"/>
              </w:rPr>
            </w:pPr>
          </w:p>
        </w:tc>
        <w:tc>
          <w:tcPr>
            <w:tcW w:w="219" w:type="pct"/>
            <w:vMerge w:val="continue"/>
            <w:tcBorders>
              <w:top w:val="nil"/>
            </w:tcBorders>
            <w:vAlign w:val="center"/>
          </w:tcPr>
          <w:p w14:paraId="1A1B9CA0">
            <w:pPr>
              <w:spacing w:line="0" w:lineRule="atLeast"/>
              <w:ind w:firstLine="0" w:firstLineChars="0"/>
              <w:jc w:val="center"/>
              <w:rPr>
                <w:color w:val="auto"/>
                <w:highlight w:val="none"/>
              </w:rPr>
            </w:pPr>
          </w:p>
        </w:tc>
        <w:tc>
          <w:tcPr>
            <w:tcW w:w="238" w:type="pct"/>
            <w:vMerge w:val="continue"/>
            <w:tcBorders>
              <w:top w:val="nil"/>
            </w:tcBorders>
            <w:vAlign w:val="center"/>
          </w:tcPr>
          <w:p w14:paraId="7F2E83E8">
            <w:pPr>
              <w:spacing w:line="0" w:lineRule="atLeast"/>
              <w:ind w:firstLine="0" w:firstLineChars="0"/>
              <w:jc w:val="center"/>
              <w:rPr>
                <w:color w:val="auto"/>
                <w:highlight w:val="none"/>
              </w:rPr>
            </w:pPr>
          </w:p>
        </w:tc>
        <w:tc>
          <w:tcPr>
            <w:tcW w:w="756" w:type="pct"/>
            <w:vAlign w:val="center"/>
          </w:tcPr>
          <w:p w14:paraId="275E322F">
            <w:pPr>
              <w:spacing w:line="0" w:lineRule="atLeast"/>
              <w:ind w:left="661" w:right="416" w:firstLine="0" w:firstLineChars="0"/>
              <w:jc w:val="center"/>
              <w:rPr>
                <w:color w:val="auto"/>
                <w:highlight w:val="none"/>
              </w:rPr>
            </w:pPr>
            <w:r>
              <w:rPr>
                <w:color w:val="auto"/>
                <w:spacing w:val="-3"/>
                <w:highlight w:val="none"/>
              </w:rPr>
              <w:t>联系人及</w:t>
            </w:r>
          </w:p>
          <w:p w14:paraId="0595538B">
            <w:pPr>
              <w:spacing w:line="0" w:lineRule="atLeast"/>
              <w:ind w:left="661" w:right="416" w:firstLine="0" w:firstLineChars="0"/>
              <w:jc w:val="center"/>
              <w:rPr>
                <w:color w:val="auto"/>
                <w:highlight w:val="none"/>
              </w:rPr>
            </w:pPr>
            <w:r>
              <w:rPr>
                <w:color w:val="auto"/>
                <w:spacing w:val="-3"/>
                <w:highlight w:val="none"/>
              </w:rPr>
              <w:t>联系方式</w:t>
            </w:r>
          </w:p>
        </w:tc>
        <w:tc>
          <w:tcPr>
            <w:tcW w:w="732" w:type="pct"/>
            <w:vAlign w:val="center"/>
          </w:tcPr>
          <w:p w14:paraId="6D0E623B">
            <w:pPr>
              <w:spacing w:line="0" w:lineRule="atLeast"/>
              <w:ind w:left="460" w:right="451" w:firstLine="0" w:firstLineChars="0"/>
              <w:jc w:val="center"/>
              <w:rPr>
                <w:color w:val="auto"/>
                <w:highlight w:val="none"/>
              </w:rPr>
            </w:pPr>
            <w:r>
              <w:rPr>
                <w:color w:val="auto"/>
                <w:spacing w:val="-3"/>
                <w:highlight w:val="none"/>
              </w:rPr>
              <w:t>联系人及</w:t>
            </w:r>
          </w:p>
          <w:p w14:paraId="049F4E39">
            <w:pPr>
              <w:spacing w:line="0" w:lineRule="atLeast"/>
              <w:ind w:left="460" w:right="451" w:firstLine="0" w:firstLineChars="0"/>
              <w:jc w:val="center"/>
              <w:rPr>
                <w:color w:val="auto"/>
                <w:highlight w:val="none"/>
              </w:rPr>
            </w:pPr>
            <w:r>
              <w:rPr>
                <w:color w:val="auto"/>
                <w:spacing w:val="-3"/>
                <w:highlight w:val="none"/>
              </w:rPr>
              <w:t>联系方式</w:t>
            </w:r>
          </w:p>
        </w:tc>
        <w:tc>
          <w:tcPr>
            <w:tcW w:w="760" w:type="pct"/>
            <w:vAlign w:val="center"/>
          </w:tcPr>
          <w:p w14:paraId="0945A8A5">
            <w:pPr>
              <w:spacing w:line="0" w:lineRule="atLeast"/>
              <w:ind w:left="487" w:right="478" w:firstLine="0" w:firstLineChars="0"/>
              <w:jc w:val="center"/>
              <w:rPr>
                <w:color w:val="auto"/>
                <w:highlight w:val="none"/>
              </w:rPr>
            </w:pPr>
            <w:r>
              <w:rPr>
                <w:color w:val="auto"/>
                <w:spacing w:val="-3"/>
                <w:highlight w:val="none"/>
              </w:rPr>
              <w:t>联系人及</w:t>
            </w:r>
          </w:p>
          <w:p w14:paraId="082FB5CF">
            <w:pPr>
              <w:spacing w:line="0" w:lineRule="atLeast"/>
              <w:ind w:left="487" w:right="478" w:firstLine="0" w:firstLineChars="0"/>
              <w:jc w:val="center"/>
              <w:rPr>
                <w:color w:val="auto"/>
                <w:highlight w:val="none"/>
              </w:rPr>
            </w:pPr>
            <w:r>
              <w:rPr>
                <w:color w:val="auto"/>
                <w:spacing w:val="-3"/>
                <w:highlight w:val="none"/>
              </w:rPr>
              <w:t>联系方式</w:t>
            </w:r>
          </w:p>
        </w:tc>
        <w:tc>
          <w:tcPr>
            <w:tcW w:w="558" w:type="pct"/>
            <w:vMerge w:val="continue"/>
            <w:vAlign w:val="center"/>
          </w:tcPr>
          <w:p w14:paraId="0C223DDC">
            <w:pPr>
              <w:spacing w:line="0" w:lineRule="atLeast"/>
              <w:ind w:left="487" w:right="478" w:firstLine="0" w:firstLineChars="0"/>
              <w:jc w:val="center"/>
              <w:rPr>
                <w:color w:val="auto"/>
                <w:spacing w:val="-3"/>
                <w:highlight w:val="none"/>
                <w:lang w:eastAsia="zh-CN"/>
              </w:rPr>
            </w:pPr>
          </w:p>
        </w:tc>
        <w:tc>
          <w:tcPr>
            <w:tcW w:w="393" w:type="pct"/>
            <w:vMerge w:val="continue"/>
            <w:tcBorders>
              <w:top w:val="nil"/>
            </w:tcBorders>
            <w:vAlign w:val="center"/>
          </w:tcPr>
          <w:p w14:paraId="31CE1778">
            <w:pPr>
              <w:spacing w:line="0" w:lineRule="atLeast"/>
              <w:ind w:firstLine="0" w:firstLineChars="0"/>
              <w:jc w:val="center"/>
              <w:rPr>
                <w:color w:val="auto"/>
                <w:highlight w:val="none"/>
              </w:rPr>
            </w:pPr>
          </w:p>
        </w:tc>
      </w:tr>
      <w:tr w14:paraId="1525F7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533" w:hRule="atLeast"/>
          <w:jc w:val="center"/>
        </w:trPr>
        <w:tc>
          <w:tcPr>
            <w:tcW w:w="229" w:type="pct"/>
            <w:vAlign w:val="center"/>
          </w:tcPr>
          <w:p w14:paraId="29F411AF">
            <w:pPr>
              <w:spacing w:line="0" w:lineRule="atLeast"/>
              <w:ind w:left="214" w:firstLine="0" w:firstLineChars="0"/>
              <w:jc w:val="both"/>
              <w:rPr>
                <w:color w:val="auto"/>
                <w:highlight w:val="none"/>
              </w:rPr>
            </w:pPr>
            <w:r>
              <w:rPr>
                <w:color w:val="auto"/>
                <w:highlight w:val="none"/>
              </w:rPr>
              <w:t>1</w:t>
            </w:r>
          </w:p>
        </w:tc>
        <w:tc>
          <w:tcPr>
            <w:tcW w:w="628" w:type="pct"/>
            <w:vAlign w:val="center"/>
          </w:tcPr>
          <w:p w14:paraId="289BEDE4">
            <w:pPr>
              <w:spacing w:line="0" w:lineRule="atLeast"/>
              <w:ind w:firstLine="0" w:firstLineChars="0"/>
              <w:jc w:val="center"/>
              <w:rPr>
                <w:color w:val="auto"/>
                <w:highlight w:val="none"/>
              </w:rPr>
            </w:pPr>
          </w:p>
        </w:tc>
        <w:tc>
          <w:tcPr>
            <w:tcW w:w="482" w:type="pct"/>
            <w:vAlign w:val="center"/>
          </w:tcPr>
          <w:p w14:paraId="0F7F941D">
            <w:pPr>
              <w:spacing w:line="0" w:lineRule="atLeast"/>
              <w:ind w:firstLine="0" w:firstLineChars="0"/>
              <w:jc w:val="center"/>
              <w:rPr>
                <w:color w:val="auto"/>
                <w:highlight w:val="none"/>
              </w:rPr>
            </w:pPr>
          </w:p>
        </w:tc>
        <w:tc>
          <w:tcPr>
            <w:tcW w:w="219" w:type="pct"/>
            <w:vAlign w:val="center"/>
          </w:tcPr>
          <w:p w14:paraId="384933EA">
            <w:pPr>
              <w:spacing w:line="0" w:lineRule="atLeast"/>
              <w:ind w:firstLine="0" w:firstLineChars="0"/>
              <w:jc w:val="center"/>
              <w:rPr>
                <w:color w:val="auto"/>
                <w:highlight w:val="none"/>
              </w:rPr>
            </w:pPr>
          </w:p>
        </w:tc>
        <w:tc>
          <w:tcPr>
            <w:tcW w:w="238" w:type="pct"/>
            <w:vAlign w:val="center"/>
          </w:tcPr>
          <w:p w14:paraId="567A7A24">
            <w:pPr>
              <w:spacing w:line="0" w:lineRule="atLeast"/>
              <w:ind w:firstLine="0" w:firstLineChars="0"/>
              <w:jc w:val="center"/>
              <w:rPr>
                <w:color w:val="auto"/>
                <w:highlight w:val="none"/>
              </w:rPr>
            </w:pPr>
          </w:p>
        </w:tc>
        <w:tc>
          <w:tcPr>
            <w:tcW w:w="756" w:type="pct"/>
            <w:vAlign w:val="center"/>
          </w:tcPr>
          <w:p w14:paraId="68DD77CC">
            <w:pPr>
              <w:spacing w:line="0" w:lineRule="atLeast"/>
              <w:ind w:firstLine="0" w:firstLineChars="0"/>
              <w:jc w:val="center"/>
              <w:rPr>
                <w:color w:val="auto"/>
                <w:highlight w:val="none"/>
              </w:rPr>
            </w:pPr>
          </w:p>
        </w:tc>
        <w:tc>
          <w:tcPr>
            <w:tcW w:w="732" w:type="pct"/>
            <w:vAlign w:val="center"/>
          </w:tcPr>
          <w:p w14:paraId="449DA670">
            <w:pPr>
              <w:spacing w:line="0" w:lineRule="atLeast"/>
              <w:ind w:firstLine="0" w:firstLineChars="0"/>
              <w:jc w:val="center"/>
              <w:rPr>
                <w:color w:val="auto"/>
                <w:highlight w:val="none"/>
              </w:rPr>
            </w:pPr>
          </w:p>
        </w:tc>
        <w:tc>
          <w:tcPr>
            <w:tcW w:w="760" w:type="pct"/>
            <w:vAlign w:val="center"/>
          </w:tcPr>
          <w:p w14:paraId="7A331964">
            <w:pPr>
              <w:spacing w:line="0" w:lineRule="atLeast"/>
              <w:ind w:firstLine="0" w:firstLineChars="0"/>
              <w:jc w:val="center"/>
              <w:rPr>
                <w:color w:val="auto"/>
                <w:highlight w:val="none"/>
              </w:rPr>
            </w:pPr>
          </w:p>
        </w:tc>
        <w:tc>
          <w:tcPr>
            <w:tcW w:w="558" w:type="pct"/>
            <w:vAlign w:val="center"/>
          </w:tcPr>
          <w:p w14:paraId="29DF8B2E">
            <w:pPr>
              <w:spacing w:line="0" w:lineRule="atLeast"/>
              <w:ind w:firstLine="0" w:firstLineChars="0"/>
              <w:jc w:val="center"/>
              <w:rPr>
                <w:color w:val="auto"/>
                <w:highlight w:val="none"/>
              </w:rPr>
            </w:pPr>
          </w:p>
        </w:tc>
        <w:tc>
          <w:tcPr>
            <w:tcW w:w="393" w:type="pct"/>
            <w:vAlign w:val="center"/>
          </w:tcPr>
          <w:p w14:paraId="01390A87">
            <w:pPr>
              <w:spacing w:line="0" w:lineRule="atLeast"/>
              <w:ind w:firstLine="0" w:firstLineChars="0"/>
              <w:jc w:val="center"/>
              <w:rPr>
                <w:color w:val="auto"/>
                <w:highlight w:val="none"/>
              </w:rPr>
            </w:pPr>
          </w:p>
        </w:tc>
      </w:tr>
      <w:tr w14:paraId="539B09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524" w:hRule="atLeast"/>
          <w:jc w:val="center"/>
        </w:trPr>
        <w:tc>
          <w:tcPr>
            <w:tcW w:w="229" w:type="pct"/>
            <w:vAlign w:val="center"/>
          </w:tcPr>
          <w:p w14:paraId="6E46D0BD">
            <w:pPr>
              <w:spacing w:line="0" w:lineRule="atLeast"/>
              <w:ind w:left="199" w:firstLine="0" w:firstLineChars="0"/>
              <w:jc w:val="both"/>
              <w:rPr>
                <w:color w:val="auto"/>
                <w:highlight w:val="none"/>
              </w:rPr>
            </w:pPr>
            <w:r>
              <w:rPr>
                <w:color w:val="auto"/>
                <w:highlight w:val="none"/>
              </w:rPr>
              <w:t>2</w:t>
            </w:r>
          </w:p>
        </w:tc>
        <w:tc>
          <w:tcPr>
            <w:tcW w:w="628" w:type="pct"/>
            <w:vAlign w:val="center"/>
          </w:tcPr>
          <w:p w14:paraId="5B9C383C">
            <w:pPr>
              <w:spacing w:line="0" w:lineRule="atLeast"/>
              <w:ind w:firstLine="0" w:firstLineChars="0"/>
              <w:jc w:val="center"/>
              <w:rPr>
                <w:color w:val="auto"/>
                <w:highlight w:val="none"/>
              </w:rPr>
            </w:pPr>
          </w:p>
        </w:tc>
        <w:tc>
          <w:tcPr>
            <w:tcW w:w="482" w:type="pct"/>
            <w:vAlign w:val="center"/>
          </w:tcPr>
          <w:p w14:paraId="2C640CF4">
            <w:pPr>
              <w:spacing w:line="0" w:lineRule="atLeast"/>
              <w:ind w:firstLine="0" w:firstLineChars="0"/>
              <w:jc w:val="center"/>
              <w:rPr>
                <w:color w:val="auto"/>
                <w:highlight w:val="none"/>
              </w:rPr>
            </w:pPr>
          </w:p>
        </w:tc>
        <w:tc>
          <w:tcPr>
            <w:tcW w:w="219" w:type="pct"/>
            <w:vAlign w:val="center"/>
          </w:tcPr>
          <w:p w14:paraId="264C3D9E">
            <w:pPr>
              <w:spacing w:line="0" w:lineRule="atLeast"/>
              <w:ind w:firstLine="0" w:firstLineChars="0"/>
              <w:jc w:val="center"/>
              <w:rPr>
                <w:color w:val="auto"/>
                <w:highlight w:val="none"/>
              </w:rPr>
            </w:pPr>
          </w:p>
        </w:tc>
        <w:tc>
          <w:tcPr>
            <w:tcW w:w="238" w:type="pct"/>
            <w:vAlign w:val="center"/>
          </w:tcPr>
          <w:p w14:paraId="64F64E3B">
            <w:pPr>
              <w:spacing w:line="0" w:lineRule="atLeast"/>
              <w:ind w:firstLine="0" w:firstLineChars="0"/>
              <w:jc w:val="center"/>
              <w:rPr>
                <w:color w:val="auto"/>
                <w:highlight w:val="none"/>
              </w:rPr>
            </w:pPr>
          </w:p>
        </w:tc>
        <w:tc>
          <w:tcPr>
            <w:tcW w:w="756" w:type="pct"/>
            <w:vAlign w:val="center"/>
          </w:tcPr>
          <w:p w14:paraId="29599097">
            <w:pPr>
              <w:spacing w:line="0" w:lineRule="atLeast"/>
              <w:ind w:firstLine="0" w:firstLineChars="0"/>
              <w:jc w:val="center"/>
              <w:rPr>
                <w:color w:val="auto"/>
                <w:highlight w:val="none"/>
              </w:rPr>
            </w:pPr>
          </w:p>
        </w:tc>
        <w:tc>
          <w:tcPr>
            <w:tcW w:w="732" w:type="pct"/>
            <w:vAlign w:val="center"/>
          </w:tcPr>
          <w:p w14:paraId="7EB5C521">
            <w:pPr>
              <w:spacing w:line="0" w:lineRule="atLeast"/>
              <w:ind w:firstLine="0" w:firstLineChars="0"/>
              <w:jc w:val="center"/>
              <w:rPr>
                <w:color w:val="auto"/>
                <w:highlight w:val="none"/>
              </w:rPr>
            </w:pPr>
          </w:p>
        </w:tc>
        <w:tc>
          <w:tcPr>
            <w:tcW w:w="760" w:type="pct"/>
            <w:vAlign w:val="center"/>
          </w:tcPr>
          <w:p w14:paraId="5268E9B6">
            <w:pPr>
              <w:spacing w:line="0" w:lineRule="atLeast"/>
              <w:ind w:firstLine="0" w:firstLineChars="0"/>
              <w:jc w:val="center"/>
              <w:rPr>
                <w:color w:val="auto"/>
                <w:highlight w:val="none"/>
              </w:rPr>
            </w:pPr>
          </w:p>
        </w:tc>
        <w:tc>
          <w:tcPr>
            <w:tcW w:w="558" w:type="pct"/>
            <w:vAlign w:val="center"/>
          </w:tcPr>
          <w:p w14:paraId="018227AE">
            <w:pPr>
              <w:spacing w:line="0" w:lineRule="atLeast"/>
              <w:ind w:firstLine="0" w:firstLineChars="0"/>
              <w:jc w:val="center"/>
              <w:rPr>
                <w:color w:val="auto"/>
                <w:highlight w:val="none"/>
              </w:rPr>
            </w:pPr>
          </w:p>
        </w:tc>
        <w:tc>
          <w:tcPr>
            <w:tcW w:w="393" w:type="pct"/>
            <w:vAlign w:val="center"/>
          </w:tcPr>
          <w:p w14:paraId="7CEB1C06">
            <w:pPr>
              <w:spacing w:line="0" w:lineRule="atLeast"/>
              <w:ind w:firstLine="0" w:firstLineChars="0"/>
              <w:jc w:val="center"/>
              <w:rPr>
                <w:color w:val="auto"/>
                <w:highlight w:val="none"/>
              </w:rPr>
            </w:pPr>
          </w:p>
        </w:tc>
      </w:tr>
      <w:tr w14:paraId="7D2A40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560" w:hRule="atLeast"/>
          <w:jc w:val="center"/>
        </w:trPr>
        <w:tc>
          <w:tcPr>
            <w:tcW w:w="229" w:type="pct"/>
            <w:vAlign w:val="center"/>
          </w:tcPr>
          <w:p w14:paraId="11C41A55">
            <w:pPr>
              <w:spacing w:line="0" w:lineRule="atLeast"/>
              <w:ind w:firstLine="0" w:firstLineChars="0"/>
              <w:jc w:val="both"/>
              <w:rPr>
                <w:color w:val="auto"/>
                <w:highlight w:val="none"/>
              </w:rPr>
            </w:pPr>
          </w:p>
          <w:p w14:paraId="3E021613">
            <w:pPr>
              <w:spacing w:line="0" w:lineRule="atLeast"/>
              <w:ind w:left="201" w:firstLine="0" w:firstLineChars="0"/>
              <w:jc w:val="both"/>
              <w:rPr>
                <w:color w:val="auto"/>
                <w:highlight w:val="none"/>
              </w:rPr>
            </w:pPr>
            <w:r>
              <w:rPr>
                <w:color w:val="auto"/>
                <w:highlight w:val="none"/>
              </w:rPr>
              <w:t>3</w:t>
            </w:r>
          </w:p>
        </w:tc>
        <w:tc>
          <w:tcPr>
            <w:tcW w:w="628" w:type="pct"/>
            <w:vAlign w:val="center"/>
          </w:tcPr>
          <w:p w14:paraId="4577A07D">
            <w:pPr>
              <w:spacing w:line="0" w:lineRule="atLeast"/>
              <w:ind w:firstLine="0" w:firstLineChars="0"/>
              <w:jc w:val="center"/>
              <w:rPr>
                <w:color w:val="auto"/>
                <w:highlight w:val="none"/>
              </w:rPr>
            </w:pPr>
          </w:p>
        </w:tc>
        <w:tc>
          <w:tcPr>
            <w:tcW w:w="482" w:type="pct"/>
            <w:vAlign w:val="center"/>
          </w:tcPr>
          <w:p w14:paraId="616796E9">
            <w:pPr>
              <w:spacing w:line="0" w:lineRule="atLeast"/>
              <w:ind w:firstLine="0" w:firstLineChars="0"/>
              <w:jc w:val="center"/>
              <w:rPr>
                <w:color w:val="auto"/>
                <w:highlight w:val="none"/>
              </w:rPr>
            </w:pPr>
          </w:p>
        </w:tc>
        <w:tc>
          <w:tcPr>
            <w:tcW w:w="219" w:type="pct"/>
            <w:vAlign w:val="center"/>
          </w:tcPr>
          <w:p w14:paraId="0099E65B">
            <w:pPr>
              <w:spacing w:line="0" w:lineRule="atLeast"/>
              <w:ind w:firstLine="0" w:firstLineChars="0"/>
              <w:jc w:val="center"/>
              <w:rPr>
                <w:color w:val="auto"/>
                <w:highlight w:val="none"/>
              </w:rPr>
            </w:pPr>
          </w:p>
        </w:tc>
        <w:tc>
          <w:tcPr>
            <w:tcW w:w="238" w:type="pct"/>
            <w:vAlign w:val="center"/>
          </w:tcPr>
          <w:p w14:paraId="5F5EA683">
            <w:pPr>
              <w:spacing w:line="0" w:lineRule="atLeast"/>
              <w:ind w:firstLine="0" w:firstLineChars="0"/>
              <w:jc w:val="center"/>
              <w:rPr>
                <w:color w:val="auto"/>
                <w:highlight w:val="none"/>
              </w:rPr>
            </w:pPr>
          </w:p>
        </w:tc>
        <w:tc>
          <w:tcPr>
            <w:tcW w:w="756" w:type="pct"/>
            <w:vAlign w:val="center"/>
          </w:tcPr>
          <w:p w14:paraId="21C1DBF7">
            <w:pPr>
              <w:spacing w:line="0" w:lineRule="atLeast"/>
              <w:ind w:firstLine="0" w:firstLineChars="0"/>
              <w:jc w:val="center"/>
              <w:rPr>
                <w:color w:val="auto"/>
                <w:highlight w:val="none"/>
              </w:rPr>
            </w:pPr>
          </w:p>
        </w:tc>
        <w:tc>
          <w:tcPr>
            <w:tcW w:w="732" w:type="pct"/>
            <w:vAlign w:val="center"/>
          </w:tcPr>
          <w:p w14:paraId="66374B61">
            <w:pPr>
              <w:spacing w:line="0" w:lineRule="atLeast"/>
              <w:ind w:firstLine="0" w:firstLineChars="0"/>
              <w:jc w:val="center"/>
              <w:rPr>
                <w:color w:val="auto"/>
                <w:highlight w:val="none"/>
              </w:rPr>
            </w:pPr>
          </w:p>
        </w:tc>
        <w:tc>
          <w:tcPr>
            <w:tcW w:w="760" w:type="pct"/>
            <w:vAlign w:val="center"/>
          </w:tcPr>
          <w:p w14:paraId="5F598F70">
            <w:pPr>
              <w:spacing w:line="0" w:lineRule="atLeast"/>
              <w:ind w:firstLine="0" w:firstLineChars="0"/>
              <w:jc w:val="center"/>
              <w:rPr>
                <w:color w:val="auto"/>
                <w:highlight w:val="none"/>
              </w:rPr>
            </w:pPr>
          </w:p>
        </w:tc>
        <w:tc>
          <w:tcPr>
            <w:tcW w:w="558" w:type="pct"/>
            <w:vAlign w:val="center"/>
          </w:tcPr>
          <w:p w14:paraId="1C646A30">
            <w:pPr>
              <w:spacing w:line="0" w:lineRule="atLeast"/>
              <w:ind w:firstLine="0" w:firstLineChars="0"/>
              <w:jc w:val="center"/>
              <w:rPr>
                <w:color w:val="auto"/>
                <w:highlight w:val="none"/>
              </w:rPr>
            </w:pPr>
          </w:p>
        </w:tc>
        <w:tc>
          <w:tcPr>
            <w:tcW w:w="393" w:type="pct"/>
            <w:vAlign w:val="center"/>
          </w:tcPr>
          <w:p w14:paraId="4E7B7304">
            <w:pPr>
              <w:spacing w:line="0" w:lineRule="atLeast"/>
              <w:ind w:firstLine="0" w:firstLineChars="0"/>
              <w:jc w:val="center"/>
              <w:rPr>
                <w:color w:val="auto"/>
                <w:highlight w:val="none"/>
              </w:rPr>
            </w:pPr>
          </w:p>
        </w:tc>
      </w:tr>
      <w:tr w14:paraId="63FDC5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565" w:hRule="atLeast"/>
          <w:jc w:val="center"/>
        </w:trPr>
        <w:tc>
          <w:tcPr>
            <w:tcW w:w="229" w:type="pct"/>
            <w:vAlign w:val="center"/>
          </w:tcPr>
          <w:p w14:paraId="50776940">
            <w:pPr>
              <w:spacing w:line="0" w:lineRule="atLeast"/>
              <w:ind w:left="201" w:firstLine="0" w:firstLineChars="0"/>
              <w:jc w:val="both"/>
              <w:rPr>
                <w:color w:val="auto"/>
                <w:highlight w:val="none"/>
                <w:lang w:eastAsia="zh-CN"/>
              </w:rPr>
            </w:pPr>
            <w:r>
              <w:rPr>
                <w:color w:val="auto"/>
                <w:highlight w:val="none"/>
                <w:lang w:eastAsia="zh-CN"/>
              </w:rPr>
              <w:t>4</w:t>
            </w:r>
          </w:p>
        </w:tc>
        <w:tc>
          <w:tcPr>
            <w:tcW w:w="628" w:type="pct"/>
            <w:vAlign w:val="center"/>
          </w:tcPr>
          <w:p w14:paraId="56CFECAF">
            <w:pPr>
              <w:spacing w:line="0" w:lineRule="atLeast"/>
              <w:ind w:firstLine="0" w:firstLineChars="0"/>
              <w:jc w:val="center"/>
              <w:rPr>
                <w:color w:val="auto"/>
                <w:highlight w:val="none"/>
              </w:rPr>
            </w:pPr>
          </w:p>
        </w:tc>
        <w:tc>
          <w:tcPr>
            <w:tcW w:w="482" w:type="pct"/>
            <w:vAlign w:val="center"/>
          </w:tcPr>
          <w:p w14:paraId="3BB252B2">
            <w:pPr>
              <w:spacing w:line="0" w:lineRule="atLeast"/>
              <w:ind w:firstLine="0" w:firstLineChars="0"/>
              <w:jc w:val="center"/>
              <w:rPr>
                <w:color w:val="auto"/>
                <w:highlight w:val="none"/>
              </w:rPr>
            </w:pPr>
          </w:p>
        </w:tc>
        <w:tc>
          <w:tcPr>
            <w:tcW w:w="219" w:type="pct"/>
            <w:vAlign w:val="center"/>
          </w:tcPr>
          <w:p w14:paraId="2C22A5B1">
            <w:pPr>
              <w:spacing w:line="0" w:lineRule="atLeast"/>
              <w:ind w:firstLine="0" w:firstLineChars="0"/>
              <w:jc w:val="center"/>
              <w:rPr>
                <w:color w:val="auto"/>
                <w:highlight w:val="none"/>
              </w:rPr>
            </w:pPr>
          </w:p>
        </w:tc>
        <w:tc>
          <w:tcPr>
            <w:tcW w:w="238" w:type="pct"/>
            <w:vAlign w:val="center"/>
          </w:tcPr>
          <w:p w14:paraId="0A2F0AAC">
            <w:pPr>
              <w:spacing w:line="0" w:lineRule="atLeast"/>
              <w:ind w:firstLine="0" w:firstLineChars="0"/>
              <w:jc w:val="center"/>
              <w:rPr>
                <w:color w:val="auto"/>
                <w:highlight w:val="none"/>
              </w:rPr>
            </w:pPr>
          </w:p>
        </w:tc>
        <w:tc>
          <w:tcPr>
            <w:tcW w:w="756" w:type="pct"/>
            <w:vAlign w:val="center"/>
          </w:tcPr>
          <w:p w14:paraId="6333BA50">
            <w:pPr>
              <w:spacing w:line="0" w:lineRule="atLeast"/>
              <w:ind w:firstLine="0" w:firstLineChars="0"/>
              <w:jc w:val="center"/>
              <w:rPr>
                <w:color w:val="auto"/>
                <w:highlight w:val="none"/>
              </w:rPr>
            </w:pPr>
          </w:p>
        </w:tc>
        <w:tc>
          <w:tcPr>
            <w:tcW w:w="732" w:type="pct"/>
            <w:vAlign w:val="center"/>
          </w:tcPr>
          <w:p w14:paraId="732383D9">
            <w:pPr>
              <w:spacing w:line="0" w:lineRule="atLeast"/>
              <w:ind w:firstLine="0" w:firstLineChars="0"/>
              <w:jc w:val="center"/>
              <w:rPr>
                <w:color w:val="auto"/>
                <w:highlight w:val="none"/>
              </w:rPr>
            </w:pPr>
          </w:p>
        </w:tc>
        <w:tc>
          <w:tcPr>
            <w:tcW w:w="760" w:type="pct"/>
            <w:vAlign w:val="center"/>
          </w:tcPr>
          <w:p w14:paraId="7723F341">
            <w:pPr>
              <w:spacing w:line="0" w:lineRule="atLeast"/>
              <w:ind w:firstLine="0" w:firstLineChars="0"/>
              <w:jc w:val="center"/>
              <w:rPr>
                <w:color w:val="auto"/>
                <w:highlight w:val="none"/>
              </w:rPr>
            </w:pPr>
          </w:p>
        </w:tc>
        <w:tc>
          <w:tcPr>
            <w:tcW w:w="558" w:type="pct"/>
            <w:vAlign w:val="center"/>
          </w:tcPr>
          <w:p w14:paraId="65832880">
            <w:pPr>
              <w:spacing w:line="0" w:lineRule="atLeast"/>
              <w:ind w:firstLine="0" w:firstLineChars="0"/>
              <w:jc w:val="center"/>
              <w:rPr>
                <w:color w:val="auto"/>
                <w:highlight w:val="none"/>
              </w:rPr>
            </w:pPr>
          </w:p>
        </w:tc>
        <w:tc>
          <w:tcPr>
            <w:tcW w:w="393" w:type="pct"/>
            <w:vAlign w:val="center"/>
          </w:tcPr>
          <w:p w14:paraId="6FFF37B4">
            <w:pPr>
              <w:spacing w:line="0" w:lineRule="atLeast"/>
              <w:ind w:firstLine="0" w:firstLineChars="0"/>
              <w:jc w:val="center"/>
              <w:rPr>
                <w:color w:val="auto"/>
                <w:highlight w:val="none"/>
              </w:rPr>
            </w:pPr>
          </w:p>
        </w:tc>
      </w:tr>
      <w:tr w14:paraId="33E58C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565" w:hRule="atLeast"/>
          <w:jc w:val="center"/>
        </w:trPr>
        <w:tc>
          <w:tcPr>
            <w:tcW w:w="229" w:type="pct"/>
            <w:vAlign w:val="center"/>
          </w:tcPr>
          <w:p w14:paraId="02F93D5F">
            <w:pPr>
              <w:spacing w:line="0" w:lineRule="atLeast"/>
              <w:ind w:left="201" w:firstLine="0" w:firstLineChars="0"/>
              <w:jc w:val="both"/>
              <w:rPr>
                <w:color w:val="auto"/>
                <w:highlight w:val="none"/>
                <w:lang w:eastAsia="zh-CN"/>
              </w:rPr>
            </w:pPr>
            <w:r>
              <w:rPr>
                <w:color w:val="auto"/>
                <w:highlight w:val="none"/>
                <w:lang w:eastAsia="zh-CN"/>
              </w:rPr>
              <w:t>5</w:t>
            </w:r>
          </w:p>
        </w:tc>
        <w:tc>
          <w:tcPr>
            <w:tcW w:w="628" w:type="pct"/>
            <w:vAlign w:val="center"/>
          </w:tcPr>
          <w:p w14:paraId="24F9A819">
            <w:pPr>
              <w:spacing w:line="0" w:lineRule="atLeast"/>
              <w:ind w:firstLine="0" w:firstLineChars="0"/>
              <w:jc w:val="center"/>
              <w:rPr>
                <w:color w:val="auto"/>
                <w:highlight w:val="none"/>
              </w:rPr>
            </w:pPr>
          </w:p>
        </w:tc>
        <w:tc>
          <w:tcPr>
            <w:tcW w:w="482" w:type="pct"/>
            <w:vAlign w:val="center"/>
          </w:tcPr>
          <w:p w14:paraId="4BC95EA1">
            <w:pPr>
              <w:spacing w:line="0" w:lineRule="atLeast"/>
              <w:ind w:firstLine="0" w:firstLineChars="0"/>
              <w:jc w:val="center"/>
              <w:rPr>
                <w:color w:val="auto"/>
                <w:highlight w:val="none"/>
              </w:rPr>
            </w:pPr>
          </w:p>
        </w:tc>
        <w:tc>
          <w:tcPr>
            <w:tcW w:w="219" w:type="pct"/>
            <w:vAlign w:val="center"/>
          </w:tcPr>
          <w:p w14:paraId="18A4459F">
            <w:pPr>
              <w:spacing w:line="0" w:lineRule="atLeast"/>
              <w:ind w:firstLine="0" w:firstLineChars="0"/>
              <w:jc w:val="center"/>
              <w:rPr>
                <w:color w:val="auto"/>
                <w:highlight w:val="none"/>
              </w:rPr>
            </w:pPr>
          </w:p>
        </w:tc>
        <w:tc>
          <w:tcPr>
            <w:tcW w:w="238" w:type="pct"/>
            <w:vAlign w:val="center"/>
          </w:tcPr>
          <w:p w14:paraId="01ED12B0">
            <w:pPr>
              <w:spacing w:line="0" w:lineRule="atLeast"/>
              <w:ind w:firstLine="0" w:firstLineChars="0"/>
              <w:jc w:val="center"/>
              <w:rPr>
                <w:color w:val="auto"/>
                <w:highlight w:val="none"/>
              </w:rPr>
            </w:pPr>
          </w:p>
        </w:tc>
        <w:tc>
          <w:tcPr>
            <w:tcW w:w="756" w:type="pct"/>
            <w:vAlign w:val="center"/>
          </w:tcPr>
          <w:p w14:paraId="2B637114">
            <w:pPr>
              <w:spacing w:line="0" w:lineRule="atLeast"/>
              <w:ind w:firstLine="0" w:firstLineChars="0"/>
              <w:jc w:val="center"/>
              <w:rPr>
                <w:color w:val="auto"/>
                <w:highlight w:val="none"/>
              </w:rPr>
            </w:pPr>
          </w:p>
        </w:tc>
        <w:tc>
          <w:tcPr>
            <w:tcW w:w="732" w:type="pct"/>
            <w:vAlign w:val="center"/>
          </w:tcPr>
          <w:p w14:paraId="5357C06D">
            <w:pPr>
              <w:spacing w:line="0" w:lineRule="atLeast"/>
              <w:ind w:firstLine="0" w:firstLineChars="0"/>
              <w:jc w:val="center"/>
              <w:rPr>
                <w:color w:val="auto"/>
                <w:highlight w:val="none"/>
              </w:rPr>
            </w:pPr>
          </w:p>
        </w:tc>
        <w:tc>
          <w:tcPr>
            <w:tcW w:w="760" w:type="pct"/>
            <w:vAlign w:val="center"/>
          </w:tcPr>
          <w:p w14:paraId="09B297AC">
            <w:pPr>
              <w:spacing w:line="0" w:lineRule="atLeast"/>
              <w:ind w:firstLine="0" w:firstLineChars="0"/>
              <w:jc w:val="center"/>
              <w:rPr>
                <w:color w:val="auto"/>
                <w:highlight w:val="none"/>
              </w:rPr>
            </w:pPr>
          </w:p>
        </w:tc>
        <w:tc>
          <w:tcPr>
            <w:tcW w:w="558" w:type="pct"/>
            <w:vAlign w:val="center"/>
          </w:tcPr>
          <w:p w14:paraId="72101283">
            <w:pPr>
              <w:spacing w:line="0" w:lineRule="atLeast"/>
              <w:ind w:firstLine="0" w:firstLineChars="0"/>
              <w:jc w:val="center"/>
              <w:rPr>
                <w:color w:val="auto"/>
                <w:highlight w:val="none"/>
              </w:rPr>
            </w:pPr>
          </w:p>
        </w:tc>
        <w:tc>
          <w:tcPr>
            <w:tcW w:w="393" w:type="pct"/>
            <w:vAlign w:val="center"/>
          </w:tcPr>
          <w:p w14:paraId="114F3BD0">
            <w:pPr>
              <w:spacing w:line="0" w:lineRule="atLeast"/>
              <w:ind w:firstLine="0" w:firstLineChars="0"/>
              <w:jc w:val="center"/>
              <w:rPr>
                <w:color w:val="auto"/>
                <w:highlight w:val="none"/>
              </w:rPr>
            </w:pPr>
          </w:p>
        </w:tc>
      </w:tr>
      <w:tr w14:paraId="0A86DB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565" w:hRule="atLeast"/>
          <w:jc w:val="center"/>
        </w:trPr>
        <w:tc>
          <w:tcPr>
            <w:tcW w:w="229" w:type="pct"/>
            <w:vAlign w:val="center"/>
          </w:tcPr>
          <w:p w14:paraId="363F8C0D">
            <w:pPr>
              <w:spacing w:line="0" w:lineRule="atLeast"/>
              <w:ind w:left="201" w:firstLine="0" w:firstLineChars="0"/>
              <w:jc w:val="both"/>
              <w:rPr>
                <w:color w:val="auto"/>
                <w:highlight w:val="none"/>
                <w:lang w:eastAsia="zh-CN"/>
              </w:rPr>
            </w:pPr>
            <w:r>
              <w:rPr>
                <w:color w:val="auto"/>
                <w:highlight w:val="none"/>
                <w:lang w:eastAsia="zh-CN"/>
              </w:rPr>
              <w:t>6</w:t>
            </w:r>
          </w:p>
        </w:tc>
        <w:tc>
          <w:tcPr>
            <w:tcW w:w="628" w:type="pct"/>
            <w:vAlign w:val="center"/>
          </w:tcPr>
          <w:p w14:paraId="3B086CE0">
            <w:pPr>
              <w:spacing w:line="0" w:lineRule="atLeast"/>
              <w:ind w:firstLine="0" w:firstLineChars="0"/>
              <w:jc w:val="center"/>
              <w:rPr>
                <w:color w:val="auto"/>
                <w:highlight w:val="none"/>
              </w:rPr>
            </w:pPr>
          </w:p>
        </w:tc>
        <w:tc>
          <w:tcPr>
            <w:tcW w:w="482" w:type="pct"/>
            <w:vAlign w:val="center"/>
          </w:tcPr>
          <w:p w14:paraId="698E6ECA">
            <w:pPr>
              <w:spacing w:line="0" w:lineRule="atLeast"/>
              <w:ind w:firstLine="0" w:firstLineChars="0"/>
              <w:jc w:val="center"/>
              <w:rPr>
                <w:color w:val="auto"/>
                <w:highlight w:val="none"/>
              </w:rPr>
            </w:pPr>
          </w:p>
        </w:tc>
        <w:tc>
          <w:tcPr>
            <w:tcW w:w="219" w:type="pct"/>
            <w:vAlign w:val="center"/>
          </w:tcPr>
          <w:p w14:paraId="1824235D">
            <w:pPr>
              <w:spacing w:line="0" w:lineRule="atLeast"/>
              <w:ind w:firstLine="0" w:firstLineChars="0"/>
              <w:jc w:val="center"/>
              <w:rPr>
                <w:color w:val="auto"/>
                <w:highlight w:val="none"/>
              </w:rPr>
            </w:pPr>
          </w:p>
        </w:tc>
        <w:tc>
          <w:tcPr>
            <w:tcW w:w="238" w:type="pct"/>
            <w:vAlign w:val="center"/>
          </w:tcPr>
          <w:p w14:paraId="28F08331">
            <w:pPr>
              <w:spacing w:line="0" w:lineRule="atLeast"/>
              <w:ind w:firstLine="0" w:firstLineChars="0"/>
              <w:jc w:val="center"/>
              <w:rPr>
                <w:color w:val="auto"/>
                <w:highlight w:val="none"/>
              </w:rPr>
            </w:pPr>
          </w:p>
        </w:tc>
        <w:tc>
          <w:tcPr>
            <w:tcW w:w="756" w:type="pct"/>
            <w:vAlign w:val="center"/>
          </w:tcPr>
          <w:p w14:paraId="644A5268">
            <w:pPr>
              <w:spacing w:line="0" w:lineRule="atLeast"/>
              <w:ind w:firstLine="0" w:firstLineChars="0"/>
              <w:jc w:val="center"/>
              <w:rPr>
                <w:color w:val="auto"/>
                <w:highlight w:val="none"/>
              </w:rPr>
            </w:pPr>
          </w:p>
        </w:tc>
        <w:tc>
          <w:tcPr>
            <w:tcW w:w="732" w:type="pct"/>
            <w:vAlign w:val="center"/>
          </w:tcPr>
          <w:p w14:paraId="400EF9B2">
            <w:pPr>
              <w:spacing w:line="0" w:lineRule="atLeast"/>
              <w:ind w:firstLine="0" w:firstLineChars="0"/>
              <w:jc w:val="center"/>
              <w:rPr>
                <w:color w:val="auto"/>
                <w:highlight w:val="none"/>
              </w:rPr>
            </w:pPr>
          </w:p>
        </w:tc>
        <w:tc>
          <w:tcPr>
            <w:tcW w:w="760" w:type="pct"/>
            <w:vAlign w:val="center"/>
          </w:tcPr>
          <w:p w14:paraId="3E9E9815">
            <w:pPr>
              <w:spacing w:line="0" w:lineRule="atLeast"/>
              <w:ind w:firstLine="0" w:firstLineChars="0"/>
              <w:jc w:val="center"/>
              <w:rPr>
                <w:color w:val="auto"/>
                <w:highlight w:val="none"/>
              </w:rPr>
            </w:pPr>
          </w:p>
        </w:tc>
        <w:tc>
          <w:tcPr>
            <w:tcW w:w="558" w:type="pct"/>
            <w:vAlign w:val="center"/>
          </w:tcPr>
          <w:p w14:paraId="2E0E81FE">
            <w:pPr>
              <w:spacing w:line="0" w:lineRule="atLeast"/>
              <w:ind w:firstLine="0" w:firstLineChars="0"/>
              <w:jc w:val="center"/>
              <w:rPr>
                <w:color w:val="auto"/>
                <w:highlight w:val="none"/>
              </w:rPr>
            </w:pPr>
          </w:p>
        </w:tc>
        <w:tc>
          <w:tcPr>
            <w:tcW w:w="393" w:type="pct"/>
            <w:vAlign w:val="center"/>
          </w:tcPr>
          <w:p w14:paraId="09E30C81">
            <w:pPr>
              <w:spacing w:line="0" w:lineRule="atLeast"/>
              <w:ind w:firstLine="0" w:firstLineChars="0"/>
              <w:jc w:val="center"/>
              <w:rPr>
                <w:color w:val="auto"/>
                <w:highlight w:val="none"/>
              </w:rPr>
            </w:pPr>
          </w:p>
        </w:tc>
      </w:tr>
      <w:tr w14:paraId="37B233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2670" w:hRule="atLeast"/>
          <w:jc w:val="center"/>
        </w:trPr>
        <w:tc>
          <w:tcPr>
            <w:tcW w:w="1560" w:type="pct"/>
            <w:gridSpan w:val="4"/>
            <w:vAlign w:val="center"/>
          </w:tcPr>
          <w:p w14:paraId="097A5849">
            <w:pPr>
              <w:spacing w:line="0" w:lineRule="atLeast"/>
              <w:ind w:right="618" w:firstLine="0" w:firstLineChars="0"/>
              <w:jc w:val="both"/>
              <w:rPr>
                <w:color w:val="auto"/>
                <w:spacing w:val="-9"/>
                <w:highlight w:val="none"/>
                <w:lang w:eastAsia="zh-CN"/>
              </w:rPr>
            </w:pPr>
          </w:p>
          <w:p w14:paraId="64767B64">
            <w:pPr>
              <w:spacing w:line="0" w:lineRule="atLeast"/>
              <w:ind w:right="618" w:firstLine="0" w:firstLineChars="0"/>
              <w:jc w:val="both"/>
              <w:rPr>
                <w:color w:val="auto"/>
                <w:spacing w:val="-9"/>
                <w:highlight w:val="none"/>
                <w:lang w:eastAsia="zh-CN"/>
              </w:rPr>
            </w:pPr>
          </w:p>
          <w:p w14:paraId="6F17026D">
            <w:pPr>
              <w:spacing w:line="0" w:lineRule="atLeast"/>
              <w:ind w:right="618" w:firstLine="0" w:firstLineChars="0"/>
              <w:jc w:val="both"/>
              <w:rPr>
                <w:color w:val="auto"/>
                <w:spacing w:val="-9"/>
                <w:highlight w:val="none"/>
                <w:lang w:eastAsia="zh-CN"/>
              </w:rPr>
            </w:pPr>
          </w:p>
          <w:p w14:paraId="0291F849">
            <w:pPr>
              <w:spacing w:line="0" w:lineRule="atLeast"/>
              <w:ind w:right="618" w:firstLine="0" w:firstLineChars="0"/>
              <w:jc w:val="both"/>
              <w:rPr>
                <w:color w:val="auto"/>
                <w:spacing w:val="-9"/>
                <w:highlight w:val="none"/>
                <w:lang w:eastAsia="zh-CN"/>
              </w:rPr>
            </w:pPr>
          </w:p>
          <w:p w14:paraId="1ADFCA61">
            <w:pPr>
              <w:spacing w:line="0" w:lineRule="atLeast"/>
              <w:ind w:right="618" w:firstLine="0" w:firstLineChars="0"/>
              <w:jc w:val="both"/>
              <w:rPr>
                <w:color w:val="auto"/>
                <w:spacing w:val="-9"/>
                <w:highlight w:val="none"/>
                <w:lang w:eastAsia="zh-CN"/>
              </w:rPr>
            </w:pPr>
          </w:p>
          <w:p w14:paraId="622BD2E4">
            <w:pPr>
              <w:spacing w:line="0" w:lineRule="atLeast"/>
              <w:ind w:right="618" w:firstLine="0" w:firstLineChars="0"/>
              <w:jc w:val="both"/>
              <w:rPr>
                <w:color w:val="auto"/>
                <w:highlight w:val="none"/>
              </w:rPr>
            </w:pPr>
            <w:r>
              <w:rPr>
                <w:color w:val="auto"/>
                <w:spacing w:val="-9"/>
                <w:highlight w:val="none"/>
                <w:lang w:eastAsia="zh-CN"/>
              </w:rPr>
              <w:t>施工单位</w:t>
            </w:r>
            <w:r>
              <w:rPr>
                <w:color w:val="auto"/>
                <w:spacing w:val="-9"/>
                <w:highlight w:val="none"/>
              </w:rPr>
              <w:t>：</w:t>
            </w:r>
            <w:r>
              <w:rPr>
                <w:color w:val="auto"/>
                <w:spacing w:val="-9"/>
                <w:highlight w:val="none"/>
                <w:lang w:eastAsia="zh-CN"/>
              </w:rPr>
              <w:t xml:space="preserve">      </w:t>
            </w:r>
            <w:r>
              <w:rPr>
                <w:color w:val="auto"/>
                <w:spacing w:val="-9"/>
                <w:highlight w:val="none"/>
              </w:rPr>
              <w:t>日期：</w:t>
            </w:r>
          </w:p>
        </w:tc>
        <w:tc>
          <w:tcPr>
            <w:tcW w:w="1727" w:type="pct"/>
            <w:gridSpan w:val="3"/>
            <w:vAlign w:val="center"/>
          </w:tcPr>
          <w:p w14:paraId="19B31895">
            <w:pPr>
              <w:spacing w:line="0" w:lineRule="atLeast"/>
              <w:ind w:firstLine="0" w:firstLineChars="0"/>
              <w:jc w:val="center"/>
              <w:rPr>
                <w:color w:val="auto"/>
                <w:highlight w:val="none"/>
              </w:rPr>
            </w:pPr>
          </w:p>
          <w:p w14:paraId="5ECEC4DD">
            <w:pPr>
              <w:spacing w:line="0" w:lineRule="atLeast"/>
              <w:ind w:firstLine="0" w:firstLineChars="0"/>
              <w:jc w:val="both"/>
              <w:rPr>
                <w:color w:val="auto"/>
                <w:highlight w:val="none"/>
              </w:rPr>
            </w:pPr>
          </w:p>
          <w:p w14:paraId="75E07711">
            <w:pPr>
              <w:spacing w:line="0" w:lineRule="atLeast"/>
              <w:ind w:firstLine="0" w:firstLineChars="0"/>
              <w:jc w:val="center"/>
              <w:rPr>
                <w:color w:val="auto"/>
                <w:highlight w:val="none"/>
              </w:rPr>
            </w:pPr>
          </w:p>
          <w:p w14:paraId="111E14D7">
            <w:pPr>
              <w:spacing w:line="0" w:lineRule="atLeast"/>
              <w:ind w:firstLine="0" w:firstLineChars="0"/>
              <w:jc w:val="center"/>
              <w:rPr>
                <w:color w:val="auto"/>
                <w:highlight w:val="none"/>
              </w:rPr>
            </w:pPr>
          </w:p>
          <w:p w14:paraId="7D03EC3C">
            <w:pPr>
              <w:spacing w:line="0" w:lineRule="atLeast"/>
              <w:ind w:firstLine="0" w:firstLineChars="0"/>
              <w:jc w:val="center"/>
              <w:rPr>
                <w:color w:val="auto"/>
                <w:highlight w:val="none"/>
              </w:rPr>
            </w:pPr>
          </w:p>
          <w:p w14:paraId="2260F03C">
            <w:pPr>
              <w:spacing w:line="0" w:lineRule="atLeast"/>
              <w:ind w:firstLine="0" w:firstLineChars="0"/>
              <w:jc w:val="center"/>
              <w:rPr>
                <w:color w:val="auto"/>
                <w:highlight w:val="none"/>
              </w:rPr>
            </w:pPr>
          </w:p>
          <w:p w14:paraId="4A0836BD">
            <w:pPr>
              <w:spacing w:line="0" w:lineRule="atLeast"/>
              <w:ind w:firstLine="0" w:firstLineChars="0"/>
              <w:jc w:val="center"/>
              <w:rPr>
                <w:color w:val="auto"/>
                <w:highlight w:val="none"/>
              </w:rPr>
            </w:pPr>
          </w:p>
          <w:p w14:paraId="27240206">
            <w:pPr>
              <w:spacing w:line="0" w:lineRule="atLeast"/>
              <w:ind w:firstLine="0" w:firstLineChars="0"/>
              <w:jc w:val="both"/>
              <w:rPr>
                <w:color w:val="auto"/>
                <w:highlight w:val="none"/>
              </w:rPr>
            </w:pPr>
            <w:r>
              <w:rPr>
                <w:color w:val="auto"/>
                <w:spacing w:val="-9"/>
                <w:highlight w:val="none"/>
                <w:lang w:eastAsia="zh-CN"/>
              </w:rPr>
              <w:t>监理单位</w:t>
            </w:r>
            <w:r>
              <w:rPr>
                <w:color w:val="auto"/>
                <w:spacing w:val="-9"/>
                <w:highlight w:val="none"/>
              </w:rPr>
              <w:t>：</w:t>
            </w:r>
            <w:r>
              <w:rPr>
                <w:color w:val="auto"/>
                <w:spacing w:val="6"/>
                <w:highlight w:val="none"/>
              </w:rPr>
              <w:t xml:space="preserve">        </w:t>
            </w:r>
            <w:r>
              <w:rPr>
                <w:color w:val="auto"/>
                <w:spacing w:val="-9"/>
                <w:highlight w:val="none"/>
              </w:rPr>
              <w:t>日期：</w:t>
            </w:r>
          </w:p>
        </w:tc>
        <w:tc>
          <w:tcPr>
            <w:tcW w:w="1712" w:type="pct"/>
            <w:gridSpan w:val="3"/>
            <w:vAlign w:val="center"/>
          </w:tcPr>
          <w:p w14:paraId="00A4602C">
            <w:pPr>
              <w:spacing w:line="0" w:lineRule="atLeast"/>
              <w:ind w:firstLine="0" w:firstLineChars="0"/>
              <w:jc w:val="center"/>
              <w:rPr>
                <w:color w:val="auto"/>
                <w:highlight w:val="none"/>
              </w:rPr>
            </w:pPr>
          </w:p>
          <w:p w14:paraId="7705BF0F">
            <w:pPr>
              <w:spacing w:line="0" w:lineRule="atLeast"/>
              <w:ind w:firstLine="0" w:firstLineChars="0"/>
              <w:jc w:val="both"/>
              <w:rPr>
                <w:color w:val="auto"/>
                <w:highlight w:val="none"/>
              </w:rPr>
            </w:pPr>
          </w:p>
          <w:p w14:paraId="5F388174">
            <w:pPr>
              <w:spacing w:line="0" w:lineRule="atLeast"/>
              <w:ind w:firstLine="0" w:firstLineChars="0"/>
              <w:jc w:val="center"/>
              <w:rPr>
                <w:color w:val="auto"/>
                <w:highlight w:val="none"/>
              </w:rPr>
            </w:pPr>
          </w:p>
          <w:p w14:paraId="2C0548BC">
            <w:pPr>
              <w:spacing w:line="0" w:lineRule="atLeast"/>
              <w:ind w:firstLine="0" w:firstLineChars="0"/>
              <w:jc w:val="center"/>
              <w:rPr>
                <w:color w:val="auto"/>
                <w:highlight w:val="none"/>
              </w:rPr>
            </w:pPr>
          </w:p>
          <w:p w14:paraId="53080428">
            <w:pPr>
              <w:spacing w:line="0" w:lineRule="atLeast"/>
              <w:ind w:firstLine="0" w:firstLineChars="0"/>
              <w:jc w:val="center"/>
              <w:rPr>
                <w:color w:val="auto"/>
                <w:highlight w:val="none"/>
              </w:rPr>
            </w:pPr>
          </w:p>
          <w:p w14:paraId="70C68F01">
            <w:pPr>
              <w:spacing w:line="0" w:lineRule="atLeast"/>
              <w:ind w:firstLine="0" w:firstLineChars="0"/>
              <w:jc w:val="center"/>
              <w:rPr>
                <w:color w:val="auto"/>
                <w:highlight w:val="none"/>
              </w:rPr>
            </w:pPr>
          </w:p>
          <w:p w14:paraId="007368A6">
            <w:pPr>
              <w:spacing w:line="0" w:lineRule="atLeast"/>
              <w:ind w:firstLine="0" w:firstLineChars="0"/>
              <w:jc w:val="center"/>
              <w:rPr>
                <w:color w:val="auto"/>
                <w:highlight w:val="none"/>
              </w:rPr>
            </w:pPr>
          </w:p>
          <w:p w14:paraId="4A996CFD">
            <w:pPr>
              <w:spacing w:line="0" w:lineRule="atLeast"/>
              <w:ind w:firstLine="0" w:firstLineChars="0"/>
              <w:jc w:val="both"/>
              <w:rPr>
                <w:color w:val="auto"/>
                <w:highlight w:val="none"/>
              </w:rPr>
            </w:pPr>
            <w:r>
              <w:rPr>
                <w:color w:val="auto"/>
                <w:spacing w:val="-11"/>
                <w:highlight w:val="none"/>
              </w:rPr>
              <w:t>审核人：</w:t>
            </w:r>
            <w:r>
              <w:rPr>
                <w:color w:val="auto"/>
                <w:spacing w:val="6"/>
                <w:highlight w:val="none"/>
              </w:rPr>
              <w:t xml:space="preserve">        </w:t>
            </w:r>
            <w:r>
              <w:rPr>
                <w:color w:val="auto"/>
                <w:spacing w:val="-11"/>
                <w:highlight w:val="none"/>
              </w:rPr>
              <w:t>日期：</w:t>
            </w:r>
          </w:p>
        </w:tc>
      </w:tr>
    </w:tbl>
    <w:p w14:paraId="003C438A">
      <w:pPr>
        <w:rPr>
          <w:rFonts w:hint="eastAsia"/>
          <w:color w:val="auto"/>
          <w:highlight w:val="none"/>
          <w:lang w:eastAsia="zh-CN"/>
        </w:rPr>
      </w:pPr>
      <w:bookmarkStart w:id="1671" w:name="_Toc28689"/>
      <w:bookmarkStart w:id="1672" w:name="_Toc17178"/>
      <w:bookmarkStart w:id="1673" w:name="_Toc30970"/>
      <w:bookmarkStart w:id="1674" w:name="_Toc24074"/>
      <w:bookmarkStart w:id="1675" w:name="_Toc31828"/>
      <w:bookmarkStart w:id="1676" w:name="_Toc22794"/>
      <w:bookmarkStart w:id="1677" w:name="_Toc192580242"/>
      <w:bookmarkStart w:id="1678" w:name="_Toc31246"/>
      <w:bookmarkStart w:id="1679" w:name="_Toc19758"/>
      <w:bookmarkStart w:id="1680" w:name="_Toc26793"/>
      <w:bookmarkStart w:id="1681" w:name="_Toc19367"/>
      <w:bookmarkStart w:id="1682" w:name="_Toc14995"/>
      <w:bookmarkStart w:id="1683" w:name="_Toc19223"/>
      <w:bookmarkStart w:id="1684" w:name="_Toc22845"/>
      <w:r>
        <w:rPr>
          <w:rFonts w:hint="eastAsia"/>
          <w:color w:val="auto"/>
          <w:highlight w:val="none"/>
          <w:lang w:eastAsia="zh-CN"/>
        </w:rPr>
        <w:br w:type="page"/>
      </w:r>
    </w:p>
    <w:p w14:paraId="2607F6BD">
      <w:pPr>
        <w:pStyle w:val="4"/>
        <w:ind w:firstLine="241"/>
        <w:rPr>
          <w:color w:val="auto"/>
          <w:highlight w:val="none"/>
          <w:lang w:eastAsia="zh-CN"/>
        </w:rPr>
      </w:pPr>
      <w:bookmarkStart w:id="1685" w:name="_Toc18839"/>
      <w:bookmarkStart w:id="1686" w:name="_Toc12967"/>
      <w:bookmarkStart w:id="1687" w:name="_Toc19328"/>
      <w:bookmarkStart w:id="1688" w:name="_Toc16869"/>
      <w:bookmarkStart w:id="1689" w:name="_Toc11376"/>
      <w:r>
        <w:rPr>
          <w:rFonts w:hint="eastAsia"/>
          <w:color w:val="auto"/>
          <w:highlight w:val="none"/>
          <w:lang w:eastAsia="zh-CN"/>
        </w:rPr>
        <w:t>表4.3-1 竣工验收计划</w:t>
      </w:r>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p>
    <w:p w14:paraId="7E340625">
      <w:pPr>
        <w:ind w:firstLine="883"/>
        <w:jc w:val="center"/>
        <w:rPr>
          <w:rFonts w:ascii="宋体" w:hAnsi="宋体" w:cs="宋体"/>
          <w:b/>
          <w:bCs/>
          <w:color w:val="auto"/>
          <w:sz w:val="44"/>
          <w:szCs w:val="44"/>
          <w:highlight w:val="none"/>
          <w:lang w:eastAsia="zh-CN"/>
        </w:rPr>
      </w:pPr>
      <w:r>
        <w:rPr>
          <w:rFonts w:hint="eastAsia" w:ascii="宋体" w:hAnsi="宋体" w:cs="宋体"/>
          <w:b/>
          <w:bCs/>
          <w:color w:val="auto"/>
          <w:sz w:val="44"/>
          <w:szCs w:val="44"/>
          <w:highlight w:val="none"/>
          <w:lang w:eastAsia="zh-CN"/>
        </w:rPr>
        <w:t>***竣工验收计划</w:t>
      </w:r>
    </w:p>
    <w:tbl>
      <w:tblPr>
        <w:tblStyle w:val="24"/>
        <w:tblW w:w="14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5"/>
        <w:gridCol w:w="2893"/>
        <w:gridCol w:w="3150"/>
        <w:gridCol w:w="2943"/>
        <w:gridCol w:w="2034"/>
        <w:gridCol w:w="2769"/>
      </w:tblGrid>
      <w:tr w14:paraId="60543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jc w:val="center"/>
        </w:trPr>
        <w:tc>
          <w:tcPr>
            <w:tcW w:w="995" w:type="dxa"/>
            <w:vAlign w:val="center"/>
          </w:tcPr>
          <w:p w14:paraId="5D680B43">
            <w:pPr>
              <w:ind w:firstLine="0" w:firstLineChars="0"/>
              <w:jc w:val="center"/>
              <w:rPr>
                <w:bCs/>
                <w:color w:val="auto"/>
                <w:highlight w:val="none"/>
              </w:rPr>
            </w:pPr>
            <w:r>
              <w:rPr>
                <w:bCs/>
                <w:color w:val="auto"/>
                <w:highlight w:val="none"/>
              </w:rPr>
              <w:t>序号</w:t>
            </w:r>
          </w:p>
        </w:tc>
        <w:tc>
          <w:tcPr>
            <w:tcW w:w="2893" w:type="dxa"/>
            <w:vAlign w:val="center"/>
          </w:tcPr>
          <w:p w14:paraId="233A1B84">
            <w:pPr>
              <w:ind w:firstLine="0" w:firstLineChars="0"/>
              <w:jc w:val="center"/>
              <w:rPr>
                <w:bCs/>
                <w:color w:val="auto"/>
                <w:highlight w:val="none"/>
                <w:lang w:eastAsia="zh-CN"/>
              </w:rPr>
            </w:pPr>
            <w:r>
              <w:rPr>
                <w:bCs/>
                <w:color w:val="auto"/>
                <w:highlight w:val="none"/>
                <w:lang w:eastAsia="zh-CN"/>
              </w:rPr>
              <w:t>验收项目</w:t>
            </w:r>
          </w:p>
        </w:tc>
        <w:tc>
          <w:tcPr>
            <w:tcW w:w="3150" w:type="dxa"/>
            <w:vAlign w:val="center"/>
          </w:tcPr>
          <w:p w14:paraId="1A2CB83F">
            <w:pPr>
              <w:ind w:firstLine="0" w:firstLineChars="0"/>
              <w:jc w:val="center"/>
              <w:rPr>
                <w:bCs/>
                <w:color w:val="auto"/>
                <w:highlight w:val="none"/>
                <w:lang w:eastAsia="zh-CN"/>
              </w:rPr>
            </w:pPr>
            <w:r>
              <w:rPr>
                <w:bCs/>
                <w:color w:val="auto"/>
                <w:highlight w:val="none"/>
                <w:lang w:eastAsia="zh-CN"/>
              </w:rPr>
              <w:t>验收内容</w:t>
            </w:r>
          </w:p>
        </w:tc>
        <w:tc>
          <w:tcPr>
            <w:tcW w:w="2943" w:type="dxa"/>
            <w:vAlign w:val="center"/>
          </w:tcPr>
          <w:p w14:paraId="392CFD53">
            <w:pPr>
              <w:ind w:firstLine="0" w:firstLineChars="0"/>
              <w:jc w:val="center"/>
              <w:rPr>
                <w:bCs/>
                <w:color w:val="auto"/>
                <w:highlight w:val="none"/>
              </w:rPr>
            </w:pPr>
            <w:r>
              <w:rPr>
                <w:bCs/>
                <w:color w:val="auto"/>
                <w:highlight w:val="none"/>
              </w:rPr>
              <w:t>计划开始和完成时间</w:t>
            </w:r>
          </w:p>
        </w:tc>
        <w:tc>
          <w:tcPr>
            <w:tcW w:w="2034" w:type="dxa"/>
            <w:vAlign w:val="center"/>
          </w:tcPr>
          <w:p w14:paraId="38B7F0F0">
            <w:pPr>
              <w:ind w:firstLine="0" w:firstLineChars="0"/>
              <w:jc w:val="center"/>
              <w:rPr>
                <w:bCs/>
                <w:color w:val="auto"/>
                <w:highlight w:val="none"/>
              </w:rPr>
            </w:pPr>
            <w:r>
              <w:rPr>
                <w:bCs/>
                <w:color w:val="auto"/>
                <w:highlight w:val="none"/>
              </w:rPr>
              <w:t>责任人</w:t>
            </w:r>
          </w:p>
        </w:tc>
        <w:tc>
          <w:tcPr>
            <w:tcW w:w="2769" w:type="dxa"/>
            <w:vAlign w:val="center"/>
          </w:tcPr>
          <w:p w14:paraId="684301EA">
            <w:pPr>
              <w:ind w:firstLine="0" w:firstLineChars="0"/>
              <w:jc w:val="center"/>
              <w:rPr>
                <w:bCs/>
                <w:color w:val="auto"/>
                <w:highlight w:val="none"/>
                <w:lang w:eastAsia="zh-CN"/>
              </w:rPr>
            </w:pPr>
            <w:r>
              <w:rPr>
                <w:bCs/>
                <w:color w:val="auto"/>
                <w:highlight w:val="none"/>
                <w:lang w:eastAsia="zh-CN"/>
              </w:rPr>
              <w:t>备注</w:t>
            </w:r>
          </w:p>
        </w:tc>
      </w:tr>
      <w:tr w14:paraId="75184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995" w:type="dxa"/>
            <w:vAlign w:val="center"/>
          </w:tcPr>
          <w:p w14:paraId="50BD500F">
            <w:pPr>
              <w:ind w:firstLine="0" w:firstLineChars="0"/>
              <w:jc w:val="center"/>
              <w:rPr>
                <w:b/>
                <w:color w:val="auto"/>
                <w:highlight w:val="none"/>
              </w:rPr>
            </w:pPr>
          </w:p>
        </w:tc>
        <w:tc>
          <w:tcPr>
            <w:tcW w:w="2893" w:type="dxa"/>
            <w:vAlign w:val="center"/>
          </w:tcPr>
          <w:p w14:paraId="1B7B5589">
            <w:pPr>
              <w:ind w:firstLine="0" w:firstLineChars="0"/>
              <w:jc w:val="center"/>
              <w:rPr>
                <w:b/>
                <w:color w:val="auto"/>
                <w:highlight w:val="none"/>
              </w:rPr>
            </w:pPr>
          </w:p>
        </w:tc>
        <w:tc>
          <w:tcPr>
            <w:tcW w:w="3150" w:type="dxa"/>
            <w:vAlign w:val="center"/>
          </w:tcPr>
          <w:p w14:paraId="6D32E658">
            <w:pPr>
              <w:ind w:firstLine="0" w:firstLineChars="0"/>
              <w:jc w:val="center"/>
              <w:rPr>
                <w:color w:val="auto"/>
                <w:highlight w:val="none"/>
              </w:rPr>
            </w:pPr>
          </w:p>
        </w:tc>
        <w:tc>
          <w:tcPr>
            <w:tcW w:w="2943" w:type="dxa"/>
            <w:vAlign w:val="center"/>
          </w:tcPr>
          <w:p w14:paraId="2DD05BDC">
            <w:pPr>
              <w:ind w:firstLine="0" w:firstLineChars="0"/>
              <w:jc w:val="center"/>
              <w:rPr>
                <w:color w:val="auto"/>
                <w:highlight w:val="none"/>
              </w:rPr>
            </w:pPr>
          </w:p>
        </w:tc>
        <w:tc>
          <w:tcPr>
            <w:tcW w:w="2034" w:type="dxa"/>
          </w:tcPr>
          <w:p w14:paraId="4A700088">
            <w:pPr>
              <w:ind w:firstLine="0" w:firstLineChars="0"/>
              <w:rPr>
                <w:b/>
                <w:color w:val="auto"/>
                <w:highlight w:val="none"/>
              </w:rPr>
            </w:pPr>
          </w:p>
        </w:tc>
        <w:tc>
          <w:tcPr>
            <w:tcW w:w="2769" w:type="dxa"/>
            <w:vAlign w:val="center"/>
          </w:tcPr>
          <w:p w14:paraId="6FB6A138">
            <w:pPr>
              <w:ind w:firstLine="0" w:firstLineChars="0"/>
              <w:jc w:val="center"/>
              <w:rPr>
                <w:color w:val="auto"/>
                <w:highlight w:val="none"/>
              </w:rPr>
            </w:pPr>
          </w:p>
        </w:tc>
      </w:tr>
      <w:tr w14:paraId="5483E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995" w:type="dxa"/>
            <w:vAlign w:val="center"/>
          </w:tcPr>
          <w:p w14:paraId="7187C3E4">
            <w:pPr>
              <w:ind w:firstLine="0" w:firstLineChars="0"/>
              <w:jc w:val="center"/>
              <w:rPr>
                <w:b/>
                <w:color w:val="auto"/>
                <w:highlight w:val="none"/>
              </w:rPr>
            </w:pPr>
          </w:p>
        </w:tc>
        <w:tc>
          <w:tcPr>
            <w:tcW w:w="2893" w:type="dxa"/>
            <w:vAlign w:val="center"/>
          </w:tcPr>
          <w:p w14:paraId="5A47AE98">
            <w:pPr>
              <w:ind w:firstLine="0" w:firstLineChars="0"/>
              <w:jc w:val="center"/>
              <w:rPr>
                <w:b/>
                <w:color w:val="auto"/>
                <w:highlight w:val="none"/>
              </w:rPr>
            </w:pPr>
          </w:p>
        </w:tc>
        <w:tc>
          <w:tcPr>
            <w:tcW w:w="3150" w:type="dxa"/>
            <w:vAlign w:val="center"/>
          </w:tcPr>
          <w:p w14:paraId="4220BD48">
            <w:pPr>
              <w:ind w:firstLine="0" w:firstLineChars="0"/>
              <w:jc w:val="center"/>
              <w:rPr>
                <w:color w:val="auto"/>
                <w:highlight w:val="none"/>
              </w:rPr>
            </w:pPr>
          </w:p>
        </w:tc>
        <w:tc>
          <w:tcPr>
            <w:tcW w:w="2943" w:type="dxa"/>
            <w:vAlign w:val="center"/>
          </w:tcPr>
          <w:p w14:paraId="67C14070">
            <w:pPr>
              <w:ind w:firstLine="0" w:firstLineChars="0"/>
              <w:jc w:val="center"/>
              <w:rPr>
                <w:color w:val="auto"/>
                <w:highlight w:val="none"/>
              </w:rPr>
            </w:pPr>
          </w:p>
        </w:tc>
        <w:tc>
          <w:tcPr>
            <w:tcW w:w="2034" w:type="dxa"/>
          </w:tcPr>
          <w:p w14:paraId="25E512FF">
            <w:pPr>
              <w:ind w:firstLine="0" w:firstLineChars="0"/>
              <w:rPr>
                <w:b/>
                <w:color w:val="auto"/>
                <w:highlight w:val="none"/>
              </w:rPr>
            </w:pPr>
          </w:p>
        </w:tc>
        <w:tc>
          <w:tcPr>
            <w:tcW w:w="2769" w:type="dxa"/>
            <w:vAlign w:val="center"/>
          </w:tcPr>
          <w:p w14:paraId="158D09AC">
            <w:pPr>
              <w:ind w:firstLine="0" w:firstLineChars="0"/>
              <w:jc w:val="center"/>
              <w:rPr>
                <w:color w:val="auto"/>
                <w:highlight w:val="none"/>
              </w:rPr>
            </w:pPr>
          </w:p>
        </w:tc>
      </w:tr>
      <w:tr w14:paraId="676A8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995" w:type="dxa"/>
            <w:vAlign w:val="center"/>
          </w:tcPr>
          <w:p w14:paraId="10BDCBD8">
            <w:pPr>
              <w:ind w:firstLine="0" w:firstLineChars="0"/>
              <w:jc w:val="center"/>
              <w:rPr>
                <w:b/>
                <w:color w:val="auto"/>
                <w:highlight w:val="none"/>
              </w:rPr>
            </w:pPr>
          </w:p>
        </w:tc>
        <w:tc>
          <w:tcPr>
            <w:tcW w:w="2893" w:type="dxa"/>
            <w:vAlign w:val="center"/>
          </w:tcPr>
          <w:p w14:paraId="5F529F1B">
            <w:pPr>
              <w:tabs>
                <w:tab w:val="left" w:pos="267"/>
              </w:tabs>
              <w:ind w:firstLine="0" w:firstLineChars="0"/>
              <w:rPr>
                <w:b/>
                <w:color w:val="auto"/>
                <w:highlight w:val="none"/>
              </w:rPr>
            </w:pPr>
          </w:p>
        </w:tc>
        <w:tc>
          <w:tcPr>
            <w:tcW w:w="3150" w:type="dxa"/>
            <w:vAlign w:val="center"/>
          </w:tcPr>
          <w:p w14:paraId="4E2D9C04">
            <w:pPr>
              <w:ind w:firstLine="0" w:firstLineChars="0"/>
              <w:jc w:val="center"/>
              <w:rPr>
                <w:color w:val="auto"/>
                <w:highlight w:val="none"/>
              </w:rPr>
            </w:pPr>
          </w:p>
        </w:tc>
        <w:tc>
          <w:tcPr>
            <w:tcW w:w="2943" w:type="dxa"/>
            <w:vAlign w:val="center"/>
          </w:tcPr>
          <w:p w14:paraId="44D3B431">
            <w:pPr>
              <w:ind w:firstLine="0" w:firstLineChars="0"/>
              <w:jc w:val="center"/>
              <w:rPr>
                <w:color w:val="auto"/>
                <w:highlight w:val="none"/>
              </w:rPr>
            </w:pPr>
          </w:p>
        </w:tc>
        <w:tc>
          <w:tcPr>
            <w:tcW w:w="2034" w:type="dxa"/>
          </w:tcPr>
          <w:p w14:paraId="402DF90F">
            <w:pPr>
              <w:ind w:firstLine="0" w:firstLineChars="0"/>
              <w:rPr>
                <w:color w:val="auto"/>
                <w:highlight w:val="none"/>
              </w:rPr>
            </w:pPr>
          </w:p>
        </w:tc>
        <w:tc>
          <w:tcPr>
            <w:tcW w:w="2769" w:type="dxa"/>
            <w:vAlign w:val="center"/>
          </w:tcPr>
          <w:p w14:paraId="783F861A">
            <w:pPr>
              <w:tabs>
                <w:tab w:val="left" w:pos="267"/>
              </w:tabs>
              <w:ind w:firstLine="0" w:firstLineChars="0"/>
              <w:jc w:val="center"/>
              <w:rPr>
                <w:color w:val="auto"/>
                <w:highlight w:val="none"/>
              </w:rPr>
            </w:pPr>
          </w:p>
        </w:tc>
      </w:tr>
      <w:tr w14:paraId="4F005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995" w:type="dxa"/>
            <w:vAlign w:val="center"/>
          </w:tcPr>
          <w:p w14:paraId="3F0A9989">
            <w:pPr>
              <w:ind w:firstLine="0" w:firstLineChars="0"/>
              <w:jc w:val="center"/>
              <w:rPr>
                <w:b/>
                <w:color w:val="auto"/>
                <w:highlight w:val="none"/>
              </w:rPr>
            </w:pPr>
          </w:p>
        </w:tc>
        <w:tc>
          <w:tcPr>
            <w:tcW w:w="2893" w:type="dxa"/>
            <w:vAlign w:val="center"/>
          </w:tcPr>
          <w:p w14:paraId="4549B516">
            <w:pPr>
              <w:ind w:firstLine="0" w:firstLineChars="0"/>
              <w:jc w:val="center"/>
              <w:rPr>
                <w:b/>
                <w:color w:val="auto"/>
                <w:highlight w:val="none"/>
              </w:rPr>
            </w:pPr>
          </w:p>
        </w:tc>
        <w:tc>
          <w:tcPr>
            <w:tcW w:w="3150" w:type="dxa"/>
            <w:vAlign w:val="center"/>
          </w:tcPr>
          <w:p w14:paraId="05436DBF">
            <w:pPr>
              <w:ind w:firstLine="0" w:firstLineChars="0"/>
              <w:jc w:val="center"/>
              <w:rPr>
                <w:color w:val="auto"/>
                <w:highlight w:val="none"/>
              </w:rPr>
            </w:pPr>
          </w:p>
        </w:tc>
        <w:tc>
          <w:tcPr>
            <w:tcW w:w="2943" w:type="dxa"/>
            <w:vAlign w:val="center"/>
          </w:tcPr>
          <w:p w14:paraId="0DE8330E">
            <w:pPr>
              <w:ind w:firstLine="0" w:firstLineChars="0"/>
              <w:jc w:val="center"/>
              <w:rPr>
                <w:color w:val="auto"/>
                <w:highlight w:val="none"/>
              </w:rPr>
            </w:pPr>
          </w:p>
        </w:tc>
        <w:tc>
          <w:tcPr>
            <w:tcW w:w="2034" w:type="dxa"/>
          </w:tcPr>
          <w:p w14:paraId="16D6F191">
            <w:pPr>
              <w:ind w:firstLine="0" w:firstLineChars="0"/>
              <w:rPr>
                <w:color w:val="auto"/>
                <w:highlight w:val="none"/>
              </w:rPr>
            </w:pPr>
          </w:p>
        </w:tc>
        <w:tc>
          <w:tcPr>
            <w:tcW w:w="2769" w:type="dxa"/>
            <w:vAlign w:val="center"/>
          </w:tcPr>
          <w:p w14:paraId="122E769A">
            <w:pPr>
              <w:ind w:firstLine="0" w:firstLineChars="0"/>
              <w:jc w:val="center"/>
              <w:rPr>
                <w:color w:val="auto"/>
                <w:highlight w:val="none"/>
              </w:rPr>
            </w:pPr>
          </w:p>
        </w:tc>
      </w:tr>
      <w:tr w14:paraId="68879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995" w:type="dxa"/>
            <w:vAlign w:val="center"/>
          </w:tcPr>
          <w:p w14:paraId="0388305B">
            <w:pPr>
              <w:ind w:firstLine="0" w:firstLineChars="0"/>
              <w:jc w:val="center"/>
              <w:rPr>
                <w:bCs/>
                <w:color w:val="auto"/>
                <w:highlight w:val="none"/>
              </w:rPr>
            </w:pPr>
          </w:p>
        </w:tc>
        <w:tc>
          <w:tcPr>
            <w:tcW w:w="2893" w:type="dxa"/>
            <w:vAlign w:val="center"/>
          </w:tcPr>
          <w:p w14:paraId="5F4E5324">
            <w:pPr>
              <w:ind w:firstLine="0" w:firstLineChars="0"/>
              <w:jc w:val="center"/>
              <w:rPr>
                <w:b/>
                <w:color w:val="auto"/>
                <w:highlight w:val="none"/>
              </w:rPr>
            </w:pPr>
          </w:p>
        </w:tc>
        <w:tc>
          <w:tcPr>
            <w:tcW w:w="3150" w:type="dxa"/>
            <w:vAlign w:val="center"/>
          </w:tcPr>
          <w:p w14:paraId="19F6A623">
            <w:pPr>
              <w:ind w:firstLine="0" w:firstLineChars="0"/>
              <w:jc w:val="center"/>
              <w:rPr>
                <w:color w:val="auto"/>
                <w:highlight w:val="none"/>
              </w:rPr>
            </w:pPr>
          </w:p>
        </w:tc>
        <w:tc>
          <w:tcPr>
            <w:tcW w:w="2943" w:type="dxa"/>
            <w:vAlign w:val="center"/>
          </w:tcPr>
          <w:p w14:paraId="381CDC24">
            <w:pPr>
              <w:ind w:firstLine="0" w:firstLineChars="0"/>
              <w:jc w:val="center"/>
              <w:rPr>
                <w:color w:val="auto"/>
                <w:highlight w:val="none"/>
              </w:rPr>
            </w:pPr>
          </w:p>
        </w:tc>
        <w:tc>
          <w:tcPr>
            <w:tcW w:w="2034" w:type="dxa"/>
          </w:tcPr>
          <w:p w14:paraId="79B1ADDD">
            <w:pPr>
              <w:ind w:firstLine="0" w:firstLineChars="0"/>
              <w:rPr>
                <w:color w:val="auto"/>
                <w:highlight w:val="none"/>
              </w:rPr>
            </w:pPr>
          </w:p>
        </w:tc>
        <w:tc>
          <w:tcPr>
            <w:tcW w:w="2769" w:type="dxa"/>
            <w:vAlign w:val="center"/>
          </w:tcPr>
          <w:p w14:paraId="5FB9D8BE">
            <w:pPr>
              <w:ind w:firstLine="0" w:firstLineChars="0"/>
              <w:jc w:val="center"/>
              <w:rPr>
                <w:color w:val="auto"/>
                <w:highlight w:val="none"/>
              </w:rPr>
            </w:pPr>
          </w:p>
        </w:tc>
      </w:tr>
      <w:tr w14:paraId="50C7B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995" w:type="dxa"/>
            <w:vAlign w:val="center"/>
          </w:tcPr>
          <w:p w14:paraId="6C3E12AC">
            <w:pPr>
              <w:ind w:firstLine="0" w:firstLineChars="0"/>
              <w:jc w:val="center"/>
              <w:rPr>
                <w:b/>
                <w:color w:val="auto"/>
                <w:highlight w:val="none"/>
              </w:rPr>
            </w:pPr>
          </w:p>
        </w:tc>
        <w:tc>
          <w:tcPr>
            <w:tcW w:w="2893" w:type="dxa"/>
            <w:vAlign w:val="center"/>
          </w:tcPr>
          <w:p w14:paraId="26A640FB">
            <w:pPr>
              <w:ind w:firstLine="0" w:firstLineChars="0"/>
              <w:jc w:val="center"/>
              <w:rPr>
                <w:b/>
                <w:color w:val="auto"/>
                <w:highlight w:val="none"/>
              </w:rPr>
            </w:pPr>
          </w:p>
        </w:tc>
        <w:tc>
          <w:tcPr>
            <w:tcW w:w="3150" w:type="dxa"/>
            <w:vAlign w:val="center"/>
          </w:tcPr>
          <w:p w14:paraId="74A9F409">
            <w:pPr>
              <w:ind w:firstLine="0" w:firstLineChars="0"/>
              <w:jc w:val="center"/>
              <w:rPr>
                <w:color w:val="auto"/>
                <w:highlight w:val="none"/>
              </w:rPr>
            </w:pPr>
          </w:p>
        </w:tc>
        <w:tc>
          <w:tcPr>
            <w:tcW w:w="2943" w:type="dxa"/>
            <w:vAlign w:val="center"/>
          </w:tcPr>
          <w:p w14:paraId="6F47AAC1">
            <w:pPr>
              <w:ind w:firstLine="0" w:firstLineChars="0"/>
              <w:jc w:val="center"/>
              <w:rPr>
                <w:color w:val="auto"/>
                <w:highlight w:val="none"/>
              </w:rPr>
            </w:pPr>
          </w:p>
        </w:tc>
        <w:tc>
          <w:tcPr>
            <w:tcW w:w="2034" w:type="dxa"/>
          </w:tcPr>
          <w:p w14:paraId="174B87F2">
            <w:pPr>
              <w:ind w:firstLine="0" w:firstLineChars="0"/>
              <w:jc w:val="center"/>
              <w:rPr>
                <w:color w:val="auto"/>
                <w:highlight w:val="none"/>
              </w:rPr>
            </w:pPr>
          </w:p>
        </w:tc>
        <w:tc>
          <w:tcPr>
            <w:tcW w:w="2769" w:type="dxa"/>
            <w:vAlign w:val="center"/>
          </w:tcPr>
          <w:p w14:paraId="51D3D9E5">
            <w:pPr>
              <w:ind w:firstLine="0" w:firstLineChars="0"/>
              <w:jc w:val="center"/>
              <w:rPr>
                <w:color w:val="auto"/>
                <w:highlight w:val="none"/>
              </w:rPr>
            </w:pPr>
          </w:p>
        </w:tc>
      </w:tr>
      <w:tr w14:paraId="565CD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995" w:type="dxa"/>
            <w:vAlign w:val="center"/>
          </w:tcPr>
          <w:p w14:paraId="2E44AB73">
            <w:pPr>
              <w:ind w:firstLine="0" w:firstLineChars="0"/>
              <w:jc w:val="center"/>
              <w:rPr>
                <w:b/>
                <w:color w:val="auto"/>
                <w:highlight w:val="none"/>
              </w:rPr>
            </w:pPr>
          </w:p>
        </w:tc>
        <w:tc>
          <w:tcPr>
            <w:tcW w:w="2893" w:type="dxa"/>
            <w:vAlign w:val="center"/>
          </w:tcPr>
          <w:p w14:paraId="456AD9FE">
            <w:pPr>
              <w:ind w:firstLine="0" w:firstLineChars="0"/>
              <w:jc w:val="center"/>
              <w:rPr>
                <w:b/>
                <w:color w:val="auto"/>
                <w:highlight w:val="none"/>
              </w:rPr>
            </w:pPr>
          </w:p>
        </w:tc>
        <w:tc>
          <w:tcPr>
            <w:tcW w:w="3150" w:type="dxa"/>
            <w:vAlign w:val="center"/>
          </w:tcPr>
          <w:p w14:paraId="5012D91A">
            <w:pPr>
              <w:ind w:firstLine="0" w:firstLineChars="0"/>
              <w:jc w:val="center"/>
              <w:rPr>
                <w:color w:val="auto"/>
                <w:highlight w:val="none"/>
              </w:rPr>
            </w:pPr>
          </w:p>
        </w:tc>
        <w:tc>
          <w:tcPr>
            <w:tcW w:w="2943" w:type="dxa"/>
            <w:vAlign w:val="center"/>
          </w:tcPr>
          <w:p w14:paraId="5182D3F9">
            <w:pPr>
              <w:ind w:firstLine="0" w:firstLineChars="0"/>
              <w:jc w:val="center"/>
              <w:rPr>
                <w:color w:val="auto"/>
                <w:highlight w:val="none"/>
              </w:rPr>
            </w:pPr>
          </w:p>
        </w:tc>
        <w:tc>
          <w:tcPr>
            <w:tcW w:w="2034" w:type="dxa"/>
          </w:tcPr>
          <w:p w14:paraId="4B58E1E0">
            <w:pPr>
              <w:ind w:firstLine="0" w:firstLineChars="0"/>
              <w:jc w:val="center"/>
              <w:rPr>
                <w:color w:val="auto"/>
                <w:highlight w:val="none"/>
              </w:rPr>
            </w:pPr>
          </w:p>
        </w:tc>
        <w:tc>
          <w:tcPr>
            <w:tcW w:w="2769" w:type="dxa"/>
            <w:vAlign w:val="center"/>
          </w:tcPr>
          <w:p w14:paraId="1E700743">
            <w:pPr>
              <w:ind w:firstLine="0" w:firstLineChars="0"/>
              <w:jc w:val="center"/>
              <w:rPr>
                <w:color w:val="auto"/>
                <w:highlight w:val="none"/>
              </w:rPr>
            </w:pPr>
          </w:p>
        </w:tc>
      </w:tr>
      <w:tr w14:paraId="2A0FC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995" w:type="dxa"/>
            <w:vAlign w:val="center"/>
          </w:tcPr>
          <w:p w14:paraId="6E553CBC">
            <w:pPr>
              <w:ind w:firstLine="0" w:firstLineChars="0"/>
              <w:jc w:val="center"/>
              <w:rPr>
                <w:b/>
                <w:color w:val="auto"/>
                <w:highlight w:val="none"/>
              </w:rPr>
            </w:pPr>
          </w:p>
        </w:tc>
        <w:tc>
          <w:tcPr>
            <w:tcW w:w="2893" w:type="dxa"/>
            <w:vAlign w:val="center"/>
          </w:tcPr>
          <w:p w14:paraId="41173D25">
            <w:pPr>
              <w:ind w:firstLine="0" w:firstLineChars="0"/>
              <w:jc w:val="center"/>
              <w:rPr>
                <w:b/>
                <w:color w:val="auto"/>
                <w:highlight w:val="none"/>
              </w:rPr>
            </w:pPr>
          </w:p>
        </w:tc>
        <w:tc>
          <w:tcPr>
            <w:tcW w:w="3150" w:type="dxa"/>
            <w:vAlign w:val="center"/>
          </w:tcPr>
          <w:p w14:paraId="0443B24A">
            <w:pPr>
              <w:ind w:firstLine="0" w:firstLineChars="0"/>
              <w:jc w:val="center"/>
              <w:rPr>
                <w:b/>
                <w:color w:val="auto"/>
                <w:highlight w:val="none"/>
                <w:lang w:eastAsia="zh-CN"/>
              </w:rPr>
            </w:pPr>
          </w:p>
        </w:tc>
        <w:tc>
          <w:tcPr>
            <w:tcW w:w="2943" w:type="dxa"/>
            <w:vAlign w:val="center"/>
          </w:tcPr>
          <w:p w14:paraId="0AE0A59A">
            <w:pPr>
              <w:ind w:firstLine="0" w:firstLineChars="0"/>
              <w:jc w:val="center"/>
              <w:rPr>
                <w:b/>
                <w:color w:val="auto"/>
                <w:highlight w:val="none"/>
                <w:lang w:eastAsia="zh-CN"/>
              </w:rPr>
            </w:pPr>
          </w:p>
        </w:tc>
        <w:tc>
          <w:tcPr>
            <w:tcW w:w="2034" w:type="dxa"/>
          </w:tcPr>
          <w:p w14:paraId="0D4C873B">
            <w:pPr>
              <w:ind w:firstLine="0" w:firstLineChars="0"/>
              <w:rPr>
                <w:color w:val="auto"/>
                <w:highlight w:val="none"/>
              </w:rPr>
            </w:pPr>
          </w:p>
        </w:tc>
        <w:tc>
          <w:tcPr>
            <w:tcW w:w="2769" w:type="dxa"/>
            <w:vAlign w:val="center"/>
          </w:tcPr>
          <w:p w14:paraId="2B542D49">
            <w:pPr>
              <w:ind w:firstLine="0" w:firstLineChars="0"/>
              <w:jc w:val="center"/>
              <w:rPr>
                <w:color w:val="auto"/>
                <w:highlight w:val="none"/>
              </w:rPr>
            </w:pPr>
          </w:p>
        </w:tc>
      </w:tr>
    </w:tbl>
    <w:p w14:paraId="3CBE0592">
      <w:pPr>
        <w:ind w:firstLine="480"/>
        <w:rPr>
          <w:color w:val="auto"/>
          <w:highlight w:val="none"/>
          <w:lang w:eastAsia="zh-CN"/>
        </w:rPr>
      </w:pPr>
      <w:r>
        <w:rPr>
          <w:rFonts w:hint="eastAsia"/>
          <w:color w:val="auto"/>
          <w:highlight w:val="none"/>
          <w:lang w:eastAsia="zh-CN"/>
        </w:rPr>
        <w:t>本表为项目竣工验收计划重点事项及里程碑事项，作为验收计划下达执行的书面依据，详细计划按照总体控制工期、时序、工序及验收程序逻辑编制，支撑计划落实。</w:t>
      </w:r>
    </w:p>
    <w:p w14:paraId="2333DF3E">
      <w:pPr>
        <w:ind w:firstLine="560"/>
        <w:jc w:val="center"/>
        <w:rPr>
          <w:color w:val="auto"/>
          <w:sz w:val="28"/>
          <w:highlight w:val="none"/>
          <w:lang w:eastAsia="zh-CN"/>
        </w:rPr>
        <w:sectPr>
          <w:pgSz w:w="16838" w:h="11906" w:orient="landscape"/>
          <w:pgMar w:top="1134" w:right="1134" w:bottom="1134" w:left="1134" w:header="851" w:footer="992" w:gutter="0"/>
          <w:pgBorders>
            <w:top w:val="none" w:sz="0" w:space="0"/>
            <w:left w:val="none" w:sz="0" w:space="0"/>
            <w:bottom w:val="none" w:sz="0" w:space="0"/>
            <w:right w:val="none" w:sz="0" w:space="0"/>
          </w:pgBorders>
          <w:pgNumType w:fmt="decimal"/>
          <w:cols w:space="720" w:num="1"/>
          <w:docGrid w:type="lines" w:linePitch="312" w:charSpace="0"/>
        </w:sectPr>
      </w:pPr>
    </w:p>
    <w:p w14:paraId="42A25128">
      <w:pPr>
        <w:pStyle w:val="4"/>
        <w:ind w:firstLine="241"/>
        <w:rPr>
          <w:color w:val="auto"/>
          <w:highlight w:val="none"/>
          <w:lang w:eastAsia="zh-CN"/>
        </w:rPr>
      </w:pPr>
      <w:bookmarkStart w:id="1690" w:name="_Toc192580243"/>
      <w:bookmarkStart w:id="1691" w:name="_Toc12708"/>
      <w:bookmarkStart w:id="1692" w:name="_Toc17333"/>
      <w:bookmarkStart w:id="1693" w:name="_Toc20979"/>
      <w:bookmarkStart w:id="1694" w:name="_Toc27723"/>
      <w:bookmarkStart w:id="1695" w:name="_Toc26254"/>
      <w:bookmarkStart w:id="1696" w:name="_Toc19891"/>
      <w:bookmarkStart w:id="1697" w:name="_Toc3264"/>
      <w:bookmarkStart w:id="1698" w:name="_Toc12552"/>
      <w:bookmarkStart w:id="1699" w:name="_Toc365"/>
      <w:bookmarkStart w:id="1700" w:name="_Toc18721"/>
      <w:bookmarkStart w:id="1701" w:name="_Toc26497"/>
      <w:bookmarkStart w:id="1702" w:name="_Toc27647"/>
      <w:bookmarkStart w:id="1703" w:name="_Toc3538"/>
      <w:bookmarkStart w:id="1704" w:name="_Toc7916"/>
      <w:bookmarkStart w:id="1705" w:name="_Toc16620"/>
      <w:bookmarkStart w:id="1706" w:name="_Toc20750"/>
      <w:bookmarkStart w:id="1707" w:name="_Toc846"/>
      <w:bookmarkStart w:id="1708" w:name="_Toc18655"/>
      <w:r>
        <w:rPr>
          <w:rFonts w:hint="eastAsia"/>
          <w:color w:val="auto"/>
          <w:highlight w:val="none"/>
          <w:lang w:eastAsia="zh-CN"/>
        </w:rPr>
        <w:t>表4.3-2 工程竣工验收会议纪要</w:t>
      </w:r>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p>
    <w:p w14:paraId="5C488311">
      <w:pPr>
        <w:autoSpaceDE/>
        <w:autoSpaceDN/>
        <w:snapToGrid/>
        <w:ind w:firstLine="480"/>
        <w:jc w:val="both"/>
        <w:rPr>
          <w:color w:val="auto"/>
          <w:highlight w:val="none"/>
          <w:lang w:eastAsia="zh-CN"/>
        </w:rPr>
      </w:pPr>
    </w:p>
    <w:p w14:paraId="7B55B078">
      <w:pPr>
        <w:spacing w:line="240" w:lineRule="auto"/>
        <w:ind w:firstLine="883"/>
        <w:jc w:val="center"/>
        <w:rPr>
          <w:rFonts w:ascii="宋体" w:hAnsi="宋体" w:cs="宋体"/>
          <w:b/>
          <w:bCs/>
          <w:color w:val="auto"/>
          <w:sz w:val="44"/>
          <w:szCs w:val="44"/>
          <w:highlight w:val="none"/>
          <w:lang w:eastAsia="zh-CN"/>
        </w:rPr>
      </w:pPr>
      <w:r>
        <w:rPr>
          <w:rFonts w:hint="eastAsia" w:ascii="宋体" w:hAnsi="宋体" w:cs="宋体"/>
          <w:b/>
          <w:bCs/>
          <w:color w:val="auto"/>
          <w:sz w:val="44"/>
          <w:szCs w:val="44"/>
          <w:highlight w:val="none"/>
          <w:lang w:eastAsia="zh-CN"/>
        </w:rPr>
        <w:t>XXXX项目工程竣工验收会议纪要</w:t>
      </w:r>
    </w:p>
    <w:p w14:paraId="1ED07968">
      <w:pPr>
        <w:spacing w:before="240" w:beforeLines="100" w:line="360" w:lineRule="auto"/>
        <w:ind w:firstLine="560"/>
        <w:jc w:val="center"/>
        <w:rPr>
          <w:rFonts w:ascii="方正仿宋_GB2312" w:hAnsi="方正仿宋_GB2312" w:eastAsia="方正仿宋_GB2312" w:cs="方正仿宋_GB2312"/>
          <w:b/>
          <w:color w:val="auto"/>
          <w:sz w:val="36"/>
          <w:szCs w:val="36"/>
          <w:highlight w:val="none"/>
        </w:rPr>
      </w:pPr>
      <w:r>
        <w:rPr>
          <w:rFonts w:ascii="仿宋_GB2312" w:hAnsi="仿宋_GB2312" w:eastAsia="仿宋_GB2312" w:cs="仿宋_GB2312"/>
          <w:color w:val="auto"/>
          <w:sz w:val="28"/>
          <w:szCs w:val="28"/>
          <w:highlight w:val="none"/>
        </w:rPr>
        <w:pict>
          <v:rect id="_x0000_i1025" o:spt="1" style="height:2pt;width:442.3pt;" fillcolor="#FF0000" filled="t" stroked="f" coordsize="21600,21600" o:hr="t" o:hrstd="t" o:hrnoshade="t" o:hralign="center">
            <v:path/>
            <v:fill on="t" focussize="0,0"/>
            <v:stroke on="f"/>
            <v:imagedata o:title=""/>
            <o:lock v:ext="edit"/>
            <w10:wrap type="none"/>
            <w10:anchorlock/>
          </v:rect>
        </w:pict>
      </w:r>
    </w:p>
    <w:p w14:paraId="5C85729C">
      <w:pPr>
        <w:pStyle w:val="22"/>
        <w:numPr>
          <w:ilvl w:val="0"/>
          <w:numId w:val="64"/>
        </w:numPr>
        <w:shd w:val="clear" w:color="auto" w:fill="FFFFFF"/>
        <w:autoSpaceDE/>
        <w:autoSpaceDN/>
        <w:spacing w:beforeAutospacing="0" w:afterAutospacing="0" w:line="360" w:lineRule="auto"/>
        <w:ind w:firstLine="420" w:firstLineChars="0"/>
        <w:rPr>
          <w:rStyle w:val="27"/>
          <w:bCs/>
          <w:color w:val="auto"/>
          <w:highlight w:val="none"/>
        </w:rPr>
      </w:pPr>
      <w:r>
        <w:rPr>
          <w:rStyle w:val="27"/>
          <w:rFonts w:hint="eastAsia"/>
          <w:bCs/>
          <w:color w:val="auto"/>
          <w:highlight w:val="none"/>
        </w:rPr>
        <w:t>会议基本信息</w:t>
      </w:r>
    </w:p>
    <w:p w14:paraId="61112B03">
      <w:pPr>
        <w:numPr>
          <w:ilvl w:val="0"/>
          <w:numId w:val="65"/>
        </w:numPr>
        <w:autoSpaceDE/>
        <w:autoSpaceDN/>
        <w:ind w:left="0" w:firstLine="1134" w:firstLineChars="0"/>
        <w:rPr>
          <w:rFonts w:hint="eastAsia"/>
          <w:color w:val="auto"/>
          <w:highlight w:val="none"/>
        </w:rPr>
      </w:pPr>
      <w:r>
        <w:rPr>
          <w:rFonts w:hint="eastAsia"/>
          <w:color w:val="auto"/>
          <w:highlight w:val="none"/>
        </w:rPr>
        <w:t>工程名称：XXX工程</w:t>
      </w:r>
    </w:p>
    <w:p w14:paraId="54742550">
      <w:pPr>
        <w:numPr>
          <w:ilvl w:val="0"/>
          <w:numId w:val="65"/>
        </w:numPr>
        <w:autoSpaceDE/>
        <w:autoSpaceDN/>
        <w:ind w:left="0" w:firstLine="1134" w:firstLineChars="0"/>
        <w:rPr>
          <w:rFonts w:hint="eastAsia"/>
          <w:color w:val="auto"/>
          <w:highlight w:val="none"/>
          <w:lang w:eastAsia="zh-CN"/>
        </w:rPr>
      </w:pPr>
      <w:r>
        <w:rPr>
          <w:rFonts w:hint="eastAsia"/>
          <w:color w:val="auto"/>
          <w:highlight w:val="none"/>
          <w:lang w:eastAsia="zh-CN"/>
        </w:rPr>
        <w:t>会议时间：XXXX年XX月XX日</w:t>
      </w:r>
    </w:p>
    <w:p w14:paraId="6DF302CC">
      <w:pPr>
        <w:numPr>
          <w:ilvl w:val="0"/>
          <w:numId w:val="65"/>
        </w:numPr>
        <w:autoSpaceDE/>
        <w:autoSpaceDN/>
        <w:ind w:left="0" w:firstLine="1134" w:firstLineChars="0"/>
        <w:rPr>
          <w:rFonts w:hint="eastAsia"/>
          <w:color w:val="auto"/>
          <w:highlight w:val="none"/>
          <w:lang w:eastAsia="zh-CN"/>
        </w:rPr>
      </w:pPr>
      <w:r>
        <w:rPr>
          <w:rFonts w:hint="eastAsia"/>
          <w:color w:val="auto"/>
          <w:highlight w:val="none"/>
          <w:lang w:eastAsia="zh-CN"/>
        </w:rPr>
        <w:t>会议地点：XXX会议室/工程现场</w:t>
      </w:r>
    </w:p>
    <w:p w14:paraId="7BE2A09E">
      <w:pPr>
        <w:numPr>
          <w:ilvl w:val="0"/>
          <w:numId w:val="65"/>
        </w:numPr>
        <w:autoSpaceDE/>
        <w:autoSpaceDN/>
        <w:ind w:left="0" w:firstLine="1134" w:firstLineChars="0"/>
        <w:rPr>
          <w:rFonts w:hint="eastAsia"/>
          <w:color w:val="auto"/>
          <w:highlight w:val="none"/>
          <w:lang w:eastAsia="zh-CN"/>
        </w:rPr>
      </w:pPr>
      <w:r>
        <w:rPr>
          <w:rFonts w:hint="eastAsia"/>
          <w:color w:val="auto"/>
          <w:highlight w:val="none"/>
          <w:lang w:eastAsia="zh-CN"/>
        </w:rPr>
        <w:t>主持人：XXX（职务/单位）</w:t>
      </w:r>
    </w:p>
    <w:p w14:paraId="354B1426">
      <w:pPr>
        <w:numPr>
          <w:ilvl w:val="0"/>
          <w:numId w:val="65"/>
        </w:numPr>
        <w:autoSpaceDE/>
        <w:autoSpaceDN/>
        <w:ind w:left="0" w:firstLine="1134" w:firstLineChars="0"/>
        <w:rPr>
          <w:rFonts w:hint="eastAsia"/>
          <w:color w:val="auto"/>
          <w:highlight w:val="none"/>
        </w:rPr>
      </w:pPr>
      <w:r>
        <w:rPr>
          <w:rFonts w:hint="eastAsia"/>
          <w:color w:val="auto"/>
          <w:highlight w:val="none"/>
        </w:rPr>
        <w:t>参会单位及人员：</w:t>
      </w:r>
    </w:p>
    <w:p w14:paraId="4C43282B">
      <w:pPr>
        <w:numPr>
          <w:ilvl w:val="0"/>
          <w:numId w:val="66"/>
        </w:numPr>
        <w:autoSpaceDE/>
        <w:autoSpaceDN/>
        <w:ind w:left="1314" w:firstLine="126" w:firstLineChars="0"/>
        <w:rPr>
          <w:rFonts w:hint="eastAsia"/>
          <w:color w:val="auto"/>
          <w:highlight w:val="none"/>
          <w:lang w:eastAsia="zh-CN"/>
        </w:rPr>
      </w:pPr>
      <w:r>
        <w:rPr>
          <w:rFonts w:hint="eastAsia"/>
          <w:color w:val="auto"/>
          <w:highlight w:val="none"/>
          <w:lang w:eastAsia="zh-CN"/>
        </w:rPr>
        <w:t>建设单位：XXX（姓名、职务）</w:t>
      </w:r>
    </w:p>
    <w:p w14:paraId="5322D04F">
      <w:pPr>
        <w:numPr>
          <w:ilvl w:val="0"/>
          <w:numId w:val="66"/>
        </w:numPr>
        <w:autoSpaceDE/>
        <w:autoSpaceDN/>
        <w:ind w:left="1314" w:firstLine="126" w:firstLineChars="0"/>
        <w:rPr>
          <w:rFonts w:hint="eastAsia"/>
          <w:color w:val="auto"/>
          <w:highlight w:val="none"/>
          <w:lang w:eastAsia="zh-CN"/>
        </w:rPr>
      </w:pPr>
      <w:r>
        <w:rPr>
          <w:rFonts w:hint="eastAsia"/>
          <w:color w:val="auto"/>
          <w:highlight w:val="none"/>
          <w:lang w:eastAsia="zh-CN"/>
        </w:rPr>
        <w:t>施工单位：XXX（姓名、职务）</w:t>
      </w:r>
    </w:p>
    <w:p w14:paraId="188359F5">
      <w:pPr>
        <w:numPr>
          <w:ilvl w:val="0"/>
          <w:numId w:val="66"/>
        </w:numPr>
        <w:autoSpaceDE/>
        <w:autoSpaceDN/>
        <w:ind w:left="1314" w:firstLine="126" w:firstLineChars="0"/>
        <w:rPr>
          <w:rFonts w:hint="eastAsia"/>
          <w:color w:val="auto"/>
          <w:highlight w:val="none"/>
          <w:lang w:eastAsia="zh-CN"/>
        </w:rPr>
      </w:pPr>
      <w:r>
        <w:rPr>
          <w:rFonts w:hint="eastAsia"/>
          <w:color w:val="auto"/>
          <w:highlight w:val="none"/>
          <w:lang w:eastAsia="zh-CN"/>
        </w:rPr>
        <w:t>设计单位：XXX（姓名、职务）</w:t>
      </w:r>
    </w:p>
    <w:p w14:paraId="7D669AA7">
      <w:pPr>
        <w:numPr>
          <w:ilvl w:val="0"/>
          <w:numId w:val="66"/>
        </w:numPr>
        <w:autoSpaceDE/>
        <w:autoSpaceDN/>
        <w:ind w:left="1314" w:firstLine="126" w:firstLineChars="0"/>
        <w:rPr>
          <w:rFonts w:hint="eastAsia"/>
          <w:color w:val="auto"/>
          <w:highlight w:val="none"/>
          <w:lang w:eastAsia="zh-CN"/>
        </w:rPr>
      </w:pPr>
      <w:r>
        <w:rPr>
          <w:rFonts w:hint="eastAsia"/>
          <w:color w:val="auto"/>
          <w:highlight w:val="none"/>
          <w:lang w:eastAsia="zh-CN"/>
        </w:rPr>
        <w:t>监理单位：XXX（姓名、职务）</w:t>
      </w:r>
    </w:p>
    <w:p w14:paraId="20BDA9CD">
      <w:pPr>
        <w:numPr>
          <w:ilvl w:val="0"/>
          <w:numId w:val="66"/>
        </w:numPr>
        <w:autoSpaceDE/>
        <w:autoSpaceDN/>
        <w:ind w:left="1314" w:firstLine="126" w:firstLineChars="0"/>
        <w:rPr>
          <w:rFonts w:hint="eastAsia"/>
          <w:color w:val="auto"/>
          <w:highlight w:val="none"/>
          <w:lang w:eastAsia="zh-CN"/>
        </w:rPr>
      </w:pPr>
      <w:r>
        <w:rPr>
          <w:rFonts w:hint="eastAsia"/>
          <w:color w:val="auto"/>
          <w:highlight w:val="none"/>
          <w:lang w:eastAsia="zh-CN"/>
        </w:rPr>
        <w:t>勘察单位：XXX（姓名、职务）</w:t>
      </w:r>
    </w:p>
    <w:p w14:paraId="2E06A418">
      <w:pPr>
        <w:numPr>
          <w:ilvl w:val="0"/>
          <w:numId w:val="66"/>
        </w:numPr>
        <w:autoSpaceDE/>
        <w:autoSpaceDN/>
        <w:ind w:left="1314" w:firstLine="126" w:firstLineChars="0"/>
        <w:rPr>
          <w:rFonts w:hint="eastAsia"/>
          <w:color w:val="auto"/>
          <w:highlight w:val="none"/>
          <w:lang w:eastAsia="zh-CN"/>
        </w:rPr>
      </w:pPr>
      <w:r>
        <w:rPr>
          <w:rFonts w:hint="eastAsia"/>
          <w:color w:val="auto"/>
          <w:highlight w:val="none"/>
          <w:lang w:eastAsia="zh-CN"/>
        </w:rPr>
        <w:t>质量监督机构：XXX（姓名、职务）</w:t>
      </w:r>
    </w:p>
    <w:p w14:paraId="5801932F">
      <w:pPr>
        <w:numPr>
          <w:ilvl w:val="0"/>
          <w:numId w:val="66"/>
        </w:numPr>
        <w:autoSpaceDE/>
        <w:autoSpaceDN/>
        <w:ind w:left="1314" w:firstLine="126" w:firstLineChars="0"/>
        <w:rPr>
          <w:color w:val="auto"/>
          <w:highlight w:val="none"/>
        </w:rPr>
      </w:pPr>
      <w:r>
        <w:rPr>
          <w:rFonts w:hint="eastAsia"/>
          <w:color w:val="auto"/>
          <w:highlight w:val="none"/>
        </w:rPr>
        <w:t>其他相关单位：XXX</w:t>
      </w:r>
    </w:p>
    <w:p w14:paraId="5E7C8DFC">
      <w:pPr>
        <w:shd w:val="clear" w:color="auto" w:fill="FFFFFF"/>
        <w:ind w:firstLine="560"/>
        <w:rPr>
          <w:rFonts w:ascii="仿宋_GB2312" w:hAnsi="仿宋_GB2312" w:eastAsia="仿宋_GB2312" w:cs="仿宋_GB2312"/>
          <w:color w:val="auto"/>
          <w:sz w:val="28"/>
          <w:szCs w:val="28"/>
          <w:highlight w:val="none"/>
        </w:rPr>
      </w:pPr>
    </w:p>
    <w:p w14:paraId="36B27299">
      <w:pPr>
        <w:pStyle w:val="22"/>
        <w:numPr>
          <w:ilvl w:val="0"/>
          <w:numId w:val="64"/>
        </w:numPr>
        <w:shd w:val="clear" w:color="auto" w:fill="FFFFFF"/>
        <w:spacing w:afterAutospacing="0" w:line="360" w:lineRule="auto"/>
        <w:ind w:firstLine="420" w:firstLineChars="0"/>
        <w:rPr>
          <w:rStyle w:val="27"/>
          <w:bCs/>
          <w:color w:val="auto"/>
          <w:highlight w:val="none"/>
        </w:rPr>
      </w:pPr>
      <w:r>
        <w:rPr>
          <w:rStyle w:val="27"/>
          <w:rFonts w:hint="eastAsia"/>
          <w:bCs/>
          <w:color w:val="auto"/>
          <w:highlight w:val="none"/>
        </w:rPr>
        <w:t>会议议程</w:t>
      </w:r>
    </w:p>
    <w:p w14:paraId="555261C9">
      <w:pPr>
        <w:numPr>
          <w:ilvl w:val="0"/>
          <w:numId w:val="67"/>
        </w:numPr>
        <w:autoSpaceDE/>
        <w:autoSpaceDN/>
        <w:ind w:left="0" w:firstLine="1134" w:firstLineChars="0"/>
        <w:rPr>
          <w:rFonts w:hint="eastAsia"/>
          <w:b w:val="0"/>
          <w:bCs w:val="0"/>
          <w:color w:val="auto"/>
          <w:highlight w:val="none"/>
          <w:lang w:eastAsia="zh-CN"/>
        </w:rPr>
      </w:pPr>
      <w:r>
        <w:rPr>
          <w:rFonts w:hint="eastAsia"/>
          <w:b w:val="0"/>
          <w:bCs w:val="0"/>
          <w:color w:val="auto"/>
          <w:highlight w:val="none"/>
          <w:lang w:eastAsia="zh-CN"/>
        </w:rPr>
        <w:t>主持人宣布会议开始，介绍参会单位及人员；</w:t>
      </w:r>
    </w:p>
    <w:p w14:paraId="7B03A4B9">
      <w:pPr>
        <w:numPr>
          <w:ilvl w:val="0"/>
          <w:numId w:val="67"/>
        </w:numPr>
        <w:autoSpaceDE/>
        <w:autoSpaceDN/>
        <w:ind w:left="0" w:firstLine="1134" w:firstLineChars="0"/>
        <w:rPr>
          <w:rFonts w:hint="eastAsia"/>
          <w:b w:val="0"/>
          <w:bCs w:val="0"/>
          <w:color w:val="auto"/>
          <w:highlight w:val="none"/>
          <w:lang w:eastAsia="zh-CN"/>
        </w:rPr>
      </w:pPr>
      <w:r>
        <w:rPr>
          <w:rFonts w:hint="eastAsia"/>
          <w:b w:val="0"/>
          <w:bCs w:val="0"/>
          <w:color w:val="auto"/>
          <w:highlight w:val="none"/>
          <w:lang w:eastAsia="zh-CN"/>
        </w:rPr>
        <w:t>施工单位汇报工程概况及自检情况；</w:t>
      </w:r>
    </w:p>
    <w:p w14:paraId="0FB7D8CD">
      <w:pPr>
        <w:numPr>
          <w:ilvl w:val="0"/>
          <w:numId w:val="67"/>
        </w:numPr>
        <w:autoSpaceDE/>
        <w:autoSpaceDN/>
        <w:ind w:left="0" w:firstLine="1134" w:firstLineChars="0"/>
        <w:rPr>
          <w:rFonts w:hint="eastAsia"/>
          <w:b w:val="0"/>
          <w:bCs w:val="0"/>
          <w:color w:val="auto"/>
          <w:highlight w:val="none"/>
          <w:lang w:eastAsia="zh-CN"/>
        </w:rPr>
      </w:pPr>
      <w:r>
        <w:rPr>
          <w:rFonts w:hint="eastAsia"/>
          <w:b w:val="0"/>
          <w:bCs w:val="0"/>
          <w:color w:val="auto"/>
          <w:highlight w:val="none"/>
          <w:lang w:eastAsia="zh-CN"/>
        </w:rPr>
        <w:t>监理单位汇报监理工作及质量评估意见；</w:t>
      </w:r>
    </w:p>
    <w:p w14:paraId="4B3FFF9E">
      <w:pPr>
        <w:numPr>
          <w:ilvl w:val="0"/>
          <w:numId w:val="67"/>
        </w:numPr>
        <w:autoSpaceDE/>
        <w:autoSpaceDN/>
        <w:ind w:left="0" w:firstLine="1134" w:firstLineChars="0"/>
        <w:rPr>
          <w:rFonts w:hint="eastAsia"/>
          <w:b w:val="0"/>
          <w:bCs w:val="0"/>
          <w:color w:val="auto"/>
          <w:highlight w:val="none"/>
          <w:lang w:eastAsia="zh-CN"/>
        </w:rPr>
      </w:pPr>
      <w:r>
        <w:rPr>
          <w:rFonts w:hint="eastAsia"/>
          <w:b w:val="0"/>
          <w:bCs w:val="0"/>
          <w:color w:val="auto"/>
          <w:highlight w:val="none"/>
          <w:lang w:eastAsia="zh-CN"/>
        </w:rPr>
        <w:t>设计单位汇报设计执行情况；</w:t>
      </w:r>
    </w:p>
    <w:p w14:paraId="574513DA">
      <w:pPr>
        <w:numPr>
          <w:ilvl w:val="0"/>
          <w:numId w:val="67"/>
        </w:numPr>
        <w:autoSpaceDE/>
        <w:autoSpaceDN/>
        <w:ind w:left="0" w:firstLine="1134" w:firstLineChars="0"/>
        <w:rPr>
          <w:rFonts w:hint="eastAsia"/>
          <w:b w:val="0"/>
          <w:bCs w:val="0"/>
          <w:color w:val="auto"/>
          <w:highlight w:val="none"/>
          <w:lang w:eastAsia="zh-CN"/>
        </w:rPr>
      </w:pPr>
      <w:r>
        <w:rPr>
          <w:rFonts w:hint="eastAsia"/>
          <w:b w:val="0"/>
          <w:bCs w:val="0"/>
          <w:color w:val="auto"/>
          <w:highlight w:val="none"/>
          <w:lang w:eastAsia="zh-CN"/>
        </w:rPr>
        <w:t>勘察单位（如涉及）汇报勘察成果落实情况；</w:t>
      </w:r>
    </w:p>
    <w:p w14:paraId="58876C37">
      <w:pPr>
        <w:numPr>
          <w:ilvl w:val="0"/>
          <w:numId w:val="67"/>
        </w:numPr>
        <w:autoSpaceDE/>
        <w:autoSpaceDN/>
        <w:ind w:left="0" w:firstLine="1134" w:firstLineChars="0"/>
        <w:rPr>
          <w:rFonts w:hint="eastAsia"/>
          <w:b w:val="0"/>
          <w:bCs w:val="0"/>
          <w:color w:val="auto"/>
          <w:highlight w:val="none"/>
          <w:lang w:eastAsia="zh-CN"/>
        </w:rPr>
      </w:pPr>
      <w:r>
        <w:rPr>
          <w:rFonts w:hint="eastAsia"/>
          <w:b w:val="0"/>
          <w:bCs w:val="0"/>
          <w:color w:val="auto"/>
          <w:highlight w:val="none"/>
          <w:lang w:eastAsia="zh-CN"/>
        </w:rPr>
        <w:t>建设单位说明竣工验收准备情况；</w:t>
      </w:r>
    </w:p>
    <w:p w14:paraId="10AF4343">
      <w:pPr>
        <w:numPr>
          <w:ilvl w:val="0"/>
          <w:numId w:val="67"/>
        </w:numPr>
        <w:autoSpaceDE/>
        <w:autoSpaceDN/>
        <w:ind w:left="0" w:firstLine="1134" w:firstLineChars="0"/>
        <w:rPr>
          <w:rFonts w:hint="eastAsia"/>
          <w:b w:val="0"/>
          <w:bCs w:val="0"/>
          <w:color w:val="auto"/>
          <w:highlight w:val="none"/>
          <w:lang w:eastAsia="zh-CN"/>
        </w:rPr>
      </w:pPr>
      <w:r>
        <w:rPr>
          <w:rFonts w:hint="eastAsia"/>
          <w:b w:val="0"/>
          <w:bCs w:val="0"/>
          <w:color w:val="auto"/>
          <w:highlight w:val="none"/>
          <w:lang w:eastAsia="zh-CN"/>
        </w:rPr>
        <w:t>现场检查及资料核查情况汇报；</w:t>
      </w:r>
    </w:p>
    <w:p w14:paraId="0FCBCF97">
      <w:pPr>
        <w:numPr>
          <w:ilvl w:val="0"/>
          <w:numId w:val="67"/>
        </w:numPr>
        <w:autoSpaceDE/>
        <w:autoSpaceDN/>
        <w:ind w:left="0" w:firstLine="1134" w:firstLineChars="0"/>
        <w:rPr>
          <w:rFonts w:hint="eastAsia"/>
          <w:b w:val="0"/>
          <w:bCs w:val="0"/>
          <w:color w:val="auto"/>
          <w:highlight w:val="none"/>
          <w:lang w:eastAsia="zh-CN"/>
        </w:rPr>
      </w:pPr>
      <w:r>
        <w:rPr>
          <w:rFonts w:hint="eastAsia"/>
          <w:b w:val="0"/>
          <w:bCs w:val="0"/>
          <w:color w:val="auto"/>
          <w:highlight w:val="none"/>
          <w:lang w:eastAsia="zh-CN"/>
        </w:rPr>
        <w:t>验收小组讨论并形成验收意见；</w:t>
      </w:r>
    </w:p>
    <w:p w14:paraId="7D018ADC">
      <w:pPr>
        <w:numPr>
          <w:ilvl w:val="0"/>
          <w:numId w:val="67"/>
        </w:numPr>
        <w:autoSpaceDE/>
        <w:autoSpaceDN/>
        <w:ind w:left="0" w:firstLine="1134" w:firstLineChars="0"/>
        <w:rPr>
          <w:rFonts w:hint="eastAsia"/>
          <w:b w:val="0"/>
          <w:bCs w:val="0"/>
          <w:color w:val="auto"/>
          <w:highlight w:val="none"/>
          <w:lang w:eastAsia="zh-CN"/>
        </w:rPr>
      </w:pPr>
      <w:r>
        <w:rPr>
          <w:rFonts w:hint="eastAsia"/>
          <w:b w:val="0"/>
          <w:bCs w:val="0"/>
          <w:color w:val="auto"/>
          <w:highlight w:val="none"/>
          <w:lang w:eastAsia="zh-CN"/>
        </w:rPr>
        <w:t>质量监督机构发表监督意见；</w:t>
      </w:r>
    </w:p>
    <w:p w14:paraId="56EBF703">
      <w:pPr>
        <w:numPr>
          <w:ilvl w:val="0"/>
          <w:numId w:val="67"/>
        </w:numPr>
        <w:autoSpaceDE/>
        <w:autoSpaceDN/>
        <w:ind w:left="0" w:firstLine="1134" w:firstLineChars="0"/>
        <w:rPr>
          <w:rFonts w:hint="eastAsia"/>
          <w:b w:val="0"/>
          <w:bCs w:val="0"/>
          <w:color w:val="auto"/>
          <w:highlight w:val="none"/>
          <w:lang w:eastAsia="zh-CN"/>
        </w:rPr>
      </w:pPr>
      <w:r>
        <w:rPr>
          <w:rFonts w:hint="eastAsia"/>
          <w:b w:val="0"/>
          <w:bCs w:val="0"/>
          <w:color w:val="auto"/>
          <w:highlight w:val="none"/>
          <w:lang w:eastAsia="zh-CN"/>
        </w:rPr>
        <w:t>主持人总结会议并宣布验收结论。</w:t>
      </w:r>
    </w:p>
    <w:p w14:paraId="330F2F8D">
      <w:pPr>
        <w:pStyle w:val="22"/>
        <w:numPr>
          <w:ilvl w:val="0"/>
          <w:numId w:val="64"/>
        </w:numPr>
        <w:shd w:val="clear" w:color="auto" w:fill="FFFFFF"/>
        <w:spacing w:afterAutospacing="0" w:line="360" w:lineRule="auto"/>
        <w:ind w:firstLine="420" w:firstLineChars="0"/>
        <w:rPr>
          <w:rStyle w:val="27"/>
          <w:bCs/>
          <w:color w:val="auto"/>
          <w:highlight w:val="none"/>
        </w:rPr>
      </w:pPr>
      <w:r>
        <w:rPr>
          <w:rStyle w:val="27"/>
          <w:rFonts w:hint="eastAsia"/>
          <w:bCs/>
          <w:color w:val="auto"/>
          <w:highlight w:val="none"/>
        </w:rPr>
        <w:t>验收依据</w:t>
      </w:r>
    </w:p>
    <w:p w14:paraId="659C3F80">
      <w:pPr>
        <w:numPr>
          <w:ilvl w:val="0"/>
          <w:numId w:val="68"/>
        </w:numPr>
        <w:autoSpaceDE/>
        <w:autoSpaceDN/>
        <w:ind w:left="0" w:firstLine="1134" w:firstLineChars="0"/>
        <w:rPr>
          <w:rFonts w:hint="eastAsia"/>
          <w:b w:val="0"/>
          <w:bCs w:val="0"/>
          <w:color w:val="auto"/>
          <w:highlight w:val="none"/>
          <w:lang w:eastAsia="zh-CN"/>
        </w:rPr>
      </w:pPr>
      <w:r>
        <w:rPr>
          <w:rFonts w:hint="eastAsia"/>
          <w:b w:val="0"/>
          <w:bCs w:val="0"/>
          <w:color w:val="auto"/>
          <w:highlight w:val="none"/>
          <w:lang w:eastAsia="zh-CN"/>
        </w:rPr>
        <w:t>国家及地方相关法律法规、技术标准；</w:t>
      </w:r>
    </w:p>
    <w:p w14:paraId="0AF16823">
      <w:pPr>
        <w:numPr>
          <w:ilvl w:val="0"/>
          <w:numId w:val="68"/>
        </w:numPr>
        <w:autoSpaceDE/>
        <w:autoSpaceDN/>
        <w:ind w:left="0" w:firstLine="1134" w:firstLineChars="0"/>
        <w:rPr>
          <w:rFonts w:hint="eastAsia"/>
          <w:b w:val="0"/>
          <w:bCs w:val="0"/>
          <w:color w:val="auto"/>
          <w:highlight w:val="none"/>
          <w:lang w:eastAsia="zh-CN"/>
        </w:rPr>
      </w:pPr>
      <w:r>
        <w:rPr>
          <w:rFonts w:hint="eastAsia"/>
          <w:b w:val="0"/>
          <w:bCs w:val="0"/>
          <w:color w:val="auto"/>
          <w:highlight w:val="none"/>
          <w:lang w:eastAsia="zh-CN"/>
        </w:rPr>
        <w:t>工程设计文件、施工合同、招投标文件等；</w:t>
      </w:r>
    </w:p>
    <w:p w14:paraId="32C14EE4">
      <w:pPr>
        <w:numPr>
          <w:ilvl w:val="0"/>
          <w:numId w:val="68"/>
        </w:numPr>
        <w:autoSpaceDE/>
        <w:autoSpaceDN/>
        <w:ind w:left="0" w:firstLine="1134" w:firstLineChars="0"/>
        <w:rPr>
          <w:rFonts w:hint="eastAsia"/>
          <w:b w:val="0"/>
          <w:bCs w:val="0"/>
          <w:color w:val="auto"/>
          <w:highlight w:val="none"/>
          <w:lang w:eastAsia="zh-CN"/>
        </w:rPr>
      </w:pPr>
      <w:r>
        <w:rPr>
          <w:rFonts w:hint="eastAsia"/>
          <w:b w:val="0"/>
          <w:bCs w:val="0"/>
          <w:color w:val="auto"/>
          <w:highlight w:val="none"/>
          <w:lang w:eastAsia="zh-CN"/>
        </w:rPr>
        <w:t>施工图纸及设计变更文件；</w:t>
      </w:r>
    </w:p>
    <w:p w14:paraId="0D0FAF00">
      <w:pPr>
        <w:numPr>
          <w:ilvl w:val="0"/>
          <w:numId w:val="68"/>
        </w:numPr>
        <w:autoSpaceDE/>
        <w:autoSpaceDN/>
        <w:ind w:left="0" w:firstLine="1134" w:firstLineChars="0"/>
        <w:rPr>
          <w:rFonts w:hint="eastAsia"/>
          <w:b w:val="0"/>
          <w:bCs w:val="0"/>
          <w:color w:val="auto"/>
          <w:highlight w:val="none"/>
          <w:lang w:eastAsia="zh-CN"/>
        </w:rPr>
      </w:pPr>
      <w:r>
        <w:rPr>
          <w:rFonts w:hint="eastAsia"/>
          <w:b w:val="0"/>
          <w:bCs w:val="0"/>
          <w:color w:val="auto"/>
          <w:highlight w:val="none"/>
          <w:lang w:eastAsia="zh-CN"/>
        </w:rPr>
        <w:t>监理单位出具的《质量评估报告》。</w:t>
      </w:r>
    </w:p>
    <w:p w14:paraId="43D6498E">
      <w:pPr>
        <w:pStyle w:val="22"/>
        <w:numPr>
          <w:ilvl w:val="0"/>
          <w:numId w:val="64"/>
        </w:numPr>
        <w:shd w:val="clear" w:color="auto" w:fill="FFFFFF"/>
        <w:spacing w:afterAutospacing="0" w:line="360" w:lineRule="auto"/>
        <w:ind w:leftChars="0" w:firstLine="420" w:firstLineChars="0"/>
        <w:rPr>
          <w:rStyle w:val="27"/>
          <w:bCs/>
          <w:color w:val="auto"/>
          <w:highlight w:val="none"/>
        </w:rPr>
      </w:pPr>
      <w:r>
        <w:rPr>
          <w:rStyle w:val="27"/>
          <w:rFonts w:hint="eastAsia"/>
          <w:bCs/>
          <w:color w:val="auto"/>
          <w:highlight w:val="none"/>
        </w:rPr>
        <w:t>验收内容及过程</w:t>
      </w:r>
    </w:p>
    <w:p w14:paraId="7294AFB8">
      <w:pPr>
        <w:numPr>
          <w:ilvl w:val="0"/>
          <w:numId w:val="69"/>
        </w:numPr>
        <w:autoSpaceDE/>
        <w:autoSpaceDN/>
        <w:ind w:left="0" w:firstLine="1134" w:firstLineChars="0"/>
        <w:rPr>
          <w:rFonts w:hint="eastAsia"/>
          <w:b w:val="0"/>
          <w:bCs w:val="0"/>
          <w:color w:val="auto"/>
          <w:highlight w:val="none"/>
          <w:lang w:eastAsia="zh-CN"/>
        </w:rPr>
      </w:pPr>
      <w:r>
        <w:rPr>
          <w:rFonts w:hint="eastAsia"/>
          <w:b w:val="0"/>
          <w:bCs w:val="0"/>
          <w:color w:val="auto"/>
          <w:highlight w:val="none"/>
          <w:lang w:eastAsia="zh-CN"/>
        </w:rPr>
        <w:t>资料核查：</w:t>
      </w:r>
    </w:p>
    <w:p w14:paraId="0E85E4D0">
      <w:pPr>
        <w:numPr>
          <w:ilvl w:val="0"/>
          <w:numId w:val="70"/>
        </w:numPr>
        <w:autoSpaceDE/>
        <w:autoSpaceDN/>
        <w:ind w:left="1314" w:firstLine="126" w:firstLineChars="0"/>
        <w:rPr>
          <w:rFonts w:hint="eastAsia"/>
          <w:b w:val="0"/>
          <w:bCs w:val="0"/>
          <w:color w:val="auto"/>
          <w:highlight w:val="none"/>
          <w:lang w:eastAsia="zh-CN"/>
        </w:rPr>
      </w:pPr>
      <w:r>
        <w:rPr>
          <w:rFonts w:hint="eastAsia"/>
          <w:b w:val="0"/>
          <w:bCs w:val="0"/>
          <w:color w:val="auto"/>
          <w:highlight w:val="none"/>
          <w:lang w:eastAsia="zh-CN"/>
        </w:rPr>
        <w:t>施工过程资料（如隐蔽工程验收记录、材料检测报告等）；</w:t>
      </w:r>
    </w:p>
    <w:p w14:paraId="5FD77926">
      <w:pPr>
        <w:numPr>
          <w:ilvl w:val="0"/>
          <w:numId w:val="70"/>
        </w:numPr>
        <w:autoSpaceDE/>
        <w:autoSpaceDN/>
        <w:ind w:left="1314" w:firstLine="126" w:firstLineChars="0"/>
        <w:rPr>
          <w:rFonts w:hint="eastAsia"/>
          <w:b w:val="0"/>
          <w:bCs w:val="0"/>
          <w:color w:val="auto"/>
          <w:highlight w:val="none"/>
          <w:lang w:eastAsia="zh-CN"/>
        </w:rPr>
      </w:pPr>
      <w:r>
        <w:rPr>
          <w:rFonts w:hint="eastAsia"/>
          <w:b w:val="0"/>
          <w:bCs w:val="0"/>
          <w:color w:val="auto"/>
          <w:highlight w:val="none"/>
          <w:lang w:eastAsia="zh-CN"/>
        </w:rPr>
        <w:t>竣工图及技术文件；</w:t>
      </w:r>
    </w:p>
    <w:p w14:paraId="03EECA86">
      <w:pPr>
        <w:numPr>
          <w:ilvl w:val="0"/>
          <w:numId w:val="70"/>
        </w:numPr>
        <w:autoSpaceDE/>
        <w:autoSpaceDN/>
        <w:ind w:left="1314" w:firstLine="126" w:firstLineChars="0"/>
        <w:rPr>
          <w:rFonts w:hint="eastAsia"/>
          <w:b w:val="0"/>
          <w:bCs w:val="0"/>
          <w:color w:val="auto"/>
          <w:highlight w:val="none"/>
          <w:lang w:eastAsia="zh-CN"/>
        </w:rPr>
      </w:pPr>
      <w:r>
        <w:rPr>
          <w:rFonts w:hint="eastAsia"/>
          <w:b w:val="0"/>
          <w:bCs w:val="0"/>
          <w:color w:val="auto"/>
          <w:highlight w:val="none"/>
          <w:lang w:eastAsia="zh-CN"/>
        </w:rPr>
        <w:t>质量保证资料。</w:t>
      </w:r>
    </w:p>
    <w:p w14:paraId="1198BEAF">
      <w:pPr>
        <w:numPr>
          <w:ilvl w:val="0"/>
          <w:numId w:val="69"/>
        </w:numPr>
        <w:autoSpaceDE/>
        <w:autoSpaceDN/>
        <w:ind w:left="0" w:firstLine="1134" w:firstLineChars="0"/>
        <w:rPr>
          <w:rFonts w:hint="eastAsia"/>
          <w:b w:val="0"/>
          <w:bCs w:val="0"/>
          <w:color w:val="auto"/>
          <w:highlight w:val="none"/>
          <w:lang w:eastAsia="zh-CN"/>
        </w:rPr>
      </w:pPr>
      <w:r>
        <w:rPr>
          <w:rFonts w:hint="eastAsia"/>
          <w:b w:val="0"/>
          <w:bCs w:val="0"/>
          <w:color w:val="auto"/>
          <w:highlight w:val="none"/>
          <w:lang w:eastAsia="zh-CN"/>
        </w:rPr>
        <w:t>现场检查：</w:t>
      </w:r>
    </w:p>
    <w:p w14:paraId="6009F9CC">
      <w:pPr>
        <w:numPr>
          <w:ilvl w:val="0"/>
          <w:numId w:val="71"/>
        </w:numPr>
        <w:autoSpaceDE/>
        <w:autoSpaceDN/>
        <w:ind w:left="1314" w:firstLine="126" w:firstLineChars="0"/>
        <w:rPr>
          <w:rFonts w:hint="eastAsia"/>
          <w:b w:val="0"/>
          <w:bCs w:val="0"/>
          <w:color w:val="auto"/>
          <w:highlight w:val="none"/>
          <w:lang w:eastAsia="zh-CN"/>
        </w:rPr>
      </w:pPr>
      <w:r>
        <w:rPr>
          <w:rFonts w:hint="eastAsia"/>
          <w:b w:val="0"/>
          <w:bCs w:val="0"/>
          <w:color w:val="auto"/>
          <w:highlight w:val="none"/>
          <w:lang w:eastAsia="zh-CN"/>
        </w:rPr>
        <w:t>工程实体质量检查（如结构安全、使用功能、观感质量等）；</w:t>
      </w:r>
    </w:p>
    <w:p w14:paraId="7C100678">
      <w:pPr>
        <w:numPr>
          <w:ilvl w:val="0"/>
          <w:numId w:val="71"/>
        </w:numPr>
        <w:autoSpaceDE/>
        <w:autoSpaceDN/>
        <w:ind w:left="1314" w:firstLine="126" w:firstLineChars="0"/>
        <w:rPr>
          <w:rFonts w:hint="eastAsia"/>
          <w:b w:val="0"/>
          <w:bCs w:val="0"/>
          <w:color w:val="auto"/>
          <w:highlight w:val="none"/>
          <w:lang w:eastAsia="zh-CN"/>
        </w:rPr>
      </w:pPr>
      <w:r>
        <w:rPr>
          <w:rFonts w:hint="eastAsia"/>
          <w:b w:val="0"/>
          <w:bCs w:val="0"/>
          <w:color w:val="auto"/>
          <w:highlight w:val="none"/>
          <w:lang w:eastAsia="zh-CN"/>
        </w:rPr>
        <w:t>配套设备安装及运行情况；</w:t>
      </w:r>
    </w:p>
    <w:p w14:paraId="4D323262">
      <w:pPr>
        <w:numPr>
          <w:ilvl w:val="0"/>
          <w:numId w:val="71"/>
        </w:numPr>
        <w:autoSpaceDE/>
        <w:autoSpaceDN/>
        <w:ind w:left="1314" w:firstLine="126" w:firstLineChars="0"/>
        <w:rPr>
          <w:rFonts w:hint="eastAsia"/>
          <w:b w:val="0"/>
          <w:bCs w:val="0"/>
          <w:color w:val="auto"/>
          <w:highlight w:val="none"/>
          <w:lang w:eastAsia="zh-CN"/>
        </w:rPr>
      </w:pPr>
      <w:r>
        <w:rPr>
          <w:rFonts w:hint="eastAsia"/>
          <w:b w:val="0"/>
          <w:bCs w:val="0"/>
          <w:color w:val="auto"/>
          <w:highlight w:val="none"/>
          <w:lang w:eastAsia="zh-CN"/>
        </w:rPr>
        <w:t>安全防护及消防设施验收情况。</w:t>
      </w:r>
    </w:p>
    <w:p w14:paraId="14764E70">
      <w:pPr>
        <w:numPr>
          <w:ilvl w:val="0"/>
          <w:numId w:val="64"/>
        </w:numPr>
        <w:autoSpaceDE/>
        <w:autoSpaceDN/>
        <w:ind w:firstLine="420" w:firstLineChars="0"/>
        <w:rPr>
          <w:rFonts w:hint="eastAsia"/>
          <w:b/>
          <w:bCs/>
          <w:color w:val="auto"/>
          <w:highlight w:val="none"/>
          <w:lang w:eastAsia="zh-CN"/>
        </w:rPr>
      </w:pPr>
      <w:r>
        <w:rPr>
          <w:rFonts w:hint="eastAsia"/>
          <w:b/>
          <w:bCs/>
          <w:color w:val="auto"/>
          <w:highlight w:val="none"/>
          <w:lang w:eastAsia="zh-CN"/>
        </w:rPr>
        <w:t>各方汇报及意见</w:t>
      </w:r>
    </w:p>
    <w:p w14:paraId="1F346E2C">
      <w:pPr>
        <w:numPr>
          <w:ilvl w:val="0"/>
          <w:numId w:val="72"/>
        </w:numPr>
        <w:autoSpaceDE/>
        <w:autoSpaceDN/>
        <w:ind w:left="0" w:firstLine="1134" w:firstLineChars="0"/>
        <w:rPr>
          <w:rFonts w:hint="eastAsia"/>
          <w:b w:val="0"/>
          <w:bCs w:val="0"/>
          <w:color w:val="auto"/>
          <w:highlight w:val="none"/>
          <w:lang w:eastAsia="zh-CN"/>
        </w:rPr>
      </w:pPr>
      <w:r>
        <w:rPr>
          <w:rFonts w:hint="eastAsia"/>
          <w:b w:val="0"/>
          <w:bCs w:val="0"/>
          <w:color w:val="auto"/>
          <w:highlight w:val="none"/>
          <w:lang w:eastAsia="zh-CN"/>
        </w:rPr>
        <w:t>施工单位：</w:t>
      </w:r>
    </w:p>
    <w:p w14:paraId="09342239">
      <w:pPr>
        <w:numPr>
          <w:ilvl w:val="0"/>
          <w:numId w:val="73"/>
        </w:numPr>
        <w:autoSpaceDE/>
        <w:autoSpaceDN/>
        <w:ind w:left="1314" w:firstLine="126" w:firstLineChars="0"/>
        <w:rPr>
          <w:rFonts w:hint="eastAsia"/>
          <w:b w:val="0"/>
          <w:bCs w:val="0"/>
          <w:color w:val="auto"/>
          <w:highlight w:val="none"/>
          <w:lang w:eastAsia="zh-CN"/>
        </w:rPr>
      </w:pPr>
      <w:r>
        <w:rPr>
          <w:rFonts w:hint="eastAsia"/>
          <w:b w:val="0"/>
          <w:bCs w:val="0"/>
          <w:color w:val="auto"/>
          <w:highlight w:val="none"/>
          <w:lang w:eastAsia="zh-CN"/>
        </w:rPr>
        <w:t>自检结果是否合格；</w:t>
      </w:r>
    </w:p>
    <w:p w14:paraId="3D962846">
      <w:pPr>
        <w:numPr>
          <w:ilvl w:val="0"/>
          <w:numId w:val="73"/>
        </w:numPr>
        <w:autoSpaceDE/>
        <w:autoSpaceDN/>
        <w:ind w:left="1314" w:firstLine="126" w:firstLineChars="0"/>
        <w:rPr>
          <w:rFonts w:hint="eastAsia"/>
          <w:b w:val="0"/>
          <w:bCs w:val="0"/>
          <w:color w:val="auto"/>
          <w:highlight w:val="none"/>
          <w:lang w:eastAsia="zh-CN"/>
        </w:rPr>
      </w:pPr>
      <w:r>
        <w:rPr>
          <w:rFonts w:hint="eastAsia"/>
          <w:b w:val="0"/>
          <w:bCs w:val="0"/>
          <w:color w:val="auto"/>
          <w:highlight w:val="none"/>
          <w:lang w:eastAsia="zh-CN"/>
        </w:rPr>
        <w:t>是否完成合同约定内容。</w:t>
      </w:r>
    </w:p>
    <w:p w14:paraId="40B918CD">
      <w:pPr>
        <w:numPr>
          <w:ilvl w:val="0"/>
          <w:numId w:val="72"/>
        </w:numPr>
        <w:autoSpaceDE/>
        <w:autoSpaceDN/>
        <w:ind w:left="0" w:firstLine="1134" w:firstLineChars="0"/>
        <w:rPr>
          <w:rFonts w:hint="eastAsia"/>
          <w:b w:val="0"/>
          <w:bCs w:val="0"/>
          <w:color w:val="auto"/>
          <w:highlight w:val="none"/>
          <w:lang w:eastAsia="zh-CN"/>
        </w:rPr>
      </w:pPr>
      <w:r>
        <w:rPr>
          <w:rFonts w:hint="eastAsia"/>
          <w:b w:val="0"/>
          <w:bCs w:val="0"/>
          <w:color w:val="auto"/>
          <w:highlight w:val="none"/>
          <w:lang w:eastAsia="zh-CN"/>
        </w:rPr>
        <w:t>监理单位：</w:t>
      </w:r>
    </w:p>
    <w:p w14:paraId="6BEF6D25">
      <w:pPr>
        <w:numPr>
          <w:ilvl w:val="0"/>
          <w:numId w:val="74"/>
        </w:numPr>
        <w:autoSpaceDE/>
        <w:autoSpaceDN/>
        <w:ind w:left="1314" w:firstLine="126" w:firstLineChars="0"/>
        <w:rPr>
          <w:rFonts w:hint="eastAsia"/>
          <w:b w:val="0"/>
          <w:bCs w:val="0"/>
          <w:color w:val="auto"/>
          <w:highlight w:val="none"/>
          <w:lang w:eastAsia="zh-CN"/>
        </w:rPr>
      </w:pPr>
      <w:r>
        <w:rPr>
          <w:rFonts w:hint="eastAsia"/>
          <w:b w:val="0"/>
          <w:bCs w:val="0"/>
          <w:color w:val="auto"/>
          <w:highlight w:val="none"/>
          <w:lang w:eastAsia="zh-CN"/>
        </w:rPr>
        <w:t>质量评估结论（合格/不合格）；</w:t>
      </w:r>
    </w:p>
    <w:p w14:paraId="07AFEBD2">
      <w:pPr>
        <w:numPr>
          <w:ilvl w:val="0"/>
          <w:numId w:val="74"/>
        </w:numPr>
        <w:autoSpaceDE/>
        <w:autoSpaceDN/>
        <w:ind w:left="1314" w:firstLine="126" w:firstLineChars="0"/>
        <w:rPr>
          <w:rFonts w:hint="eastAsia"/>
          <w:b w:val="0"/>
          <w:bCs w:val="0"/>
          <w:color w:val="auto"/>
          <w:highlight w:val="none"/>
          <w:lang w:eastAsia="zh-CN"/>
        </w:rPr>
      </w:pPr>
      <w:r>
        <w:rPr>
          <w:rFonts w:hint="eastAsia"/>
          <w:b w:val="0"/>
          <w:bCs w:val="0"/>
          <w:color w:val="auto"/>
          <w:highlight w:val="none"/>
          <w:lang w:eastAsia="zh-CN"/>
        </w:rPr>
        <w:t>对施工过程的监理意见。</w:t>
      </w:r>
    </w:p>
    <w:p w14:paraId="60FF1BC9">
      <w:pPr>
        <w:numPr>
          <w:ilvl w:val="0"/>
          <w:numId w:val="72"/>
        </w:numPr>
        <w:autoSpaceDE/>
        <w:autoSpaceDN/>
        <w:ind w:left="0" w:firstLine="1134" w:firstLineChars="0"/>
        <w:rPr>
          <w:rFonts w:hint="eastAsia"/>
          <w:b w:val="0"/>
          <w:bCs w:val="0"/>
          <w:color w:val="auto"/>
          <w:highlight w:val="none"/>
          <w:lang w:eastAsia="zh-CN"/>
        </w:rPr>
      </w:pPr>
      <w:r>
        <w:rPr>
          <w:rFonts w:hint="eastAsia"/>
          <w:b w:val="0"/>
          <w:bCs w:val="0"/>
          <w:color w:val="auto"/>
          <w:highlight w:val="none"/>
          <w:lang w:eastAsia="zh-CN"/>
        </w:rPr>
        <w:t>设计单位：</w:t>
      </w:r>
    </w:p>
    <w:p w14:paraId="32D6ACEF">
      <w:pPr>
        <w:numPr>
          <w:ilvl w:val="0"/>
          <w:numId w:val="0"/>
        </w:numPr>
        <w:autoSpaceDE/>
        <w:autoSpaceDN/>
        <w:ind w:left="1440" w:leftChars="0"/>
        <w:rPr>
          <w:rFonts w:hint="eastAsia"/>
          <w:b w:val="0"/>
          <w:bCs w:val="0"/>
          <w:color w:val="auto"/>
          <w:highlight w:val="none"/>
          <w:lang w:eastAsia="zh-CN"/>
        </w:rPr>
      </w:pPr>
      <w:r>
        <w:rPr>
          <w:rFonts w:hint="eastAsia"/>
          <w:b w:val="0"/>
          <w:bCs w:val="0"/>
          <w:color w:val="auto"/>
          <w:highlight w:val="none"/>
          <w:lang w:eastAsia="zh-CN"/>
        </w:rPr>
        <w:t>是否符合设计要求及设计变更落实情况。</w:t>
      </w:r>
    </w:p>
    <w:p w14:paraId="5B5FD2C1">
      <w:pPr>
        <w:numPr>
          <w:ilvl w:val="0"/>
          <w:numId w:val="72"/>
        </w:numPr>
        <w:autoSpaceDE/>
        <w:autoSpaceDN/>
        <w:ind w:left="0" w:firstLine="1134" w:firstLineChars="0"/>
        <w:rPr>
          <w:rFonts w:hint="eastAsia"/>
          <w:b w:val="0"/>
          <w:bCs w:val="0"/>
          <w:color w:val="auto"/>
          <w:highlight w:val="none"/>
          <w:lang w:eastAsia="zh-CN"/>
        </w:rPr>
      </w:pPr>
      <w:r>
        <w:rPr>
          <w:rFonts w:hint="eastAsia"/>
          <w:b w:val="0"/>
          <w:bCs w:val="0"/>
          <w:color w:val="auto"/>
          <w:highlight w:val="none"/>
          <w:lang w:eastAsia="zh-CN"/>
        </w:rPr>
        <w:t>勘察单位：</w:t>
      </w:r>
    </w:p>
    <w:p w14:paraId="3A0A0ACB">
      <w:pPr>
        <w:numPr>
          <w:ilvl w:val="0"/>
          <w:numId w:val="0"/>
        </w:numPr>
        <w:autoSpaceDE/>
        <w:autoSpaceDN/>
        <w:ind w:left="1440" w:leftChars="0"/>
        <w:rPr>
          <w:rFonts w:hint="eastAsia"/>
          <w:b w:val="0"/>
          <w:bCs w:val="0"/>
          <w:color w:val="auto"/>
          <w:highlight w:val="none"/>
          <w:lang w:eastAsia="zh-CN"/>
        </w:rPr>
      </w:pPr>
      <w:r>
        <w:rPr>
          <w:rFonts w:hint="eastAsia"/>
          <w:b w:val="0"/>
          <w:bCs w:val="0"/>
          <w:color w:val="auto"/>
          <w:highlight w:val="none"/>
          <w:lang w:eastAsia="zh-CN"/>
        </w:rPr>
        <w:t>勘察成果与实际施工的符合性。</w:t>
      </w:r>
    </w:p>
    <w:p w14:paraId="095275FA">
      <w:pPr>
        <w:numPr>
          <w:ilvl w:val="0"/>
          <w:numId w:val="72"/>
        </w:numPr>
        <w:autoSpaceDE/>
        <w:autoSpaceDN/>
        <w:ind w:left="0" w:firstLine="1134" w:firstLineChars="0"/>
        <w:rPr>
          <w:rFonts w:hint="eastAsia"/>
          <w:b w:val="0"/>
          <w:bCs w:val="0"/>
          <w:color w:val="auto"/>
          <w:highlight w:val="none"/>
          <w:lang w:eastAsia="zh-CN"/>
        </w:rPr>
      </w:pPr>
      <w:r>
        <w:rPr>
          <w:rFonts w:hint="eastAsia"/>
          <w:b w:val="0"/>
          <w:bCs w:val="0"/>
          <w:color w:val="auto"/>
          <w:highlight w:val="none"/>
          <w:lang w:eastAsia="zh-CN"/>
        </w:rPr>
        <w:t>建设单位：</w:t>
      </w:r>
    </w:p>
    <w:p w14:paraId="321FF055">
      <w:pPr>
        <w:numPr>
          <w:ilvl w:val="0"/>
          <w:numId w:val="0"/>
        </w:numPr>
        <w:autoSpaceDE/>
        <w:autoSpaceDN/>
        <w:ind w:left="1440" w:leftChars="0"/>
        <w:rPr>
          <w:rFonts w:hint="eastAsia"/>
          <w:b w:val="0"/>
          <w:bCs w:val="0"/>
          <w:color w:val="auto"/>
          <w:highlight w:val="none"/>
          <w:lang w:eastAsia="zh-CN"/>
        </w:rPr>
      </w:pPr>
      <w:r>
        <w:rPr>
          <w:rFonts w:hint="eastAsia"/>
          <w:b w:val="0"/>
          <w:bCs w:val="0"/>
          <w:color w:val="auto"/>
          <w:highlight w:val="none"/>
          <w:lang w:eastAsia="zh-CN"/>
        </w:rPr>
        <w:t>对工程整体质量的评价及验收意见。</w:t>
      </w:r>
    </w:p>
    <w:p w14:paraId="113076A8">
      <w:pPr>
        <w:pStyle w:val="22"/>
        <w:numPr>
          <w:ilvl w:val="0"/>
          <w:numId w:val="64"/>
        </w:numPr>
        <w:shd w:val="clear" w:color="auto" w:fill="FFFFFF"/>
        <w:ind w:left="0" w:firstLine="420" w:firstLineChars="0"/>
        <w:rPr>
          <w:rStyle w:val="27"/>
          <w:rFonts w:hint="eastAsia"/>
          <w:b/>
          <w:bCs/>
          <w:color w:val="auto"/>
          <w:highlight w:val="none"/>
        </w:rPr>
      </w:pPr>
      <w:r>
        <w:rPr>
          <w:rStyle w:val="27"/>
          <w:rFonts w:hint="eastAsia"/>
          <w:b/>
          <w:bCs/>
          <w:color w:val="auto"/>
          <w:highlight w:val="none"/>
        </w:rPr>
        <w:t>验收小组意见</w:t>
      </w:r>
    </w:p>
    <w:p w14:paraId="4B0B02B6">
      <w:pPr>
        <w:numPr>
          <w:ilvl w:val="0"/>
          <w:numId w:val="75"/>
        </w:numPr>
        <w:autoSpaceDE/>
        <w:autoSpaceDN/>
        <w:ind w:left="0" w:firstLine="1134" w:firstLineChars="0"/>
        <w:rPr>
          <w:rFonts w:hint="eastAsia"/>
          <w:b w:val="0"/>
          <w:bCs w:val="0"/>
          <w:color w:val="auto"/>
          <w:highlight w:val="none"/>
          <w:lang w:eastAsia="zh-CN"/>
        </w:rPr>
      </w:pPr>
      <w:r>
        <w:rPr>
          <w:rFonts w:hint="eastAsia"/>
          <w:b w:val="0"/>
          <w:bCs w:val="0"/>
          <w:color w:val="auto"/>
          <w:highlight w:val="none"/>
          <w:lang w:eastAsia="zh-CN"/>
        </w:rPr>
        <w:t>验收结论：</w:t>
      </w:r>
    </w:p>
    <w:p w14:paraId="5EC33DB1">
      <w:pPr>
        <w:numPr>
          <w:ilvl w:val="0"/>
          <w:numId w:val="76"/>
        </w:numPr>
        <w:autoSpaceDE/>
        <w:autoSpaceDN/>
        <w:ind w:left="1314" w:firstLine="126" w:firstLineChars="0"/>
        <w:rPr>
          <w:rFonts w:hint="eastAsia"/>
          <w:b w:val="0"/>
          <w:bCs w:val="0"/>
          <w:color w:val="auto"/>
          <w:highlight w:val="none"/>
          <w:lang w:eastAsia="zh-CN"/>
        </w:rPr>
      </w:pPr>
      <w:r>
        <w:rPr>
          <w:rFonts w:hint="eastAsia"/>
          <w:b w:val="0"/>
          <w:bCs w:val="0"/>
          <w:color w:val="auto"/>
          <w:highlight w:val="none"/>
          <w:lang w:eastAsia="zh-CN"/>
        </w:rPr>
        <w:t>通过验收（合格）；</w:t>
      </w:r>
    </w:p>
    <w:p w14:paraId="387CD8E0">
      <w:pPr>
        <w:numPr>
          <w:ilvl w:val="0"/>
          <w:numId w:val="76"/>
        </w:numPr>
        <w:autoSpaceDE/>
        <w:autoSpaceDN/>
        <w:ind w:left="1314" w:firstLine="126" w:firstLineChars="0"/>
        <w:rPr>
          <w:rFonts w:hint="eastAsia"/>
          <w:b w:val="0"/>
          <w:bCs w:val="0"/>
          <w:color w:val="auto"/>
          <w:highlight w:val="none"/>
          <w:lang w:eastAsia="zh-CN"/>
        </w:rPr>
      </w:pPr>
      <w:r>
        <w:rPr>
          <w:rFonts w:hint="eastAsia"/>
          <w:b w:val="0"/>
          <w:bCs w:val="0"/>
          <w:color w:val="auto"/>
          <w:highlight w:val="none"/>
          <w:lang w:eastAsia="zh-CN"/>
        </w:rPr>
        <w:t>有条件通过验收（需整改后复验）；</w:t>
      </w:r>
    </w:p>
    <w:p w14:paraId="5A172268">
      <w:pPr>
        <w:numPr>
          <w:ilvl w:val="0"/>
          <w:numId w:val="76"/>
        </w:numPr>
        <w:autoSpaceDE/>
        <w:autoSpaceDN/>
        <w:ind w:left="1314" w:firstLine="126" w:firstLineChars="0"/>
        <w:rPr>
          <w:rFonts w:hint="eastAsia"/>
          <w:b w:val="0"/>
          <w:bCs w:val="0"/>
          <w:color w:val="auto"/>
          <w:highlight w:val="none"/>
          <w:lang w:eastAsia="zh-CN"/>
        </w:rPr>
      </w:pPr>
      <w:r>
        <w:rPr>
          <w:rFonts w:hint="eastAsia"/>
          <w:b w:val="0"/>
          <w:bCs w:val="0"/>
          <w:color w:val="auto"/>
          <w:highlight w:val="none"/>
          <w:lang w:eastAsia="zh-CN"/>
        </w:rPr>
        <w:t>不通过验收（需返工后重新验收）。</w:t>
      </w:r>
    </w:p>
    <w:p w14:paraId="00A5CE86">
      <w:pPr>
        <w:numPr>
          <w:ilvl w:val="0"/>
          <w:numId w:val="75"/>
        </w:numPr>
        <w:autoSpaceDE/>
        <w:autoSpaceDN/>
        <w:ind w:left="0" w:firstLine="1134" w:firstLineChars="0"/>
        <w:rPr>
          <w:rFonts w:hint="eastAsia"/>
          <w:b w:val="0"/>
          <w:bCs w:val="0"/>
          <w:color w:val="auto"/>
          <w:highlight w:val="none"/>
          <w:lang w:eastAsia="zh-CN"/>
        </w:rPr>
      </w:pPr>
      <w:r>
        <w:rPr>
          <w:rFonts w:hint="eastAsia"/>
          <w:b w:val="0"/>
          <w:bCs w:val="0"/>
          <w:color w:val="auto"/>
          <w:highlight w:val="none"/>
          <w:lang w:eastAsia="zh-CN"/>
        </w:rPr>
        <w:t>存在问题及整改要求：</w:t>
      </w:r>
    </w:p>
    <w:p w14:paraId="42D26F5C">
      <w:pPr>
        <w:numPr>
          <w:ilvl w:val="0"/>
          <w:numId w:val="0"/>
        </w:numPr>
        <w:autoSpaceDE/>
        <w:autoSpaceDN/>
        <w:ind w:left="1440" w:leftChars="0"/>
        <w:rPr>
          <w:rFonts w:hint="eastAsia"/>
          <w:b w:val="0"/>
          <w:bCs w:val="0"/>
          <w:color w:val="auto"/>
          <w:highlight w:val="none"/>
          <w:lang w:eastAsia="zh-CN"/>
        </w:rPr>
      </w:pPr>
      <w:r>
        <w:rPr>
          <w:rFonts w:hint="eastAsia"/>
          <w:b w:val="0"/>
          <w:bCs w:val="0"/>
          <w:color w:val="auto"/>
          <w:highlight w:val="none"/>
          <w:lang w:eastAsia="zh-CN"/>
        </w:rPr>
        <w:t>列出具体问题、责任单位及整改时限（详见验收整改通知单）。</w:t>
      </w:r>
    </w:p>
    <w:p w14:paraId="43E30FD5">
      <w:pPr>
        <w:numPr>
          <w:ilvl w:val="0"/>
          <w:numId w:val="75"/>
        </w:numPr>
        <w:autoSpaceDE/>
        <w:autoSpaceDN/>
        <w:ind w:left="0" w:firstLine="1134" w:firstLineChars="0"/>
        <w:rPr>
          <w:rFonts w:hint="eastAsia"/>
          <w:b w:val="0"/>
          <w:bCs w:val="0"/>
          <w:color w:val="auto"/>
          <w:highlight w:val="none"/>
          <w:lang w:eastAsia="zh-CN"/>
        </w:rPr>
      </w:pPr>
      <w:r>
        <w:rPr>
          <w:rFonts w:hint="eastAsia"/>
          <w:b w:val="0"/>
          <w:bCs w:val="0"/>
          <w:color w:val="auto"/>
          <w:highlight w:val="none"/>
          <w:lang w:eastAsia="zh-CN"/>
        </w:rPr>
        <w:t>后续要求：</w:t>
      </w:r>
    </w:p>
    <w:p w14:paraId="13CA7FE7">
      <w:pPr>
        <w:numPr>
          <w:ilvl w:val="0"/>
          <w:numId w:val="77"/>
        </w:numPr>
        <w:autoSpaceDE/>
        <w:autoSpaceDN/>
        <w:ind w:left="1314" w:firstLine="126" w:firstLineChars="0"/>
        <w:rPr>
          <w:rFonts w:hint="eastAsia"/>
          <w:b w:val="0"/>
          <w:bCs w:val="0"/>
          <w:color w:val="auto"/>
          <w:highlight w:val="none"/>
          <w:lang w:eastAsia="zh-CN"/>
        </w:rPr>
      </w:pPr>
      <w:r>
        <w:rPr>
          <w:rFonts w:hint="eastAsia"/>
          <w:b w:val="0"/>
          <w:bCs w:val="0"/>
          <w:color w:val="auto"/>
          <w:highlight w:val="none"/>
          <w:lang w:eastAsia="zh-CN"/>
        </w:rPr>
        <w:t>资料归档及备案要求；</w:t>
      </w:r>
    </w:p>
    <w:p w14:paraId="4067A92F">
      <w:pPr>
        <w:numPr>
          <w:ilvl w:val="0"/>
          <w:numId w:val="77"/>
        </w:numPr>
        <w:autoSpaceDE/>
        <w:autoSpaceDN/>
        <w:ind w:left="1314" w:firstLine="126" w:firstLineChars="0"/>
        <w:rPr>
          <w:rFonts w:hint="eastAsia"/>
          <w:b w:val="0"/>
          <w:bCs w:val="0"/>
          <w:color w:val="auto"/>
          <w:highlight w:val="none"/>
          <w:lang w:eastAsia="zh-CN"/>
        </w:rPr>
      </w:pPr>
      <w:r>
        <w:rPr>
          <w:rFonts w:hint="eastAsia"/>
          <w:b w:val="0"/>
          <w:bCs w:val="0"/>
          <w:color w:val="auto"/>
          <w:highlight w:val="none"/>
          <w:lang w:eastAsia="zh-CN"/>
        </w:rPr>
        <w:t>工程移交及保修责任。</w:t>
      </w:r>
    </w:p>
    <w:p w14:paraId="531C3303">
      <w:pPr>
        <w:pStyle w:val="22"/>
        <w:numPr>
          <w:ilvl w:val="0"/>
          <w:numId w:val="64"/>
        </w:numPr>
        <w:shd w:val="clear" w:color="auto" w:fill="FFFFFF"/>
        <w:ind w:left="0" w:firstLine="420" w:firstLineChars="0"/>
        <w:rPr>
          <w:rStyle w:val="27"/>
          <w:b/>
          <w:bCs/>
          <w:color w:val="auto"/>
          <w:highlight w:val="none"/>
        </w:rPr>
      </w:pPr>
      <w:r>
        <w:rPr>
          <w:rStyle w:val="27"/>
          <w:rFonts w:hint="eastAsia"/>
          <w:b/>
          <w:bCs/>
          <w:color w:val="auto"/>
          <w:highlight w:val="none"/>
        </w:rPr>
        <w:t>会议结论</w:t>
      </w:r>
    </w:p>
    <w:p w14:paraId="380EAEF2">
      <w:pPr>
        <w:numPr>
          <w:ilvl w:val="0"/>
          <w:numId w:val="78"/>
        </w:numPr>
        <w:autoSpaceDE/>
        <w:autoSpaceDN/>
        <w:ind w:left="0" w:firstLine="1134" w:firstLineChars="0"/>
        <w:rPr>
          <w:rFonts w:hint="eastAsia"/>
          <w:b w:val="0"/>
          <w:bCs w:val="0"/>
          <w:color w:val="auto"/>
          <w:highlight w:val="none"/>
          <w:lang w:eastAsia="zh-CN"/>
        </w:rPr>
      </w:pPr>
      <w:r>
        <w:rPr>
          <w:rFonts w:hint="eastAsia"/>
          <w:b w:val="0"/>
          <w:bCs w:val="0"/>
          <w:color w:val="auto"/>
          <w:highlight w:val="none"/>
          <w:lang w:eastAsia="zh-CN"/>
        </w:rPr>
        <w:t>验收小组一致同意工程通过竣工验收（或需整改后复验）；</w:t>
      </w:r>
    </w:p>
    <w:p w14:paraId="3E0CE779">
      <w:pPr>
        <w:numPr>
          <w:ilvl w:val="0"/>
          <w:numId w:val="78"/>
        </w:numPr>
        <w:autoSpaceDE/>
        <w:autoSpaceDN/>
        <w:ind w:left="0" w:firstLine="1134" w:firstLineChars="0"/>
        <w:rPr>
          <w:rFonts w:hint="eastAsia"/>
          <w:b w:val="0"/>
          <w:bCs w:val="0"/>
          <w:color w:val="auto"/>
          <w:highlight w:val="none"/>
          <w:lang w:eastAsia="zh-CN"/>
        </w:rPr>
      </w:pPr>
      <w:r>
        <w:rPr>
          <w:rFonts w:hint="eastAsia"/>
          <w:b w:val="0"/>
          <w:bCs w:val="0"/>
          <w:color w:val="auto"/>
          <w:highlight w:val="none"/>
          <w:lang w:eastAsia="zh-CN"/>
        </w:rPr>
        <w:t>要求相关单位在XX日内完成整改，并提交整改报告；</w:t>
      </w:r>
    </w:p>
    <w:p w14:paraId="2DE6C46D">
      <w:pPr>
        <w:numPr>
          <w:ilvl w:val="0"/>
          <w:numId w:val="78"/>
        </w:numPr>
        <w:autoSpaceDE/>
        <w:autoSpaceDN/>
        <w:ind w:left="0" w:firstLine="1134" w:firstLineChars="0"/>
        <w:rPr>
          <w:rFonts w:hint="eastAsia"/>
          <w:b w:val="0"/>
          <w:bCs w:val="0"/>
          <w:color w:val="auto"/>
          <w:highlight w:val="none"/>
          <w:lang w:eastAsia="zh-CN"/>
        </w:rPr>
      </w:pPr>
      <w:r>
        <w:rPr>
          <w:rFonts w:hint="eastAsia"/>
          <w:b w:val="0"/>
          <w:bCs w:val="0"/>
          <w:color w:val="auto"/>
          <w:highlight w:val="none"/>
          <w:lang w:eastAsia="zh-CN"/>
        </w:rPr>
        <w:t>质量监督机构对验收程序及结论的认可意见。</w:t>
      </w:r>
    </w:p>
    <w:p w14:paraId="3C413296">
      <w:pPr>
        <w:numPr>
          <w:ilvl w:val="0"/>
          <w:numId w:val="64"/>
        </w:numPr>
        <w:ind w:leftChars="0" w:firstLine="420" w:firstLineChars="0"/>
        <w:rPr>
          <w:b/>
          <w:bCs/>
          <w:color w:val="auto"/>
          <w:highlight w:val="none"/>
        </w:rPr>
      </w:pPr>
      <w:r>
        <w:rPr>
          <w:rFonts w:hint="eastAsia"/>
          <w:b/>
          <w:bCs/>
          <w:color w:val="auto"/>
          <w:highlight w:val="none"/>
        </w:rPr>
        <w:t>会议签字</w:t>
      </w:r>
    </w:p>
    <w:p w14:paraId="154891CF">
      <w:pPr>
        <w:ind w:firstLineChars="400"/>
        <w:rPr>
          <w:color w:val="auto"/>
          <w:highlight w:val="none"/>
          <w:lang w:eastAsia="zh-CN"/>
        </w:rPr>
      </w:pPr>
      <w:r>
        <w:rPr>
          <w:rFonts w:hint="eastAsia"/>
          <w:color w:val="auto"/>
          <w:highlight w:val="none"/>
          <w:lang w:eastAsia="zh-CN"/>
        </w:rPr>
        <w:t>参会单位代表签字确认（附签字页）。</w:t>
      </w:r>
    </w:p>
    <w:p w14:paraId="1527AFDE">
      <w:pPr>
        <w:pStyle w:val="22"/>
        <w:numPr>
          <w:ilvl w:val="0"/>
          <w:numId w:val="64"/>
        </w:numPr>
        <w:shd w:val="clear" w:color="auto" w:fill="FFFFFF"/>
        <w:autoSpaceDE/>
        <w:autoSpaceDN/>
        <w:spacing w:afterAutospacing="0" w:line="360" w:lineRule="auto"/>
        <w:ind w:firstLine="420" w:firstLineChars="0"/>
        <w:rPr>
          <w:rStyle w:val="27"/>
          <w:rFonts w:hint="eastAsia" w:ascii="宋体" w:hAnsi="宋体" w:eastAsia="宋体" w:cs="宋体"/>
          <w:bCs/>
          <w:color w:val="auto"/>
          <w:sz w:val="24"/>
          <w:szCs w:val="24"/>
          <w:highlight w:val="none"/>
          <w:shd w:val="clear" w:color="auto" w:fill="FFFFFF"/>
        </w:rPr>
      </w:pPr>
      <w:r>
        <w:rPr>
          <w:rStyle w:val="27"/>
          <w:rFonts w:hint="eastAsia" w:ascii="宋体" w:hAnsi="宋体" w:eastAsia="宋体" w:cs="宋体"/>
          <w:bCs/>
          <w:color w:val="auto"/>
          <w:sz w:val="24"/>
          <w:szCs w:val="24"/>
          <w:highlight w:val="none"/>
          <w:shd w:val="clear" w:color="auto" w:fill="FFFFFF"/>
        </w:rPr>
        <w:t>附件</w:t>
      </w:r>
    </w:p>
    <w:p w14:paraId="0415C153">
      <w:pPr>
        <w:ind w:left="0" w:leftChars="0" w:firstLine="960" w:firstLineChars="400"/>
        <w:rPr>
          <w:rFonts w:hint="eastAsia" w:ascii="Times New Roman" w:hAnsi="Times New Roman" w:eastAsia="宋体" w:cs="Times New Roman"/>
          <w:color w:val="auto"/>
          <w:sz w:val="24"/>
          <w:szCs w:val="24"/>
          <w:highlight w:val="none"/>
          <w:lang w:eastAsia="zh-CN"/>
        </w:rPr>
      </w:pPr>
      <w:r>
        <w:rPr>
          <w:rFonts w:hint="eastAsia" w:ascii="Times New Roman" w:hAnsi="Times New Roman" w:eastAsia="宋体" w:cs="Times New Roman"/>
          <w:color w:val="auto"/>
          <w:sz w:val="24"/>
          <w:szCs w:val="24"/>
          <w:highlight w:val="none"/>
          <w:shd w:val="clear" w:color="auto" w:fill="auto"/>
          <w:lang w:eastAsia="zh-CN"/>
        </w:rPr>
        <w:t>现场检查记录表（整改完成后需提交复验申请，由验收小组复核）</w:t>
      </w:r>
    </w:p>
    <w:p w14:paraId="3B7672DE">
      <w:pPr>
        <w:ind w:firstLine="960" w:firstLineChars="400"/>
        <w:rPr>
          <w:color w:val="auto"/>
          <w:highlight w:val="none"/>
          <w:lang w:eastAsia="zh-CN"/>
        </w:rPr>
      </w:pPr>
      <w:r>
        <w:rPr>
          <w:rFonts w:hint="eastAsia"/>
          <w:color w:val="auto"/>
          <w:highlight w:val="none"/>
          <w:lang w:eastAsia="zh-CN"/>
        </w:rPr>
        <w:t>附件：会议签到表</w:t>
      </w:r>
    </w:p>
    <w:p w14:paraId="3620DCA2">
      <w:pPr>
        <w:ind w:firstLine="960" w:firstLineChars="400"/>
        <w:rPr>
          <w:color w:val="auto"/>
          <w:highlight w:val="none"/>
          <w:lang w:eastAsia="zh-CN"/>
        </w:rPr>
      </w:pPr>
      <w:r>
        <w:rPr>
          <w:rFonts w:hint="eastAsia"/>
          <w:color w:val="auto"/>
          <w:highlight w:val="none"/>
          <w:lang w:eastAsia="zh-CN"/>
        </w:rPr>
        <w:t>呈请各方审阅修改，认可后成文、签字。</w:t>
      </w:r>
    </w:p>
    <w:p w14:paraId="674CA3BD">
      <w:pPr>
        <w:snapToGrid/>
        <w:spacing w:line="240" w:lineRule="auto"/>
        <w:ind w:firstLine="465" w:firstLineChars="0"/>
        <w:rPr>
          <w:rFonts w:ascii="方正仿宋_GB2312" w:hAnsi="方正仿宋_GB2312" w:eastAsia="方正仿宋_GB2312" w:cs="方正仿宋_GB2312"/>
          <w:color w:val="auto"/>
          <w:sz w:val="28"/>
          <w:szCs w:val="22"/>
          <w:highlight w:val="none"/>
          <w:lang w:eastAsia="zh-CN"/>
        </w:rPr>
      </w:pPr>
    </w:p>
    <w:p w14:paraId="6EFA84DF">
      <w:pPr>
        <w:snapToGrid/>
        <w:spacing w:line="240" w:lineRule="auto"/>
        <w:ind w:firstLine="465" w:firstLineChars="0"/>
        <w:rPr>
          <w:rFonts w:ascii="方正仿宋_GB2312" w:hAnsi="方正仿宋_GB2312" w:eastAsia="方正仿宋_GB2312" w:cs="方正仿宋_GB2312"/>
          <w:color w:val="auto"/>
          <w:sz w:val="28"/>
          <w:szCs w:val="22"/>
          <w:highlight w:val="none"/>
          <w:lang w:eastAsia="zh-CN"/>
        </w:rPr>
      </w:pPr>
    </w:p>
    <w:p w14:paraId="3558F8FA">
      <w:pPr>
        <w:snapToGrid/>
        <w:spacing w:line="240" w:lineRule="auto"/>
        <w:ind w:firstLine="465" w:firstLineChars="0"/>
        <w:rPr>
          <w:rFonts w:ascii="方正仿宋_GB2312" w:hAnsi="方正仿宋_GB2312" w:eastAsia="方正仿宋_GB2312" w:cs="方正仿宋_GB2312"/>
          <w:color w:val="auto"/>
          <w:sz w:val="28"/>
          <w:szCs w:val="22"/>
          <w:highlight w:val="none"/>
          <w:lang w:eastAsia="zh-CN"/>
        </w:rPr>
      </w:pPr>
    </w:p>
    <w:p w14:paraId="2EB7BE97">
      <w:pPr>
        <w:spacing w:line="480" w:lineRule="auto"/>
        <w:ind w:firstLine="480"/>
        <w:jc w:val="center"/>
        <w:rPr>
          <w:color w:val="auto"/>
          <w:highlight w:val="none"/>
          <w:lang w:eastAsia="zh-CN"/>
        </w:rPr>
      </w:pPr>
      <w:r>
        <w:rPr>
          <w:rFonts w:hint="eastAsia"/>
          <w:color w:val="auto"/>
          <w:highlight w:val="none"/>
          <w:lang w:eastAsia="zh-CN"/>
        </w:rPr>
        <w:t>建设单位：</w:t>
      </w:r>
    </w:p>
    <w:p w14:paraId="37023BF1">
      <w:pPr>
        <w:spacing w:line="480" w:lineRule="auto"/>
        <w:ind w:firstLine="480"/>
        <w:jc w:val="center"/>
        <w:rPr>
          <w:color w:val="auto"/>
          <w:highlight w:val="none"/>
          <w:lang w:eastAsia="zh-CN"/>
        </w:rPr>
      </w:pPr>
      <w:r>
        <w:rPr>
          <w:rFonts w:hint="eastAsia"/>
          <w:color w:val="auto"/>
          <w:highlight w:val="none"/>
          <w:lang w:eastAsia="zh-CN"/>
        </w:rPr>
        <w:t>项管单位：</w:t>
      </w:r>
    </w:p>
    <w:p w14:paraId="5EE013D9">
      <w:pPr>
        <w:spacing w:line="480" w:lineRule="auto"/>
        <w:ind w:firstLine="480"/>
        <w:jc w:val="center"/>
        <w:rPr>
          <w:color w:val="auto"/>
          <w:highlight w:val="none"/>
          <w:lang w:eastAsia="zh-CN"/>
        </w:rPr>
      </w:pPr>
      <w:r>
        <w:rPr>
          <w:rFonts w:hint="eastAsia"/>
          <w:color w:val="auto"/>
          <w:highlight w:val="none"/>
          <w:lang w:eastAsia="zh-CN"/>
        </w:rPr>
        <w:t>监理单位：</w:t>
      </w:r>
    </w:p>
    <w:p w14:paraId="1A64C68D">
      <w:pPr>
        <w:spacing w:line="480" w:lineRule="auto"/>
        <w:ind w:firstLine="480"/>
        <w:jc w:val="center"/>
        <w:rPr>
          <w:color w:val="auto"/>
          <w:highlight w:val="none"/>
          <w:lang w:eastAsia="zh-CN"/>
        </w:rPr>
      </w:pPr>
      <w:r>
        <w:rPr>
          <w:rFonts w:hint="eastAsia"/>
          <w:color w:val="auto"/>
          <w:highlight w:val="none"/>
          <w:lang w:eastAsia="zh-CN"/>
        </w:rPr>
        <w:t>施工单位：</w:t>
      </w:r>
    </w:p>
    <w:p w14:paraId="53C923F5">
      <w:pPr>
        <w:spacing w:line="480" w:lineRule="auto"/>
        <w:ind w:firstLine="480"/>
        <w:jc w:val="center"/>
        <w:rPr>
          <w:color w:val="auto"/>
          <w:highlight w:val="none"/>
          <w:lang w:eastAsia="zh-CN"/>
        </w:rPr>
      </w:pPr>
      <w:r>
        <w:rPr>
          <w:rFonts w:hint="eastAsia"/>
          <w:color w:val="auto"/>
          <w:highlight w:val="none"/>
          <w:lang w:eastAsia="zh-CN"/>
        </w:rPr>
        <w:t>设计单位：</w:t>
      </w:r>
    </w:p>
    <w:p w14:paraId="6E282815">
      <w:pPr>
        <w:spacing w:line="480" w:lineRule="auto"/>
        <w:ind w:firstLine="480"/>
        <w:jc w:val="center"/>
        <w:rPr>
          <w:color w:val="auto"/>
          <w:highlight w:val="none"/>
          <w:lang w:eastAsia="zh-CN"/>
        </w:rPr>
      </w:pPr>
      <w:r>
        <w:rPr>
          <w:rFonts w:hint="eastAsia"/>
          <w:color w:val="auto"/>
          <w:highlight w:val="none"/>
          <w:lang w:eastAsia="zh-CN"/>
        </w:rPr>
        <w:t>勘察单位：</w:t>
      </w:r>
    </w:p>
    <w:p w14:paraId="6F5D0A10">
      <w:pPr>
        <w:snapToGrid/>
        <w:spacing w:line="384" w:lineRule="auto"/>
        <w:ind w:firstLine="465" w:firstLineChars="0"/>
        <w:rPr>
          <w:rFonts w:cs="Arial" w:asciiTheme="minorEastAsia" w:hAnsiTheme="minorEastAsia" w:eastAsiaTheme="minorEastAsia"/>
          <w:color w:val="auto"/>
          <w:szCs w:val="21"/>
          <w:highlight w:val="none"/>
          <w:lang w:eastAsia="zh-CN"/>
        </w:rPr>
      </w:pPr>
    </w:p>
    <w:p w14:paraId="56C89B17">
      <w:pPr>
        <w:snapToGrid/>
        <w:spacing w:line="384" w:lineRule="auto"/>
        <w:ind w:firstLine="465" w:firstLineChars="0"/>
        <w:rPr>
          <w:rFonts w:cs="Arial" w:asciiTheme="minorEastAsia" w:hAnsiTheme="minorEastAsia" w:eastAsiaTheme="minorEastAsia"/>
          <w:color w:val="auto"/>
          <w:szCs w:val="21"/>
          <w:highlight w:val="none"/>
          <w:lang w:eastAsia="zh-CN"/>
        </w:rPr>
        <w:sectPr>
          <w:headerReference r:id="rId21" w:type="default"/>
          <w:pgSz w:w="11906" w:h="16839"/>
          <w:pgMar w:top="1134" w:right="1473" w:bottom="0" w:left="1587" w:header="862" w:footer="567" w:gutter="0"/>
          <w:pgBorders>
            <w:top w:val="none" w:sz="0" w:space="0"/>
            <w:left w:val="none" w:sz="0" w:space="0"/>
            <w:bottom w:val="none" w:sz="0" w:space="0"/>
            <w:right w:val="none" w:sz="0" w:space="0"/>
          </w:pgBorders>
          <w:pgNumType w:fmt="decimal"/>
          <w:cols w:space="720" w:num="1"/>
        </w:sectPr>
      </w:pPr>
    </w:p>
    <w:p w14:paraId="539B7F55">
      <w:pPr>
        <w:pStyle w:val="4"/>
        <w:ind w:left="240" w:leftChars="100" w:firstLine="482" w:firstLineChars="200"/>
        <w:rPr>
          <w:color w:val="auto"/>
          <w:highlight w:val="none"/>
          <w:lang w:eastAsia="zh-CN"/>
        </w:rPr>
      </w:pPr>
      <w:bookmarkStart w:id="1709" w:name="_Toc8154"/>
      <w:bookmarkStart w:id="1710" w:name="_Toc32364"/>
      <w:bookmarkStart w:id="1711" w:name="_Toc21349"/>
      <w:bookmarkStart w:id="1712" w:name="_Toc50"/>
      <w:bookmarkStart w:id="1713" w:name="_Toc14350"/>
      <w:bookmarkStart w:id="1714" w:name="_Toc11287"/>
      <w:bookmarkStart w:id="1715" w:name="_Toc19176"/>
      <w:bookmarkStart w:id="1716" w:name="_Toc2581"/>
      <w:bookmarkStart w:id="1717" w:name="_Toc29925"/>
      <w:bookmarkStart w:id="1718" w:name="_Toc8544"/>
      <w:bookmarkStart w:id="1719" w:name="_Toc192580244"/>
      <w:bookmarkStart w:id="1720" w:name="_Toc27664"/>
      <w:bookmarkStart w:id="1721" w:name="_Toc6804"/>
      <w:bookmarkStart w:id="1722" w:name="_Toc24275"/>
      <w:bookmarkStart w:id="1723" w:name="_Toc1354"/>
      <w:bookmarkStart w:id="1724" w:name="_Toc27386"/>
      <w:bookmarkStart w:id="1725" w:name="_Toc25523"/>
      <w:bookmarkStart w:id="1726" w:name="_Toc24137"/>
      <w:bookmarkStart w:id="1727" w:name="_Toc18778"/>
      <w:r>
        <w:rPr>
          <w:rFonts w:hint="eastAsia"/>
          <w:color w:val="auto"/>
          <w:highlight w:val="none"/>
          <w:lang w:eastAsia="zh-CN"/>
        </w:rPr>
        <w:t>表4.3-3 竣工结算计划</w:t>
      </w:r>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p>
    <w:p w14:paraId="3181F75D">
      <w:pPr>
        <w:snapToGrid/>
        <w:spacing w:line="240" w:lineRule="auto"/>
        <w:ind w:firstLine="0" w:firstLineChars="0"/>
        <w:jc w:val="center"/>
        <w:rPr>
          <w:rFonts w:ascii="宋体" w:hAnsi="宋体" w:cs="宋体"/>
          <w:b/>
          <w:bCs/>
          <w:color w:val="auto"/>
          <w:sz w:val="44"/>
          <w:szCs w:val="44"/>
          <w:highlight w:val="none"/>
          <w:lang w:eastAsia="zh-CN"/>
        </w:rPr>
      </w:pPr>
      <w:r>
        <w:rPr>
          <w:rFonts w:hint="eastAsia" w:ascii="宋体" w:hAnsi="宋体" w:cs="宋体"/>
          <w:b/>
          <w:bCs/>
          <w:color w:val="auto"/>
          <w:sz w:val="44"/>
          <w:szCs w:val="44"/>
          <w:highlight w:val="none"/>
          <w:lang w:eastAsia="zh-CN"/>
        </w:rPr>
        <w:t>***工程竣工结算计划</w:t>
      </w:r>
    </w:p>
    <w:tbl>
      <w:tblPr>
        <w:tblStyle w:val="24"/>
        <w:tblpPr w:leftFromText="180" w:rightFromText="180" w:vertAnchor="text" w:horzAnchor="page" w:tblpX="590" w:tblpY="420"/>
        <w:tblOverlap w:val="never"/>
        <w:tblW w:w="4885" w:type="pct"/>
        <w:tblInd w:w="0" w:type="dxa"/>
        <w:tblLayout w:type="autofit"/>
        <w:tblCellMar>
          <w:top w:w="0" w:type="dxa"/>
          <w:left w:w="0" w:type="dxa"/>
          <w:bottom w:w="0" w:type="dxa"/>
          <w:right w:w="0" w:type="dxa"/>
        </w:tblCellMar>
      </w:tblPr>
      <w:tblGrid>
        <w:gridCol w:w="768"/>
        <w:gridCol w:w="1122"/>
        <w:gridCol w:w="1122"/>
        <w:gridCol w:w="1122"/>
        <w:gridCol w:w="1122"/>
        <w:gridCol w:w="1122"/>
        <w:gridCol w:w="1122"/>
        <w:gridCol w:w="1122"/>
        <w:gridCol w:w="1122"/>
        <w:gridCol w:w="870"/>
        <w:gridCol w:w="1282"/>
        <w:gridCol w:w="1217"/>
        <w:gridCol w:w="1411"/>
        <w:gridCol w:w="830"/>
      </w:tblGrid>
      <w:tr w14:paraId="59827D22">
        <w:tblPrEx>
          <w:tblCellMar>
            <w:top w:w="0" w:type="dxa"/>
            <w:left w:w="0" w:type="dxa"/>
            <w:bottom w:w="0" w:type="dxa"/>
            <w:right w:w="0" w:type="dxa"/>
          </w:tblCellMar>
        </w:tblPrEx>
        <w:trPr>
          <w:trHeight w:val="280" w:hRule="atLeast"/>
        </w:trPr>
        <w:tc>
          <w:tcPr>
            <w:tcW w:w="25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C710DE3">
            <w:pPr>
              <w:spacing w:line="0" w:lineRule="atLeast"/>
              <w:ind w:firstLine="0" w:firstLineChars="0"/>
              <w:jc w:val="center"/>
              <w:textAlignment w:val="center"/>
              <w:rPr>
                <w:color w:val="auto"/>
                <w:highlight w:val="none"/>
              </w:rPr>
            </w:pPr>
            <w:r>
              <w:rPr>
                <w:color w:val="auto"/>
                <w:highlight w:val="none"/>
                <w:lang w:eastAsia="zh-CN" w:bidi="ar"/>
              </w:rPr>
              <w:t>序号</w:t>
            </w:r>
          </w:p>
        </w:tc>
        <w:tc>
          <w:tcPr>
            <w:tcW w:w="36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31C6F91">
            <w:pPr>
              <w:spacing w:line="0" w:lineRule="atLeast"/>
              <w:ind w:firstLine="0" w:firstLineChars="0"/>
              <w:jc w:val="center"/>
              <w:textAlignment w:val="center"/>
              <w:rPr>
                <w:color w:val="auto"/>
                <w:highlight w:val="none"/>
              </w:rPr>
            </w:pPr>
            <w:r>
              <w:rPr>
                <w:rFonts w:hint="eastAsia"/>
                <w:color w:val="auto"/>
                <w:highlight w:val="none"/>
                <w:lang w:eastAsia="zh-CN" w:bidi="ar"/>
              </w:rPr>
              <w:t>合同</w:t>
            </w:r>
            <w:r>
              <w:rPr>
                <w:color w:val="auto"/>
                <w:highlight w:val="none"/>
                <w:lang w:eastAsia="zh-CN" w:bidi="ar"/>
              </w:rPr>
              <w:t>内容</w:t>
            </w:r>
          </w:p>
        </w:tc>
        <w:tc>
          <w:tcPr>
            <w:tcW w:w="36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18EDC38">
            <w:pPr>
              <w:spacing w:line="0" w:lineRule="atLeast"/>
              <w:ind w:firstLine="0" w:firstLineChars="0"/>
              <w:jc w:val="center"/>
              <w:textAlignment w:val="center"/>
              <w:rPr>
                <w:color w:val="auto"/>
                <w:highlight w:val="none"/>
              </w:rPr>
            </w:pPr>
            <w:r>
              <w:rPr>
                <w:rFonts w:hint="eastAsia"/>
                <w:color w:val="auto"/>
                <w:highlight w:val="none"/>
                <w:lang w:eastAsia="zh-CN" w:bidi="ar"/>
              </w:rPr>
              <w:t>参建</w:t>
            </w:r>
            <w:r>
              <w:rPr>
                <w:color w:val="auto"/>
                <w:highlight w:val="none"/>
                <w:lang w:eastAsia="zh-CN" w:bidi="ar"/>
              </w:rPr>
              <w:t>单位</w:t>
            </w:r>
          </w:p>
        </w:tc>
        <w:tc>
          <w:tcPr>
            <w:tcW w:w="36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A7672C7">
            <w:pPr>
              <w:spacing w:line="0" w:lineRule="atLeast"/>
              <w:ind w:firstLine="0" w:firstLineChars="0"/>
              <w:jc w:val="center"/>
              <w:textAlignment w:val="center"/>
              <w:rPr>
                <w:color w:val="auto"/>
                <w:highlight w:val="none"/>
              </w:rPr>
            </w:pPr>
            <w:r>
              <w:rPr>
                <w:color w:val="auto"/>
                <w:highlight w:val="none"/>
                <w:lang w:eastAsia="zh-CN" w:bidi="ar"/>
              </w:rPr>
              <w:t>合同额</w:t>
            </w:r>
            <w:r>
              <w:rPr>
                <w:color w:val="auto"/>
                <w:highlight w:val="none"/>
                <w:lang w:eastAsia="zh-CN" w:bidi="ar"/>
              </w:rPr>
              <w:br w:type="textWrapping"/>
            </w:r>
            <w:r>
              <w:rPr>
                <w:color w:val="auto"/>
                <w:highlight w:val="none"/>
                <w:lang w:eastAsia="zh-CN" w:bidi="ar"/>
              </w:rPr>
              <w:t>（万元）</w:t>
            </w:r>
          </w:p>
        </w:tc>
        <w:tc>
          <w:tcPr>
            <w:tcW w:w="36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19F0A15">
            <w:pPr>
              <w:spacing w:line="0" w:lineRule="atLeast"/>
              <w:ind w:firstLine="0" w:firstLineChars="0"/>
              <w:jc w:val="center"/>
              <w:textAlignment w:val="center"/>
              <w:rPr>
                <w:color w:val="auto"/>
                <w:highlight w:val="none"/>
              </w:rPr>
            </w:pPr>
            <w:r>
              <w:rPr>
                <w:color w:val="auto"/>
                <w:highlight w:val="none"/>
                <w:lang w:eastAsia="zh-CN" w:bidi="ar"/>
              </w:rPr>
              <w:t>计划送审时间</w:t>
            </w:r>
          </w:p>
        </w:tc>
        <w:tc>
          <w:tcPr>
            <w:tcW w:w="36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C3D2321">
            <w:pPr>
              <w:spacing w:line="0" w:lineRule="atLeast"/>
              <w:ind w:firstLine="0" w:firstLineChars="0"/>
              <w:jc w:val="center"/>
              <w:textAlignment w:val="center"/>
              <w:rPr>
                <w:color w:val="auto"/>
                <w:highlight w:val="none"/>
              </w:rPr>
            </w:pPr>
            <w:r>
              <w:rPr>
                <w:color w:val="auto"/>
                <w:highlight w:val="none"/>
                <w:lang w:eastAsia="zh-CN" w:bidi="ar"/>
              </w:rPr>
              <w:t>甲方对接人员</w:t>
            </w:r>
          </w:p>
        </w:tc>
        <w:tc>
          <w:tcPr>
            <w:tcW w:w="36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C51017A">
            <w:pPr>
              <w:spacing w:line="0" w:lineRule="atLeast"/>
              <w:ind w:firstLine="0" w:firstLineChars="0"/>
              <w:jc w:val="center"/>
              <w:textAlignment w:val="center"/>
              <w:rPr>
                <w:color w:val="auto"/>
                <w:highlight w:val="none"/>
              </w:rPr>
            </w:pPr>
            <w:r>
              <w:rPr>
                <w:rFonts w:hint="eastAsia"/>
                <w:color w:val="auto"/>
                <w:highlight w:val="none"/>
                <w:lang w:eastAsia="zh-CN" w:bidi="ar"/>
              </w:rPr>
              <w:t>项管</w:t>
            </w:r>
            <w:r>
              <w:rPr>
                <w:color w:val="auto"/>
                <w:highlight w:val="none"/>
                <w:lang w:eastAsia="zh-CN" w:bidi="ar"/>
              </w:rPr>
              <w:br w:type="textWrapping"/>
            </w:r>
            <w:r>
              <w:rPr>
                <w:color w:val="auto"/>
                <w:highlight w:val="none"/>
                <w:lang w:eastAsia="zh-CN" w:bidi="ar"/>
              </w:rPr>
              <w:t>专业负责人</w:t>
            </w:r>
          </w:p>
        </w:tc>
        <w:tc>
          <w:tcPr>
            <w:tcW w:w="36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2CD2BA9">
            <w:pPr>
              <w:spacing w:line="0" w:lineRule="atLeast"/>
              <w:ind w:firstLine="0" w:firstLineChars="0"/>
              <w:jc w:val="center"/>
              <w:textAlignment w:val="center"/>
              <w:rPr>
                <w:color w:val="auto"/>
                <w:highlight w:val="none"/>
              </w:rPr>
            </w:pPr>
            <w:r>
              <w:rPr>
                <w:rFonts w:hint="eastAsia"/>
                <w:color w:val="auto"/>
                <w:highlight w:val="none"/>
                <w:lang w:eastAsia="zh-CN" w:bidi="ar"/>
              </w:rPr>
              <w:t>参建</w:t>
            </w:r>
            <w:r>
              <w:rPr>
                <w:color w:val="auto"/>
                <w:highlight w:val="none"/>
                <w:lang w:eastAsia="zh-CN" w:bidi="ar"/>
              </w:rPr>
              <w:t>单位</w:t>
            </w:r>
            <w:r>
              <w:rPr>
                <w:color w:val="auto"/>
                <w:highlight w:val="none"/>
                <w:lang w:eastAsia="zh-CN" w:bidi="ar"/>
              </w:rPr>
              <w:br w:type="textWrapping"/>
            </w:r>
            <w:r>
              <w:rPr>
                <w:color w:val="auto"/>
                <w:highlight w:val="none"/>
                <w:lang w:eastAsia="zh-CN" w:bidi="ar"/>
              </w:rPr>
              <w:t>专业负责人</w:t>
            </w:r>
          </w:p>
        </w:tc>
        <w:tc>
          <w:tcPr>
            <w:tcW w:w="36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B4A078D">
            <w:pPr>
              <w:spacing w:line="0" w:lineRule="atLeast"/>
              <w:ind w:firstLine="0" w:firstLineChars="0"/>
              <w:jc w:val="center"/>
              <w:textAlignment w:val="center"/>
              <w:rPr>
                <w:color w:val="auto"/>
                <w:highlight w:val="none"/>
              </w:rPr>
            </w:pPr>
            <w:r>
              <w:rPr>
                <w:color w:val="auto"/>
                <w:highlight w:val="none"/>
                <w:lang w:eastAsia="zh-CN" w:bidi="ar"/>
              </w:rPr>
              <w:t>送审资料要求</w:t>
            </w:r>
          </w:p>
        </w:tc>
        <w:tc>
          <w:tcPr>
            <w:tcW w:w="1096"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042B157B">
            <w:pPr>
              <w:spacing w:line="0" w:lineRule="atLeast"/>
              <w:ind w:firstLine="0" w:firstLineChars="0"/>
              <w:jc w:val="center"/>
              <w:textAlignment w:val="center"/>
              <w:rPr>
                <w:color w:val="auto"/>
                <w:highlight w:val="none"/>
                <w:lang w:eastAsia="zh-CN"/>
              </w:rPr>
            </w:pPr>
            <w:r>
              <w:rPr>
                <w:color w:val="auto"/>
                <w:highlight w:val="none"/>
                <w:lang w:eastAsia="zh-CN" w:bidi="ar"/>
              </w:rPr>
              <w:t>审核时限（审核+核对）</w:t>
            </w:r>
          </w:p>
        </w:tc>
        <w:tc>
          <w:tcPr>
            <w:tcW w:w="45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CE5F556">
            <w:pPr>
              <w:spacing w:line="0" w:lineRule="atLeast"/>
              <w:ind w:firstLine="0" w:firstLineChars="0"/>
              <w:jc w:val="center"/>
              <w:textAlignment w:val="center"/>
              <w:rPr>
                <w:color w:val="auto"/>
                <w:highlight w:val="none"/>
              </w:rPr>
            </w:pPr>
            <w:r>
              <w:rPr>
                <w:color w:val="auto"/>
                <w:highlight w:val="none"/>
                <w:lang w:eastAsia="zh-CN" w:bidi="ar"/>
              </w:rPr>
              <w:t>结算进度状态</w:t>
            </w:r>
          </w:p>
        </w:tc>
        <w:tc>
          <w:tcPr>
            <w:tcW w:w="27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C25DA0D">
            <w:pPr>
              <w:spacing w:line="0" w:lineRule="atLeast"/>
              <w:ind w:firstLine="0" w:firstLineChars="0"/>
              <w:jc w:val="center"/>
              <w:textAlignment w:val="center"/>
              <w:rPr>
                <w:color w:val="auto"/>
                <w:highlight w:val="none"/>
              </w:rPr>
            </w:pPr>
            <w:r>
              <w:rPr>
                <w:color w:val="auto"/>
                <w:highlight w:val="none"/>
                <w:lang w:eastAsia="zh-CN" w:bidi="ar"/>
              </w:rPr>
              <w:t>备注</w:t>
            </w:r>
          </w:p>
        </w:tc>
      </w:tr>
      <w:tr w14:paraId="5963D690">
        <w:tblPrEx>
          <w:tblCellMar>
            <w:top w:w="0" w:type="dxa"/>
            <w:left w:w="0" w:type="dxa"/>
            <w:bottom w:w="0" w:type="dxa"/>
            <w:right w:w="0" w:type="dxa"/>
          </w:tblCellMar>
        </w:tblPrEx>
        <w:trPr>
          <w:trHeight w:val="1040" w:hRule="atLeast"/>
        </w:trPr>
        <w:tc>
          <w:tcPr>
            <w:tcW w:w="2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E2AC0D9">
            <w:pPr>
              <w:spacing w:line="0" w:lineRule="atLeast"/>
              <w:ind w:firstLine="0" w:firstLineChars="0"/>
              <w:jc w:val="center"/>
              <w:rPr>
                <w:color w:val="auto"/>
                <w:highlight w:val="none"/>
              </w:rPr>
            </w:pPr>
          </w:p>
        </w:tc>
        <w:tc>
          <w:tcPr>
            <w:tcW w:w="36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65181E5">
            <w:pPr>
              <w:spacing w:line="0" w:lineRule="atLeast"/>
              <w:ind w:firstLine="0" w:firstLineChars="0"/>
              <w:jc w:val="center"/>
              <w:rPr>
                <w:color w:val="auto"/>
                <w:highlight w:val="none"/>
              </w:rPr>
            </w:pPr>
          </w:p>
        </w:tc>
        <w:tc>
          <w:tcPr>
            <w:tcW w:w="36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5FE0ADE">
            <w:pPr>
              <w:spacing w:line="0" w:lineRule="atLeast"/>
              <w:ind w:firstLine="0" w:firstLineChars="0"/>
              <w:jc w:val="center"/>
              <w:rPr>
                <w:color w:val="auto"/>
                <w:highlight w:val="none"/>
              </w:rPr>
            </w:pPr>
          </w:p>
        </w:tc>
        <w:tc>
          <w:tcPr>
            <w:tcW w:w="36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BB24BA3">
            <w:pPr>
              <w:spacing w:line="0" w:lineRule="atLeast"/>
              <w:ind w:firstLine="0" w:firstLineChars="0"/>
              <w:jc w:val="center"/>
              <w:rPr>
                <w:color w:val="auto"/>
                <w:highlight w:val="none"/>
              </w:rPr>
            </w:pPr>
          </w:p>
        </w:tc>
        <w:tc>
          <w:tcPr>
            <w:tcW w:w="36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4182EFB">
            <w:pPr>
              <w:spacing w:line="0" w:lineRule="atLeast"/>
              <w:ind w:firstLine="0" w:firstLineChars="0"/>
              <w:jc w:val="center"/>
              <w:rPr>
                <w:color w:val="auto"/>
                <w:highlight w:val="none"/>
              </w:rPr>
            </w:pPr>
          </w:p>
        </w:tc>
        <w:tc>
          <w:tcPr>
            <w:tcW w:w="36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297A58A">
            <w:pPr>
              <w:spacing w:line="0" w:lineRule="atLeast"/>
              <w:ind w:firstLine="0" w:firstLineChars="0"/>
              <w:jc w:val="center"/>
              <w:rPr>
                <w:color w:val="auto"/>
                <w:highlight w:val="none"/>
              </w:rPr>
            </w:pPr>
          </w:p>
        </w:tc>
        <w:tc>
          <w:tcPr>
            <w:tcW w:w="36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C361650">
            <w:pPr>
              <w:spacing w:line="0" w:lineRule="atLeast"/>
              <w:ind w:firstLine="0" w:firstLineChars="0"/>
              <w:jc w:val="center"/>
              <w:rPr>
                <w:color w:val="auto"/>
                <w:highlight w:val="none"/>
              </w:rPr>
            </w:pPr>
          </w:p>
        </w:tc>
        <w:tc>
          <w:tcPr>
            <w:tcW w:w="36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709869">
            <w:pPr>
              <w:spacing w:line="0" w:lineRule="atLeast"/>
              <w:ind w:firstLine="0" w:firstLineChars="0"/>
              <w:jc w:val="center"/>
              <w:rPr>
                <w:color w:val="auto"/>
                <w:highlight w:val="none"/>
              </w:rPr>
            </w:pPr>
          </w:p>
        </w:tc>
        <w:tc>
          <w:tcPr>
            <w:tcW w:w="36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5C71529">
            <w:pPr>
              <w:spacing w:line="0" w:lineRule="atLeast"/>
              <w:ind w:firstLine="0" w:firstLineChars="0"/>
              <w:jc w:val="center"/>
              <w:rPr>
                <w:color w:val="auto"/>
                <w:highlight w:val="none"/>
              </w:rPr>
            </w:pPr>
          </w:p>
        </w:tc>
        <w:tc>
          <w:tcPr>
            <w:tcW w:w="2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3A0E2C">
            <w:pPr>
              <w:spacing w:line="0" w:lineRule="atLeast"/>
              <w:ind w:firstLine="0" w:firstLineChars="0"/>
              <w:jc w:val="center"/>
              <w:textAlignment w:val="center"/>
              <w:rPr>
                <w:color w:val="auto"/>
                <w:highlight w:val="none"/>
              </w:rPr>
            </w:pPr>
            <w:r>
              <w:rPr>
                <w:color w:val="auto"/>
                <w:highlight w:val="none"/>
                <w:lang w:eastAsia="zh-CN" w:bidi="ar"/>
              </w:rPr>
              <w:t>开始时间</w:t>
            </w:r>
          </w:p>
        </w:tc>
        <w:tc>
          <w:tcPr>
            <w:tcW w:w="4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DAE404">
            <w:pPr>
              <w:spacing w:line="0" w:lineRule="atLeast"/>
              <w:ind w:firstLine="0" w:firstLineChars="0"/>
              <w:jc w:val="center"/>
              <w:textAlignment w:val="center"/>
              <w:rPr>
                <w:color w:val="auto"/>
                <w:highlight w:val="none"/>
                <w:lang w:eastAsia="zh-CN"/>
              </w:rPr>
            </w:pPr>
            <w:r>
              <w:rPr>
                <w:color w:val="auto"/>
                <w:highlight w:val="none"/>
                <w:lang w:eastAsia="zh-CN" w:bidi="ar"/>
              </w:rPr>
              <w:t>结束时间/含编制结算报告时间</w:t>
            </w:r>
          </w:p>
        </w:tc>
        <w:tc>
          <w:tcPr>
            <w:tcW w:w="3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F4E624">
            <w:pPr>
              <w:spacing w:line="0" w:lineRule="atLeast"/>
              <w:ind w:firstLine="0" w:firstLineChars="0"/>
              <w:jc w:val="center"/>
              <w:textAlignment w:val="center"/>
              <w:rPr>
                <w:color w:val="auto"/>
                <w:highlight w:val="none"/>
                <w:lang w:eastAsia="zh-CN" w:bidi="ar"/>
              </w:rPr>
            </w:pPr>
            <w:r>
              <w:rPr>
                <w:color w:val="auto"/>
                <w:highlight w:val="none"/>
                <w:lang w:eastAsia="zh-CN" w:bidi="ar"/>
              </w:rPr>
              <w:t>历时</w:t>
            </w:r>
          </w:p>
          <w:p w14:paraId="12C6164F">
            <w:pPr>
              <w:spacing w:line="0" w:lineRule="atLeast"/>
              <w:ind w:firstLine="0" w:firstLineChars="0"/>
              <w:jc w:val="center"/>
              <w:textAlignment w:val="center"/>
              <w:rPr>
                <w:color w:val="auto"/>
                <w:highlight w:val="none"/>
              </w:rPr>
            </w:pPr>
            <w:r>
              <w:rPr>
                <w:color w:val="auto"/>
                <w:highlight w:val="none"/>
                <w:lang w:eastAsia="zh-CN" w:bidi="ar"/>
              </w:rPr>
              <w:t>（天）</w:t>
            </w:r>
          </w:p>
        </w:tc>
        <w:tc>
          <w:tcPr>
            <w:tcW w:w="45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D8BF77">
            <w:pPr>
              <w:spacing w:line="0" w:lineRule="atLeast"/>
              <w:ind w:firstLine="0" w:firstLineChars="0"/>
              <w:jc w:val="center"/>
              <w:rPr>
                <w:color w:val="auto"/>
                <w:highlight w:val="none"/>
              </w:rPr>
            </w:pPr>
          </w:p>
        </w:tc>
        <w:tc>
          <w:tcPr>
            <w:tcW w:w="27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5DE0036">
            <w:pPr>
              <w:spacing w:line="0" w:lineRule="atLeast"/>
              <w:ind w:firstLine="0" w:firstLineChars="0"/>
              <w:jc w:val="center"/>
              <w:rPr>
                <w:color w:val="auto"/>
                <w:highlight w:val="none"/>
              </w:rPr>
            </w:pPr>
          </w:p>
        </w:tc>
      </w:tr>
      <w:tr w14:paraId="025F4883">
        <w:trPr>
          <w:trHeight w:val="419" w:hRule="atLeast"/>
        </w:trPr>
        <w:tc>
          <w:tcPr>
            <w:tcW w:w="25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879588">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82E565">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D98923">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6CF469">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5384DC">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3C5821">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FDCE6B">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2A6D43">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4D4983">
            <w:pPr>
              <w:spacing w:line="0" w:lineRule="atLeast"/>
              <w:ind w:firstLine="0" w:firstLineChars="0"/>
              <w:jc w:val="center"/>
              <w:rPr>
                <w:color w:val="auto"/>
                <w:highlight w:val="none"/>
              </w:rPr>
            </w:pPr>
          </w:p>
        </w:tc>
        <w:tc>
          <w:tcPr>
            <w:tcW w:w="2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638230">
            <w:pPr>
              <w:spacing w:line="0" w:lineRule="atLeast"/>
              <w:ind w:firstLine="0" w:firstLineChars="0"/>
              <w:jc w:val="center"/>
              <w:textAlignment w:val="center"/>
              <w:rPr>
                <w:color w:val="auto"/>
                <w:highlight w:val="none"/>
                <w:lang w:eastAsia="zh-CN" w:bidi="ar"/>
              </w:rPr>
            </w:pPr>
          </w:p>
        </w:tc>
        <w:tc>
          <w:tcPr>
            <w:tcW w:w="4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CBB5E1">
            <w:pPr>
              <w:spacing w:line="0" w:lineRule="atLeast"/>
              <w:ind w:firstLine="0" w:firstLineChars="0"/>
              <w:jc w:val="center"/>
              <w:textAlignment w:val="center"/>
              <w:rPr>
                <w:color w:val="auto"/>
                <w:highlight w:val="none"/>
                <w:lang w:eastAsia="zh-CN" w:bidi="ar"/>
              </w:rPr>
            </w:pPr>
          </w:p>
        </w:tc>
        <w:tc>
          <w:tcPr>
            <w:tcW w:w="3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D06422">
            <w:pPr>
              <w:spacing w:line="0" w:lineRule="atLeast"/>
              <w:ind w:firstLine="0" w:firstLineChars="0"/>
              <w:jc w:val="center"/>
              <w:textAlignment w:val="center"/>
              <w:rPr>
                <w:color w:val="auto"/>
                <w:highlight w:val="none"/>
                <w:lang w:eastAsia="zh-CN" w:bidi="ar"/>
              </w:rPr>
            </w:pPr>
          </w:p>
        </w:tc>
        <w:tc>
          <w:tcPr>
            <w:tcW w:w="4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28B1DF">
            <w:pPr>
              <w:spacing w:line="0" w:lineRule="atLeast"/>
              <w:ind w:firstLine="0" w:firstLineChars="0"/>
              <w:jc w:val="center"/>
              <w:rPr>
                <w:color w:val="auto"/>
                <w:highlight w:val="none"/>
              </w:rPr>
            </w:pPr>
          </w:p>
        </w:tc>
        <w:tc>
          <w:tcPr>
            <w:tcW w:w="2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DC6709">
            <w:pPr>
              <w:spacing w:line="0" w:lineRule="atLeast"/>
              <w:ind w:firstLine="0" w:firstLineChars="0"/>
              <w:jc w:val="center"/>
              <w:rPr>
                <w:color w:val="auto"/>
                <w:highlight w:val="none"/>
              </w:rPr>
            </w:pPr>
          </w:p>
        </w:tc>
      </w:tr>
      <w:tr w14:paraId="0EC715C0">
        <w:tblPrEx>
          <w:tblCellMar>
            <w:top w:w="0" w:type="dxa"/>
            <w:left w:w="0" w:type="dxa"/>
            <w:bottom w:w="0" w:type="dxa"/>
            <w:right w:w="0" w:type="dxa"/>
          </w:tblCellMar>
        </w:tblPrEx>
        <w:trPr>
          <w:trHeight w:val="523" w:hRule="atLeast"/>
        </w:trPr>
        <w:tc>
          <w:tcPr>
            <w:tcW w:w="25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79DEF1">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6EB269">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094ED8">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588855">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A84342">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B61100">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77FE1A">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908B5E">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B5BC3D">
            <w:pPr>
              <w:spacing w:line="0" w:lineRule="atLeast"/>
              <w:ind w:firstLine="0" w:firstLineChars="0"/>
              <w:jc w:val="center"/>
              <w:rPr>
                <w:color w:val="auto"/>
                <w:highlight w:val="none"/>
              </w:rPr>
            </w:pPr>
          </w:p>
        </w:tc>
        <w:tc>
          <w:tcPr>
            <w:tcW w:w="2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C3000E">
            <w:pPr>
              <w:spacing w:line="0" w:lineRule="atLeast"/>
              <w:ind w:firstLine="0" w:firstLineChars="0"/>
              <w:jc w:val="center"/>
              <w:textAlignment w:val="center"/>
              <w:rPr>
                <w:color w:val="auto"/>
                <w:highlight w:val="none"/>
                <w:lang w:eastAsia="zh-CN" w:bidi="ar"/>
              </w:rPr>
            </w:pPr>
          </w:p>
        </w:tc>
        <w:tc>
          <w:tcPr>
            <w:tcW w:w="4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0C1946">
            <w:pPr>
              <w:spacing w:line="0" w:lineRule="atLeast"/>
              <w:ind w:firstLine="0" w:firstLineChars="0"/>
              <w:jc w:val="center"/>
              <w:textAlignment w:val="center"/>
              <w:rPr>
                <w:color w:val="auto"/>
                <w:highlight w:val="none"/>
                <w:lang w:eastAsia="zh-CN" w:bidi="ar"/>
              </w:rPr>
            </w:pPr>
          </w:p>
        </w:tc>
        <w:tc>
          <w:tcPr>
            <w:tcW w:w="3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F17A1A">
            <w:pPr>
              <w:spacing w:line="0" w:lineRule="atLeast"/>
              <w:ind w:firstLine="0" w:firstLineChars="0"/>
              <w:jc w:val="center"/>
              <w:textAlignment w:val="center"/>
              <w:rPr>
                <w:color w:val="auto"/>
                <w:highlight w:val="none"/>
                <w:lang w:eastAsia="zh-CN" w:bidi="ar"/>
              </w:rPr>
            </w:pPr>
          </w:p>
        </w:tc>
        <w:tc>
          <w:tcPr>
            <w:tcW w:w="4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92D261">
            <w:pPr>
              <w:spacing w:line="0" w:lineRule="atLeast"/>
              <w:ind w:firstLine="0" w:firstLineChars="0"/>
              <w:jc w:val="center"/>
              <w:rPr>
                <w:color w:val="auto"/>
                <w:highlight w:val="none"/>
              </w:rPr>
            </w:pPr>
          </w:p>
        </w:tc>
        <w:tc>
          <w:tcPr>
            <w:tcW w:w="2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5453CB">
            <w:pPr>
              <w:spacing w:line="0" w:lineRule="atLeast"/>
              <w:ind w:firstLine="0" w:firstLineChars="0"/>
              <w:jc w:val="center"/>
              <w:rPr>
                <w:color w:val="auto"/>
                <w:highlight w:val="none"/>
              </w:rPr>
            </w:pPr>
          </w:p>
        </w:tc>
      </w:tr>
      <w:tr w14:paraId="798CCB70">
        <w:tblPrEx>
          <w:tblCellMar>
            <w:top w:w="0" w:type="dxa"/>
            <w:left w:w="0" w:type="dxa"/>
            <w:bottom w:w="0" w:type="dxa"/>
            <w:right w:w="0" w:type="dxa"/>
          </w:tblCellMar>
        </w:tblPrEx>
        <w:trPr>
          <w:trHeight w:val="441" w:hRule="atLeast"/>
        </w:trPr>
        <w:tc>
          <w:tcPr>
            <w:tcW w:w="25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6394EC">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FAD383">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4AF1B5">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F05BD5">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BCC474">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0554B2">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1C2585">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0F7AD3">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150B7F">
            <w:pPr>
              <w:spacing w:line="0" w:lineRule="atLeast"/>
              <w:ind w:firstLine="0" w:firstLineChars="0"/>
              <w:jc w:val="center"/>
              <w:rPr>
                <w:color w:val="auto"/>
                <w:highlight w:val="none"/>
              </w:rPr>
            </w:pPr>
          </w:p>
        </w:tc>
        <w:tc>
          <w:tcPr>
            <w:tcW w:w="2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596BFE">
            <w:pPr>
              <w:spacing w:line="0" w:lineRule="atLeast"/>
              <w:ind w:firstLine="0" w:firstLineChars="0"/>
              <w:jc w:val="center"/>
              <w:textAlignment w:val="center"/>
              <w:rPr>
                <w:color w:val="auto"/>
                <w:highlight w:val="none"/>
                <w:lang w:eastAsia="zh-CN" w:bidi="ar"/>
              </w:rPr>
            </w:pPr>
          </w:p>
        </w:tc>
        <w:tc>
          <w:tcPr>
            <w:tcW w:w="4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7B24AA">
            <w:pPr>
              <w:spacing w:line="0" w:lineRule="atLeast"/>
              <w:ind w:firstLine="0" w:firstLineChars="0"/>
              <w:jc w:val="center"/>
              <w:textAlignment w:val="center"/>
              <w:rPr>
                <w:color w:val="auto"/>
                <w:highlight w:val="none"/>
                <w:lang w:eastAsia="zh-CN" w:bidi="ar"/>
              </w:rPr>
            </w:pPr>
          </w:p>
        </w:tc>
        <w:tc>
          <w:tcPr>
            <w:tcW w:w="3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71A3E0">
            <w:pPr>
              <w:spacing w:line="0" w:lineRule="atLeast"/>
              <w:ind w:firstLine="0" w:firstLineChars="0"/>
              <w:jc w:val="center"/>
              <w:textAlignment w:val="center"/>
              <w:rPr>
                <w:color w:val="auto"/>
                <w:highlight w:val="none"/>
                <w:lang w:eastAsia="zh-CN" w:bidi="ar"/>
              </w:rPr>
            </w:pPr>
          </w:p>
        </w:tc>
        <w:tc>
          <w:tcPr>
            <w:tcW w:w="4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1916F1">
            <w:pPr>
              <w:spacing w:line="0" w:lineRule="atLeast"/>
              <w:ind w:firstLine="0" w:firstLineChars="0"/>
              <w:jc w:val="center"/>
              <w:rPr>
                <w:color w:val="auto"/>
                <w:highlight w:val="none"/>
              </w:rPr>
            </w:pPr>
          </w:p>
        </w:tc>
        <w:tc>
          <w:tcPr>
            <w:tcW w:w="2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221D8A">
            <w:pPr>
              <w:spacing w:line="0" w:lineRule="atLeast"/>
              <w:ind w:firstLine="0" w:firstLineChars="0"/>
              <w:jc w:val="center"/>
              <w:rPr>
                <w:color w:val="auto"/>
                <w:highlight w:val="none"/>
              </w:rPr>
            </w:pPr>
          </w:p>
        </w:tc>
      </w:tr>
      <w:tr w14:paraId="2B42E812">
        <w:tblPrEx>
          <w:tblCellMar>
            <w:top w:w="0" w:type="dxa"/>
            <w:left w:w="0" w:type="dxa"/>
            <w:bottom w:w="0" w:type="dxa"/>
            <w:right w:w="0" w:type="dxa"/>
          </w:tblCellMar>
        </w:tblPrEx>
        <w:trPr>
          <w:trHeight w:val="475" w:hRule="atLeast"/>
        </w:trPr>
        <w:tc>
          <w:tcPr>
            <w:tcW w:w="25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4D6139">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5F4200">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BFB2DE">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AB0E4E">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A2F835">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D0CDF7">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74E11C">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7C8F5C">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7D8B1F">
            <w:pPr>
              <w:spacing w:line="0" w:lineRule="atLeast"/>
              <w:ind w:firstLine="0" w:firstLineChars="0"/>
              <w:jc w:val="center"/>
              <w:rPr>
                <w:color w:val="auto"/>
                <w:highlight w:val="none"/>
              </w:rPr>
            </w:pPr>
          </w:p>
        </w:tc>
        <w:tc>
          <w:tcPr>
            <w:tcW w:w="2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35D9B4">
            <w:pPr>
              <w:spacing w:line="0" w:lineRule="atLeast"/>
              <w:ind w:firstLine="0" w:firstLineChars="0"/>
              <w:jc w:val="center"/>
              <w:textAlignment w:val="center"/>
              <w:rPr>
                <w:color w:val="auto"/>
                <w:highlight w:val="none"/>
                <w:lang w:eastAsia="zh-CN" w:bidi="ar"/>
              </w:rPr>
            </w:pPr>
          </w:p>
        </w:tc>
        <w:tc>
          <w:tcPr>
            <w:tcW w:w="4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274A6E">
            <w:pPr>
              <w:spacing w:line="0" w:lineRule="atLeast"/>
              <w:ind w:firstLine="0" w:firstLineChars="0"/>
              <w:jc w:val="center"/>
              <w:textAlignment w:val="center"/>
              <w:rPr>
                <w:color w:val="auto"/>
                <w:highlight w:val="none"/>
                <w:lang w:eastAsia="zh-CN" w:bidi="ar"/>
              </w:rPr>
            </w:pPr>
          </w:p>
        </w:tc>
        <w:tc>
          <w:tcPr>
            <w:tcW w:w="3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A9104C">
            <w:pPr>
              <w:spacing w:line="0" w:lineRule="atLeast"/>
              <w:ind w:firstLine="0" w:firstLineChars="0"/>
              <w:jc w:val="center"/>
              <w:textAlignment w:val="center"/>
              <w:rPr>
                <w:color w:val="auto"/>
                <w:highlight w:val="none"/>
                <w:lang w:eastAsia="zh-CN" w:bidi="ar"/>
              </w:rPr>
            </w:pPr>
          </w:p>
        </w:tc>
        <w:tc>
          <w:tcPr>
            <w:tcW w:w="4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2728EB">
            <w:pPr>
              <w:spacing w:line="0" w:lineRule="atLeast"/>
              <w:ind w:firstLine="0" w:firstLineChars="0"/>
              <w:jc w:val="center"/>
              <w:rPr>
                <w:color w:val="auto"/>
                <w:highlight w:val="none"/>
              </w:rPr>
            </w:pPr>
          </w:p>
        </w:tc>
        <w:tc>
          <w:tcPr>
            <w:tcW w:w="2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3063CA">
            <w:pPr>
              <w:spacing w:line="0" w:lineRule="atLeast"/>
              <w:ind w:firstLine="0" w:firstLineChars="0"/>
              <w:jc w:val="center"/>
              <w:rPr>
                <w:color w:val="auto"/>
                <w:highlight w:val="none"/>
              </w:rPr>
            </w:pPr>
          </w:p>
        </w:tc>
      </w:tr>
      <w:tr w14:paraId="4E84905E">
        <w:tblPrEx>
          <w:tblCellMar>
            <w:top w:w="0" w:type="dxa"/>
            <w:left w:w="0" w:type="dxa"/>
            <w:bottom w:w="0" w:type="dxa"/>
            <w:right w:w="0" w:type="dxa"/>
          </w:tblCellMar>
        </w:tblPrEx>
        <w:trPr>
          <w:trHeight w:val="475" w:hRule="atLeast"/>
        </w:trPr>
        <w:tc>
          <w:tcPr>
            <w:tcW w:w="25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DC49EC">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778258">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249F72">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FF994B">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7FA0C4">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E8E8A4">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9E948A">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66FD6F">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FC2DBF">
            <w:pPr>
              <w:spacing w:line="0" w:lineRule="atLeast"/>
              <w:ind w:firstLine="0" w:firstLineChars="0"/>
              <w:jc w:val="center"/>
              <w:rPr>
                <w:color w:val="auto"/>
                <w:highlight w:val="none"/>
              </w:rPr>
            </w:pPr>
          </w:p>
        </w:tc>
        <w:tc>
          <w:tcPr>
            <w:tcW w:w="2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2E6022">
            <w:pPr>
              <w:spacing w:line="0" w:lineRule="atLeast"/>
              <w:ind w:firstLine="0" w:firstLineChars="0"/>
              <w:jc w:val="center"/>
              <w:textAlignment w:val="center"/>
              <w:rPr>
                <w:color w:val="auto"/>
                <w:highlight w:val="none"/>
                <w:lang w:eastAsia="zh-CN" w:bidi="ar"/>
              </w:rPr>
            </w:pPr>
          </w:p>
        </w:tc>
        <w:tc>
          <w:tcPr>
            <w:tcW w:w="4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199C65">
            <w:pPr>
              <w:spacing w:line="0" w:lineRule="atLeast"/>
              <w:ind w:firstLine="0" w:firstLineChars="0"/>
              <w:jc w:val="center"/>
              <w:textAlignment w:val="center"/>
              <w:rPr>
                <w:color w:val="auto"/>
                <w:highlight w:val="none"/>
                <w:lang w:eastAsia="zh-CN" w:bidi="ar"/>
              </w:rPr>
            </w:pPr>
          </w:p>
        </w:tc>
        <w:tc>
          <w:tcPr>
            <w:tcW w:w="3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756B39">
            <w:pPr>
              <w:spacing w:line="0" w:lineRule="atLeast"/>
              <w:ind w:firstLine="0" w:firstLineChars="0"/>
              <w:jc w:val="center"/>
              <w:textAlignment w:val="center"/>
              <w:rPr>
                <w:color w:val="auto"/>
                <w:highlight w:val="none"/>
                <w:lang w:eastAsia="zh-CN" w:bidi="ar"/>
              </w:rPr>
            </w:pPr>
          </w:p>
        </w:tc>
        <w:tc>
          <w:tcPr>
            <w:tcW w:w="4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2824A3">
            <w:pPr>
              <w:spacing w:line="0" w:lineRule="atLeast"/>
              <w:ind w:firstLine="0" w:firstLineChars="0"/>
              <w:jc w:val="center"/>
              <w:rPr>
                <w:color w:val="auto"/>
                <w:highlight w:val="none"/>
              </w:rPr>
            </w:pPr>
          </w:p>
        </w:tc>
        <w:tc>
          <w:tcPr>
            <w:tcW w:w="2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E5F6DF">
            <w:pPr>
              <w:spacing w:line="0" w:lineRule="atLeast"/>
              <w:ind w:firstLine="0" w:firstLineChars="0"/>
              <w:jc w:val="center"/>
              <w:rPr>
                <w:color w:val="auto"/>
                <w:highlight w:val="none"/>
              </w:rPr>
            </w:pPr>
          </w:p>
        </w:tc>
      </w:tr>
      <w:tr w14:paraId="00D04CD3">
        <w:tblPrEx>
          <w:tblCellMar>
            <w:top w:w="0" w:type="dxa"/>
            <w:left w:w="0" w:type="dxa"/>
            <w:bottom w:w="0" w:type="dxa"/>
            <w:right w:w="0" w:type="dxa"/>
          </w:tblCellMar>
        </w:tblPrEx>
        <w:trPr>
          <w:trHeight w:val="475" w:hRule="atLeast"/>
        </w:trPr>
        <w:tc>
          <w:tcPr>
            <w:tcW w:w="25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C94D4C">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1CB665">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48A665">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A22683">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CF9F3A">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7AC032">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2A5188">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25580D">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A70C9C">
            <w:pPr>
              <w:spacing w:line="0" w:lineRule="atLeast"/>
              <w:ind w:firstLine="0" w:firstLineChars="0"/>
              <w:jc w:val="center"/>
              <w:rPr>
                <w:color w:val="auto"/>
                <w:highlight w:val="none"/>
              </w:rPr>
            </w:pPr>
          </w:p>
        </w:tc>
        <w:tc>
          <w:tcPr>
            <w:tcW w:w="2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F17530">
            <w:pPr>
              <w:spacing w:line="0" w:lineRule="atLeast"/>
              <w:ind w:firstLine="0" w:firstLineChars="0"/>
              <w:jc w:val="center"/>
              <w:textAlignment w:val="center"/>
              <w:rPr>
                <w:color w:val="auto"/>
                <w:highlight w:val="none"/>
                <w:lang w:eastAsia="zh-CN" w:bidi="ar"/>
              </w:rPr>
            </w:pPr>
          </w:p>
        </w:tc>
        <w:tc>
          <w:tcPr>
            <w:tcW w:w="4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67EAED">
            <w:pPr>
              <w:spacing w:line="0" w:lineRule="atLeast"/>
              <w:ind w:firstLine="0" w:firstLineChars="0"/>
              <w:jc w:val="center"/>
              <w:textAlignment w:val="center"/>
              <w:rPr>
                <w:color w:val="auto"/>
                <w:highlight w:val="none"/>
                <w:lang w:eastAsia="zh-CN" w:bidi="ar"/>
              </w:rPr>
            </w:pPr>
          </w:p>
        </w:tc>
        <w:tc>
          <w:tcPr>
            <w:tcW w:w="3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3E0151">
            <w:pPr>
              <w:spacing w:line="0" w:lineRule="atLeast"/>
              <w:ind w:firstLine="0" w:firstLineChars="0"/>
              <w:jc w:val="center"/>
              <w:textAlignment w:val="center"/>
              <w:rPr>
                <w:color w:val="auto"/>
                <w:highlight w:val="none"/>
                <w:lang w:eastAsia="zh-CN" w:bidi="ar"/>
              </w:rPr>
            </w:pPr>
          </w:p>
        </w:tc>
        <w:tc>
          <w:tcPr>
            <w:tcW w:w="4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1DA9D5">
            <w:pPr>
              <w:spacing w:line="0" w:lineRule="atLeast"/>
              <w:ind w:firstLine="0" w:firstLineChars="0"/>
              <w:jc w:val="center"/>
              <w:rPr>
                <w:color w:val="auto"/>
                <w:highlight w:val="none"/>
              </w:rPr>
            </w:pPr>
          </w:p>
        </w:tc>
        <w:tc>
          <w:tcPr>
            <w:tcW w:w="2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B018F9">
            <w:pPr>
              <w:spacing w:line="0" w:lineRule="atLeast"/>
              <w:ind w:firstLine="0" w:firstLineChars="0"/>
              <w:jc w:val="center"/>
              <w:rPr>
                <w:color w:val="auto"/>
                <w:highlight w:val="none"/>
              </w:rPr>
            </w:pPr>
          </w:p>
        </w:tc>
      </w:tr>
      <w:tr w14:paraId="4871FF3E">
        <w:trPr>
          <w:trHeight w:val="475" w:hRule="atLeast"/>
        </w:trPr>
        <w:tc>
          <w:tcPr>
            <w:tcW w:w="25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CA55E2">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F19792">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D0006B">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6C8FEA">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EDE86F">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51D5B4">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B9E6F9">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B241A8">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785D85">
            <w:pPr>
              <w:spacing w:line="0" w:lineRule="atLeast"/>
              <w:ind w:firstLine="0" w:firstLineChars="0"/>
              <w:jc w:val="center"/>
              <w:rPr>
                <w:color w:val="auto"/>
                <w:highlight w:val="none"/>
              </w:rPr>
            </w:pPr>
          </w:p>
        </w:tc>
        <w:tc>
          <w:tcPr>
            <w:tcW w:w="2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AEE6D0">
            <w:pPr>
              <w:spacing w:line="0" w:lineRule="atLeast"/>
              <w:ind w:firstLine="0" w:firstLineChars="0"/>
              <w:jc w:val="center"/>
              <w:textAlignment w:val="center"/>
              <w:rPr>
                <w:color w:val="auto"/>
                <w:highlight w:val="none"/>
                <w:lang w:eastAsia="zh-CN" w:bidi="ar"/>
              </w:rPr>
            </w:pPr>
          </w:p>
        </w:tc>
        <w:tc>
          <w:tcPr>
            <w:tcW w:w="4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FBB152">
            <w:pPr>
              <w:spacing w:line="0" w:lineRule="atLeast"/>
              <w:ind w:firstLine="0" w:firstLineChars="0"/>
              <w:jc w:val="center"/>
              <w:textAlignment w:val="center"/>
              <w:rPr>
                <w:color w:val="auto"/>
                <w:highlight w:val="none"/>
                <w:lang w:eastAsia="zh-CN" w:bidi="ar"/>
              </w:rPr>
            </w:pPr>
          </w:p>
        </w:tc>
        <w:tc>
          <w:tcPr>
            <w:tcW w:w="3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B4E69E">
            <w:pPr>
              <w:spacing w:line="0" w:lineRule="atLeast"/>
              <w:ind w:firstLine="0" w:firstLineChars="0"/>
              <w:jc w:val="center"/>
              <w:textAlignment w:val="center"/>
              <w:rPr>
                <w:color w:val="auto"/>
                <w:highlight w:val="none"/>
                <w:lang w:eastAsia="zh-CN" w:bidi="ar"/>
              </w:rPr>
            </w:pPr>
          </w:p>
        </w:tc>
        <w:tc>
          <w:tcPr>
            <w:tcW w:w="4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B0534E">
            <w:pPr>
              <w:spacing w:line="0" w:lineRule="atLeast"/>
              <w:ind w:firstLine="0" w:firstLineChars="0"/>
              <w:jc w:val="center"/>
              <w:rPr>
                <w:color w:val="auto"/>
                <w:highlight w:val="none"/>
              </w:rPr>
            </w:pPr>
          </w:p>
        </w:tc>
        <w:tc>
          <w:tcPr>
            <w:tcW w:w="2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B945A5">
            <w:pPr>
              <w:spacing w:line="0" w:lineRule="atLeast"/>
              <w:ind w:firstLine="0" w:firstLineChars="0"/>
              <w:jc w:val="center"/>
              <w:rPr>
                <w:color w:val="auto"/>
                <w:highlight w:val="none"/>
              </w:rPr>
            </w:pPr>
          </w:p>
        </w:tc>
      </w:tr>
      <w:tr w14:paraId="6FF8EBD1">
        <w:tblPrEx>
          <w:tblCellMar>
            <w:top w:w="0" w:type="dxa"/>
            <w:left w:w="0" w:type="dxa"/>
            <w:bottom w:w="0" w:type="dxa"/>
            <w:right w:w="0" w:type="dxa"/>
          </w:tblCellMar>
        </w:tblPrEx>
        <w:trPr>
          <w:trHeight w:val="475" w:hRule="atLeast"/>
        </w:trPr>
        <w:tc>
          <w:tcPr>
            <w:tcW w:w="25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B46A68">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4FEBE6">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477769">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59AD57">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512F17">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CDB50A">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5DD7E0">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529DE4">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27DF6C">
            <w:pPr>
              <w:spacing w:line="0" w:lineRule="atLeast"/>
              <w:ind w:firstLine="0" w:firstLineChars="0"/>
              <w:jc w:val="center"/>
              <w:rPr>
                <w:color w:val="auto"/>
                <w:highlight w:val="none"/>
              </w:rPr>
            </w:pPr>
          </w:p>
        </w:tc>
        <w:tc>
          <w:tcPr>
            <w:tcW w:w="2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EF77A1">
            <w:pPr>
              <w:spacing w:line="0" w:lineRule="atLeast"/>
              <w:ind w:firstLine="0" w:firstLineChars="0"/>
              <w:jc w:val="center"/>
              <w:textAlignment w:val="center"/>
              <w:rPr>
                <w:color w:val="auto"/>
                <w:highlight w:val="none"/>
                <w:lang w:eastAsia="zh-CN" w:bidi="ar"/>
              </w:rPr>
            </w:pPr>
          </w:p>
        </w:tc>
        <w:tc>
          <w:tcPr>
            <w:tcW w:w="4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7E2452">
            <w:pPr>
              <w:spacing w:line="0" w:lineRule="atLeast"/>
              <w:ind w:firstLine="0" w:firstLineChars="0"/>
              <w:jc w:val="center"/>
              <w:textAlignment w:val="center"/>
              <w:rPr>
                <w:color w:val="auto"/>
                <w:highlight w:val="none"/>
                <w:lang w:eastAsia="zh-CN" w:bidi="ar"/>
              </w:rPr>
            </w:pPr>
          </w:p>
        </w:tc>
        <w:tc>
          <w:tcPr>
            <w:tcW w:w="3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3C6975">
            <w:pPr>
              <w:spacing w:line="0" w:lineRule="atLeast"/>
              <w:ind w:firstLine="0" w:firstLineChars="0"/>
              <w:jc w:val="center"/>
              <w:textAlignment w:val="center"/>
              <w:rPr>
                <w:color w:val="auto"/>
                <w:highlight w:val="none"/>
                <w:lang w:eastAsia="zh-CN" w:bidi="ar"/>
              </w:rPr>
            </w:pPr>
          </w:p>
        </w:tc>
        <w:tc>
          <w:tcPr>
            <w:tcW w:w="4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D1F040">
            <w:pPr>
              <w:spacing w:line="0" w:lineRule="atLeast"/>
              <w:ind w:firstLine="0" w:firstLineChars="0"/>
              <w:jc w:val="center"/>
              <w:rPr>
                <w:color w:val="auto"/>
                <w:highlight w:val="none"/>
              </w:rPr>
            </w:pPr>
          </w:p>
        </w:tc>
        <w:tc>
          <w:tcPr>
            <w:tcW w:w="2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2CDF92">
            <w:pPr>
              <w:spacing w:line="0" w:lineRule="atLeast"/>
              <w:ind w:firstLine="0" w:firstLineChars="0"/>
              <w:jc w:val="center"/>
              <w:rPr>
                <w:color w:val="auto"/>
                <w:highlight w:val="none"/>
              </w:rPr>
            </w:pPr>
          </w:p>
        </w:tc>
      </w:tr>
      <w:tr w14:paraId="12E1054E">
        <w:tblPrEx>
          <w:tblCellMar>
            <w:top w:w="0" w:type="dxa"/>
            <w:left w:w="0" w:type="dxa"/>
            <w:bottom w:w="0" w:type="dxa"/>
            <w:right w:w="0" w:type="dxa"/>
          </w:tblCellMar>
        </w:tblPrEx>
        <w:trPr>
          <w:trHeight w:val="475" w:hRule="atLeast"/>
        </w:trPr>
        <w:tc>
          <w:tcPr>
            <w:tcW w:w="25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E78B3D">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109CA3">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FE8B20">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C0F1AB">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AE0B8A">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5BBEF7">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7E1631">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3E2292">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FA4DC7">
            <w:pPr>
              <w:spacing w:line="0" w:lineRule="atLeast"/>
              <w:ind w:firstLine="0" w:firstLineChars="0"/>
              <w:jc w:val="center"/>
              <w:rPr>
                <w:color w:val="auto"/>
                <w:highlight w:val="none"/>
              </w:rPr>
            </w:pPr>
          </w:p>
        </w:tc>
        <w:tc>
          <w:tcPr>
            <w:tcW w:w="2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A643F8">
            <w:pPr>
              <w:spacing w:line="0" w:lineRule="atLeast"/>
              <w:ind w:firstLine="0" w:firstLineChars="0"/>
              <w:jc w:val="center"/>
              <w:textAlignment w:val="center"/>
              <w:rPr>
                <w:color w:val="auto"/>
                <w:highlight w:val="none"/>
                <w:lang w:eastAsia="zh-CN" w:bidi="ar"/>
              </w:rPr>
            </w:pPr>
          </w:p>
        </w:tc>
        <w:tc>
          <w:tcPr>
            <w:tcW w:w="4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0CA186">
            <w:pPr>
              <w:spacing w:line="0" w:lineRule="atLeast"/>
              <w:ind w:firstLine="0" w:firstLineChars="0"/>
              <w:jc w:val="center"/>
              <w:textAlignment w:val="center"/>
              <w:rPr>
                <w:color w:val="auto"/>
                <w:highlight w:val="none"/>
                <w:lang w:eastAsia="zh-CN" w:bidi="ar"/>
              </w:rPr>
            </w:pPr>
          </w:p>
        </w:tc>
        <w:tc>
          <w:tcPr>
            <w:tcW w:w="3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84EA06">
            <w:pPr>
              <w:spacing w:line="0" w:lineRule="atLeast"/>
              <w:ind w:firstLine="0" w:firstLineChars="0"/>
              <w:jc w:val="center"/>
              <w:textAlignment w:val="center"/>
              <w:rPr>
                <w:color w:val="auto"/>
                <w:highlight w:val="none"/>
                <w:lang w:eastAsia="zh-CN" w:bidi="ar"/>
              </w:rPr>
            </w:pPr>
          </w:p>
        </w:tc>
        <w:tc>
          <w:tcPr>
            <w:tcW w:w="4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327B66">
            <w:pPr>
              <w:spacing w:line="0" w:lineRule="atLeast"/>
              <w:ind w:firstLine="0" w:firstLineChars="0"/>
              <w:jc w:val="center"/>
              <w:rPr>
                <w:color w:val="auto"/>
                <w:highlight w:val="none"/>
              </w:rPr>
            </w:pPr>
          </w:p>
        </w:tc>
        <w:tc>
          <w:tcPr>
            <w:tcW w:w="2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4E9FF9">
            <w:pPr>
              <w:spacing w:line="0" w:lineRule="atLeast"/>
              <w:ind w:firstLine="0" w:firstLineChars="0"/>
              <w:jc w:val="center"/>
              <w:rPr>
                <w:color w:val="auto"/>
                <w:highlight w:val="none"/>
              </w:rPr>
            </w:pPr>
          </w:p>
        </w:tc>
      </w:tr>
      <w:tr w14:paraId="4B46EDAD">
        <w:tblPrEx>
          <w:tblCellMar>
            <w:top w:w="0" w:type="dxa"/>
            <w:left w:w="0" w:type="dxa"/>
            <w:bottom w:w="0" w:type="dxa"/>
            <w:right w:w="0" w:type="dxa"/>
          </w:tblCellMar>
        </w:tblPrEx>
        <w:trPr>
          <w:trHeight w:val="475" w:hRule="atLeast"/>
        </w:trPr>
        <w:tc>
          <w:tcPr>
            <w:tcW w:w="25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CBEC70">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EFE2AE">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25DF31">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8D0619">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6DEE4E">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AD4B87">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506631">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5E285B">
            <w:pPr>
              <w:spacing w:line="0" w:lineRule="atLeast"/>
              <w:ind w:firstLine="0" w:firstLineChars="0"/>
              <w:jc w:val="center"/>
              <w:rPr>
                <w:color w:val="auto"/>
                <w:highlight w:val="none"/>
              </w:rPr>
            </w:pPr>
          </w:p>
        </w:tc>
        <w:tc>
          <w:tcPr>
            <w:tcW w:w="3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D4D44A">
            <w:pPr>
              <w:spacing w:line="0" w:lineRule="atLeast"/>
              <w:ind w:firstLine="0" w:firstLineChars="0"/>
              <w:jc w:val="center"/>
              <w:rPr>
                <w:color w:val="auto"/>
                <w:highlight w:val="none"/>
              </w:rPr>
            </w:pPr>
          </w:p>
        </w:tc>
        <w:tc>
          <w:tcPr>
            <w:tcW w:w="2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344E3F">
            <w:pPr>
              <w:spacing w:line="0" w:lineRule="atLeast"/>
              <w:ind w:firstLine="0" w:firstLineChars="0"/>
              <w:jc w:val="center"/>
              <w:textAlignment w:val="center"/>
              <w:rPr>
                <w:color w:val="auto"/>
                <w:highlight w:val="none"/>
                <w:lang w:eastAsia="zh-CN" w:bidi="ar"/>
              </w:rPr>
            </w:pPr>
          </w:p>
        </w:tc>
        <w:tc>
          <w:tcPr>
            <w:tcW w:w="4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D9B071">
            <w:pPr>
              <w:spacing w:line="0" w:lineRule="atLeast"/>
              <w:ind w:firstLine="0" w:firstLineChars="0"/>
              <w:jc w:val="center"/>
              <w:textAlignment w:val="center"/>
              <w:rPr>
                <w:color w:val="auto"/>
                <w:highlight w:val="none"/>
                <w:lang w:eastAsia="zh-CN" w:bidi="ar"/>
              </w:rPr>
            </w:pPr>
          </w:p>
        </w:tc>
        <w:tc>
          <w:tcPr>
            <w:tcW w:w="3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2E36A7">
            <w:pPr>
              <w:spacing w:line="0" w:lineRule="atLeast"/>
              <w:ind w:firstLine="0" w:firstLineChars="0"/>
              <w:jc w:val="center"/>
              <w:textAlignment w:val="center"/>
              <w:rPr>
                <w:color w:val="auto"/>
                <w:highlight w:val="none"/>
                <w:lang w:eastAsia="zh-CN" w:bidi="ar"/>
              </w:rPr>
            </w:pPr>
          </w:p>
        </w:tc>
        <w:tc>
          <w:tcPr>
            <w:tcW w:w="4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19912C">
            <w:pPr>
              <w:spacing w:line="0" w:lineRule="atLeast"/>
              <w:ind w:firstLine="0" w:firstLineChars="0"/>
              <w:jc w:val="center"/>
              <w:rPr>
                <w:color w:val="auto"/>
                <w:highlight w:val="none"/>
              </w:rPr>
            </w:pPr>
          </w:p>
        </w:tc>
        <w:tc>
          <w:tcPr>
            <w:tcW w:w="2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44C334">
            <w:pPr>
              <w:spacing w:line="0" w:lineRule="atLeast"/>
              <w:ind w:firstLine="0" w:firstLineChars="0"/>
              <w:jc w:val="center"/>
              <w:rPr>
                <w:color w:val="auto"/>
                <w:highlight w:val="none"/>
              </w:rPr>
            </w:pPr>
          </w:p>
        </w:tc>
      </w:tr>
    </w:tbl>
    <w:p w14:paraId="59B0C316">
      <w:pPr>
        <w:snapToGrid/>
        <w:spacing w:line="384" w:lineRule="auto"/>
        <w:ind w:firstLine="465" w:firstLineChars="0"/>
        <w:rPr>
          <w:color w:val="auto"/>
          <w:highlight w:val="none"/>
          <w:lang w:eastAsia="zh-CN"/>
        </w:rPr>
      </w:pPr>
    </w:p>
    <w:p w14:paraId="42D2EC12">
      <w:pPr>
        <w:snapToGrid/>
        <w:spacing w:line="384" w:lineRule="auto"/>
        <w:ind w:firstLine="465" w:firstLineChars="0"/>
        <w:rPr>
          <w:color w:val="auto"/>
          <w:highlight w:val="none"/>
          <w:lang w:eastAsia="zh-CN"/>
        </w:rPr>
      </w:pPr>
    </w:p>
    <w:p w14:paraId="33043140">
      <w:pPr>
        <w:snapToGrid/>
        <w:spacing w:line="384" w:lineRule="auto"/>
        <w:ind w:firstLine="465" w:firstLineChars="0"/>
        <w:rPr>
          <w:color w:val="auto"/>
          <w:highlight w:val="none"/>
          <w:lang w:eastAsia="zh-CN"/>
        </w:rPr>
        <w:sectPr>
          <w:pgSz w:w="16839" w:h="11906" w:orient="landscape"/>
          <w:pgMar w:top="1587" w:right="1134" w:bottom="1473" w:left="0" w:header="862" w:footer="567" w:gutter="0"/>
          <w:pgBorders>
            <w:top w:val="none" w:sz="0" w:space="0"/>
            <w:left w:val="none" w:sz="0" w:space="0"/>
            <w:bottom w:val="none" w:sz="0" w:space="0"/>
            <w:right w:val="none" w:sz="0" w:space="0"/>
          </w:pgBorders>
          <w:pgNumType w:fmt="decimal"/>
          <w:cols w:space="720" w:num="1"/>
        </w:sectPr>
      </w:pPr>
    </w:p>
    <w:p w14:paraId="5A64145A">
      <w:pPr>
        <w:pStyle w:val="4"/>
        <w:ind w:firstLine="241"/>
        <w:rPr>
          <w:color w:val="auto"/>
          <w:highlight w:val="none"/>
          <w:lang w:eastAsia="zh-CN"/>
        </w:rPr>
      </w:pPr>
      <w:bookmarkStart w:id="1728" w:name="_Toc15679"/>
      <w:bookmarkStart w:id="1729" w:name="_Toc31268"/>
      <w:bookmarkStart w:id="1730" w:name="_Toc21830"/>
      <w:bookmarkStart w:id="1731" w:name="_Toc20362"/>
      <w:bookmarkStart w:id="1732" w:name="_Toc3351"/>
      <w:bookmarkStart w:id="1733" w:name="_Toc14085"/>
      <w:bookmarkStart w:id="1734" w:name="_Toc30903"/>
      <w:bookmarkStart w:id="1735" w:name="_Toc13042"/>
      <w:bookmarkStart w:id="1736" w:name="_Toc7544"/>
      <w:bookmarkStart w:id="1737" w:name="_Toc192580245"/>
      <w:bookmarkStart w:id="1738" w:name="_Toc8883"/>
      <w:bookmarkStart w:id="1739" w:name="_Toc15128"/>
      <w:bookmarkStart w:id="1740" w:name="_Toc10637"/>
      <w:bookmarkStart w:id="1741" w:name="_Toc651"/>
      <w:bookmarkStart w:id="1742" w:name="_Toc24097"/>
      <w:bookmarkStart w:id="1743" w:name="_Toc10412"/>
      <w:bookmarkStart w:id="1744" w:name="_Toc15983"/>
      <w:bookmarkStart w:id="1745" w:name="_Toc24200"/>
      <w:bookmarkStart w:id="1746" w:name="_Toc24950"/>
      <w:r>
        <w:rPr>
          <w:rFonts w:hint="eastAsia"/>
          <w:color w:val="auto"/>
          <w:highlight w:val="none"/>
          <w:lang w:eastAsia="zh-CN"/>
        </w:rPr>
        <w:t>表4.3-4 竣工结算会议纪要</w:t>
      </w:r>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p>
    <w:p w14:paraId="1FF94796">
      <w:pPr>
        <w:snapToGrid/>
        <w:spacing w:line="240" w:lineRule="auto"/>
        <w:ind w:firstLine="883"/>
        <w:jc w:val="center"/>
        <w:rPr>
          <w:rFonts w:ascii="宋体" w:hAnsi="宋体" w:cs="宋体"/>
          <w:b/>
          <w:bCs/>
          <w:color w:val="auto"/>
          <w:sz w:val="44"/>
          <w:szCs w:val="44"/>
          <w:highlight w:val="none"/>
          <w:lang w:eastAsia="zh-CN"/>
        </w:rPr>
      </w:pPr>
    </w:p>
    <w:p w14:paraId="5BE90705">
      <w:pPr>
        <w:snapToGrid/>
        <w:spacing w:line="240" w:lineRule="auto"/>
        <w:ind w:firstLine="883"/>
        <w:jc w:val="center"/>
        <w:rPr>
          <w:rFonts w:ascii="宋体" w:hAnsi="宋体" w:cs="宋体"/>
          <w:b/>
          <w:bCs/>
          <w:color w:val="auto"/>
          <w:sz w:val="44"/>
          <w:szCs w:val="44"/>
          <w:highlight w:val="none"/>
          <w:lang w:eastAsia="zh-CN"/>
        </w:rPr>
      </w:pPr>
      <w:r>
        <w:rPr>
          <w:rFonts w:hint="eastAsia" w:ascii="宋体" w:hAnsi="宋体" w:cs="宋体"/>
          <w:b/>
          <w:bCs/>
          <w:color w:val="auto"/>
          <w:sz w:val="44"/>
          <w:szCs w:val="44"/>
          <w:highlight w:val="none"/>
          <w:lang w:eastAsia="zh-CN"/>
        </w:rPr>
        <w:t>XXXX项目竣工结算会议纪要</w:t>
      </w:r>
    </w:p>
    <w:p w14:paraId="5FDBA475">
      <w:pPr>
        <w:spacing w:before="240" w:beforeLines="100" w:line="600" w:lineRule="exact"/>
        <w:ind w:firstLine="560"/>
        <w:jc w:val="center"/>
        <w:rPr>
          <w:rFonts w:ascii="宋体" w:hAnsi="宋体"/>
          <w:b/>
          <w:color w:val="auto"/>
          <w:sz w:val="32"/>
          <w:szCs w:val="32"/>
          <w:highlight w:val="none"/>
        </w:rPr>
      </w:pPr>
      <w:ins w:id="358" w:author="李国奇" w:date="2025-11-29T17:58:12Z">
        <w:r>
          <w:rPr>
            <w:rFonts w:ascii="仿宋_GB2312" w:hAnsi="仿宋_GB2312" w:eastAsia="仿宋_GB2312" w:cs="仿宋_GB2312"/>
            <w:color w:val="auto"/>
            <w:sz w:val="28"/>
            <w:szCs w:val="28"/>
            <w:highlight w:val="none"/>
          </w:rPr>
          <w:pict>
            <v:rect id="_x0000_i1026" o:spt="1" style="height:2pt;width:442.3pt;" fillcolor="#FF0000" filled="t" stroked="f" coordsize="21600,21600" o:hr="t" o:hrstd="t" o:hrnoshade="t" o:hralign="center">
              <v:path/>
              <v:fill on="t" focussize="0,0"/>
              <v:stroke on="f"/>
              <v:imagedata o:title=""/>
              <o:lock v:ext="edit"/>
              <w10:wrap type="none"/>
              <w10:anchorlock/>
            </v:rect>
          </w:pict>
        </w:r>
      </w:ins>
    </w:p>
    <w:p w14:paraId="77967717">
      <w:pPr>
        <w:numPr>
          <w:ilvl w:val="0"/>
          <w:numId w:val="79"/>
        </w:numPr>
        <w:ind w:firstLine="420" w:firstLineChars="0"/>
        <w:rPr>
          <w:b/>
          <w:bCs/>
          <w:color w:val="auto"/>
          <w:highlight w:val="none"/>
        </w:rPr>
      </w:pPr>
      <w:r>
        <w:rPr>
          <w:rFonts w:hint="eastAsia"/>
          <w:b/>
          <w:bCs/>
          <w:color w:val="auto"/>
          <w:highlight w:val="none"/>
        </w:rPr>
        <w:t>会议基本信息</w:t>
      </w:r>
    </w:p>
    <w:p w14:paraId="37C8BCBC">
      <w:pPr>
        <w:numPr>
          <w:ilvl w:val="0"/>
          <w:numId w:val="80"/>
        </w:numPr>
        <w:autoSpaceDE/>
        <w:autoSpaceDN/>
        <w:ind w:left="0" w:firstLine="1134" w:firstLineChars="0"/>
        <w:rPr>
          <w:rFonts w:hint="eastAsia"/>
          <w:color w:val="auto"/>
          <w:highlight w:val="none"/>
          <w:lang w:eastAsia="zh-CN"/>
        </w:rPr>
      </w:pPr>
      <w:r>
        <w:rPr>
          <w:rFonts w:hint="eastAsia"/>
          <w:color w:val="auto"/>
          <w:highlight w:val="none"/>
          <w:lang w:eastAsia="zh-CN"/>
        </w:rPr>
        <w:t>工程名称：XXX工程</w:t>
      </w:r>
    </w:p>
    <w:p w14:paraId="5584A1A3">
      <w:pPr>
        <w:numPr>
          <w:ilvl w:val="0"/>
          <w:numId w:val="80"/>
        </w:numPr>
        <w:autoSpaceDE/>
        <w:autoSpaceDN/>
        <w:ind w:left="0" w:firstLine="1134" w:firstLineChars="0"/>
        <w:rPr>
          <w:color w:val="auto"/>
          <w:highlight w:val="none"/>
          <w:lang w:eastAsia="zh-CN"/>
        </w:rPr>
      </w:pPr>
      <w:r>
        <w:rPr>
          <w:rFonts w:hint="eastAsia"/>
          <w:color w:val="auto"/>
          <w:highlight w:val="none"/>
          <w:lang w:eastAsia="zh-CN"/>
        </w:rPr>
        <w:t>会议时间：XXXX年XX月XX日</w:t>
      </w:r>
    </w:p>
    <w:p w14:paraId="68B68C96">
      <w:pPr>
        <w:numPr>
          <w:ilvl w:val="0"/>
          <w:numId w:val="80"/>
        </w:numPr>
        <w:autoSpaceDE/>
        <w:autoSpaceDN/>
        <w:ind w:left="0" w:firstLine="1134" w:firstLineChars="0"/>
        <w:rPr>
          <w:color w:val="auto"/>
          <w:highlight w:val="none"/>
          <w:lang w:eastAsia="zh-CN"/>
        </w:rPr>
      </w:pPr>
      <w:r>
        <w:rPr>
          <w:rFonts w:hint="eastAsia"/>
          <w:color w:val="auto"/>
          <w:highlight w:val="none"/>
          <w:lang w:eastAsia="zh-CN"/>
        </w:rPr>
        <w:t>会议地点：XXX会议室/工程现场</w:t>
      </w:r>
    </w:p>
    <w:p w14:paraId="30915A47">
      <w:pPr>
        <w:numPr>
          <w:ilvl w:val="0"/>
          <w:numId w:val="80"/>
        </w:numPr>
        <w:autoSpaceDE/>
        <w:autoSpaceDN/>
        <w:ind w:left="0" w:firstLine="1134" w:firstLineChars="0"/>
        <w:rPr>
          <w:color w:val="auto"/>
          <w:highlight w:val="none"/>
          <w:lang w:eastAsia="zh-CN"/>
        </w:rPr>
      </w:pPr>
      <w:r>
        <w:rPr>
          <w:rFonts w:hint="eastAsia"/>
          <w:color w:val="auto"/>
          <w:highlight w:val="none"/>
          <w:lang w:eastAsia="zh-CN"/>
        </w:rPr>
        <w:t>主持人：XXX（职务/单位）</w:t>
      </w:r>
    </w:p>
    <w:p w14:paraId="4F5B1EF7">
      <w:pPr>
        <w:numPr>
          <w:ilvl w:val="0"/>
          <w:numId w:val="80"/>
        </w:numPr>
        <w:autoSpaceDE/>
        <w:autoSpaceDN/>
        <w:ind w:left="0" w:firstLine="1134" w:firstLineChars="0"/>
        <w:rPr>
          <w:rFonts w:hint="eastAsia"/>
          <w:color w:val="auto"/>
          <w:highlight w:val="none"/>
          <w:lang w:eastAsia="zh-CN"/>
        </w:rPr>
      </w:pPr>
      <w:r>
        <w:rPr>
          <w:rFonts w:hint="eastAsia"/>
          <w:color w:val="auto"/>
          <w:highlight w:val="none"/>
          <w:lang w:eastAsia="zh-CN"/>
        </w:rPr>
        <w:t>参会单位及人员：</w:t>
      </w:r>
    </w:p>
    <w:p w14:paraId="2997952B">
      <w:pPr>
        <w:numPr>
          <w:ilvl w:val="0"/>
          <w:numId w:val="80"/>
        </w:numPr>
        <w:autoSpaceDE/>
        <w:autoSpaceDN/>
        <w:ind w:left="0" w:firstLine="1134" w:firstLineChars="0"/>
        <w:rPr>
          <w:color w:val="auto"/>
          <w:highlight w:val="none"/>
          <w:lang w:eastAsia="zh-CN"/>
        </w:rPr>
      </w:pPr>
      <w:r>
        <w:rPr>
          <w:rFonts w:hint="eastAsia"/>
          <w:color w:val="auto"/>
          <w:highlight w:val="none"/>
          <w:lang w:eastAsia="zh-CN"/>
        </w:rPr>
        <w:t>建设单位：XXX（姓名、职务）</w:t>
      </w:r>
    </w:p>
    <w:p w14:paraId="35ABF239">
      <w:pPr>
        <w:numPr>
          <w:ilvl w:val="0"/>
          <w:numId w:val="80"/>
        </w:numPr>
        <w:autoSpaceDE/>
        <w:autoSpaceDN/>
        <w:ind w:left="0" w:firstLine="1134" w:firstLineChars="0"/>
        <w:rPr>
          <w:color w:val="auto"/>
          <w:highlight w:val="none"/>
          <w:lang w:eastAsia="zh-CN"/>
        </w:rPr>
      </w:pPr>
      <w:r>
        <w:rPr>
          <w:rFonts w:hint="eastAsia"/>
          <w:color w:val="auto"/>
          <w:highlight w:val="none"/>
          <w:lang w:eastAsia="zh-CN"/>
        </w:rPr>
        <w:t>施工单位：XXX（姓名、职务）</w:t>
      </w:r>
    </w:p>
    <w:p w14:paraId="2D8F7A75">
      <w:pPr>
        <w:numPr>
          <w:ilvl w:val="0"/>
          <w:numId w:val="80"/>
        </w:numPr>
        <w:autoSpaceDE/>
        <w:autoSpaceDN/>
        <w:ind w:left="0" w:firstLine="1134" w:firstLineChars="0"/>
        <w:rPr>
          <w:color w:val="auto"/>
          <w:highlight w:val="none"/>
          <w:lang w:eastAsia="zh-CN"/>
        </w:rPr>
      </w:pPr>
      <w:r>
        <w:rPr>
          <w:rFonts w:hint="eastAsia"/>
          <w:color w:val="auto"/>
          <w:highlight w:val="none"/>
          <w:lang w:eastAsia="zh-CN"/>
        </w:rPr>
        <w:t>监理单位：XXX（姓名、职务）</w:t>
      </w:r>
    </w:p>
    <w:p w14:paraId="6169230A">
      <w:pPr>
        <w:numPr>
          <w:ilvl w:val="0"/>
          <w:numId w:val="80"/>
        </w:numPr>
        <w:autoSpaceDE/>
        <w:autoSpaceDN/>
        <w:ind w:left="0" w:firstLine="1134" w:firstLineChars="0"/>
        <w:rPr>
          <w:color w:val="auto"/>
          <w:highlight w:val="none"/>
          <w:lang w:eastAsia="zh-CN"/>
        </w:rPr>
      </w:pPr>
      <w:r>
        <w:rPr>
          <w:rFonts w:hint="eastAsia"/>
          <w:color w:val="auto"/>
          <w:highlight w:val="none"/>
          <w:lang w:eastAsia="zh-CN"/>
        </w:rPr>
        <w:t>造价咨询单位（如有）：XXX（姓名、职务）</w:t>
      </w:r>
    </w:p>
    <w:p w14:paraId="184EC238">
      <w:pPr>
        <w:numPr>
          <w:ilvl w:val="0"/>
          <w:numId w:val="80"/>
        </w:numPr>
        <w:autoSpaceDE/>
        <w:autoSpaceDN/>
        <w:ind w:left="0" w:firstLine="1134" w:firstLineChars="0"/>
        <w:rPr>
          <w:color w:val="auto"/>
          <w:highlight w:val="none"/>
          <w:lang w:eastAsia="zh-CN"/>
        </w:rPr>
      </w:pPr>
      <w:r>
        <w:rPr>
          <w:rFonts w:hint="eastAsia"/>
          <w:color w:val="auto"/>
          <w:highlight w:val="none"/>
          <w:lang w:eastAsia="zh-CN"/>
        </w:rPr>
        <w:t>设计单位（如涉及变更）：XXX（姓名、职务）</w:t>
      </w:r>
    </w:p>
    <w:p w14:paraId="3400D599">
      <w:pPr>
        <w:numPr>
          <w:ilvl w:val="0"/>
          <w:numId w:val="80"/>
        </w:numPr>
        <w:autoSpaceDE/>
        <w:autoSpaceDN/>
        <w:ind w:left="0" w:firstLine="1134" w:firstLineChars="0"/>
        <w:rPr>
          <w:color w:val="auto"/>
          <w:highlight w:val="none"/>
          <w:lang w:eastAsia="zh-CN"/>
        </w:rPr>
      </w:pPr>
      <w:r>
        <w:rPr>
          <w:rFonts w:hint="eastAsia"/>
          <w:color w:val="auto"/>
          <w:highlight w:val="none"/>
          <w:lang w:eastAsia="zh-CN"/>
        </w:rPr>
        <w:t>审计单位（如涉及）：XXX（姓名、职务）</w:t>
      </w:r>
    </w:p>
    <w:p w14:paraId="4F028FFB">
      <w:pPr>
        <w:numPr>
          <w:ilvl w:val="0"/>
          <w:numId w:val="80"/>
        </w:numPr>
        <w:autoSpaceDE/>
        <w:autoSpaceDN/>
        <w:ind w:left="0" w:firstLine="1134" w:firstLineChars="0"/>
        <w:rPr>
          <w:rFonts w:hint="eastAsia"/>
          <w:color w:val="auto"/>
          <w:highlight w:val="none"/>
          <w:lang w:eastAsia="zh-CN"/>
        </w:rPr>
      </w:pPr>
      <w:r>
        <w:rPr>
          <w:rFonts w:hint="eastAsia"/>
          <w:color w:val="auto"/>
          <w:highlight w:val="none"/>
          <w:lang w:eastAsia="zh-CN"/>
        </w:rPr>
        <w:t>其他相关单位：XXX</w:t>
      </w:r>
    </w:p>
    <w:p w14:paraId="38AA05C0">
      <w:pPr>
        <w:shd w:val="clear" w:color="auto" w:fill="FFFFFF"/>
        <w:ind w:firstLine="0" w:firstLineChars="0"/>
        <w:rPr>
          <w:rFonts w:ascii="仿宋_GB2312" w:hAnsi="仿宋_GB2312" w:eastAsia="仿宋_GB2312" w:cs="仿宋_GB2312"/>
          <w:color w:val="auto"/>
          <w:sz w:val="28"/>
          <w:szCs w:val="28"/>
          <w:highlight w:val="none"/>
        </w:rPr>
      </w:pPr>
    </w:p>
    <w:p w14:paraId="26773183">
      <w:pPr>
        <w:numPr>
          <w:ilvl w:val="0"/>
          <w:numId w:val="79"/>
        </w:numPr>
        <w:ind w:firstLine="420" w:firstLineChars="0"/>
        <w:rPr>
          <w:b/>
          <w:bCs/>
          <w:color w:val="auto"/>
          <w:highlight w:val="none"/>
        </w:rPr>
      </w:pPr>
      <w:r>
        <w:rPr>
          <w:rFonts w:hint="eastAsia"/>
          <w:b/>
          <w:bCs/>
          <w:color w:val="auto"/>
          <w:highlight w:val="none"/>
        </w:rPr>
        <w:t>会议议程</w:t>
      </w:r>
    </w:p>
    <w:p w14:paraId="10F8B037">
      <w:pPr>
        <w:numPr>
          <w:ilvl w:val="0"/>
          <w:numId w:val="81"/>
        </w:numPr>
        <w:autoSpaceDE/>
        <w:autoSpaceDN/>
        <w:ind w:left="0" w:firstLine="1134" w:firstLineChars="0"/>
        <w:rPr>
          <w:color w:val="auto"/>
          <w:highlight w:val="none"/>
          <w:lang w:eastAsia="zh-CN"/>
        </w:rPr>
      </w:pPr>
      <w:r>
        <w:rPr>
          <w:rFonts w:hint="eastAsia"/>
          <w:color w:val="auto"/>
          <w:highlight w:val="none"/>
          <w:lang w:eastAsia="zh-CN"/>
        </w:rPr>
        <w:t>主持人宣布会议开始，介绍参会单位及人员；</w:t>
      </w:r>
    </w:p>
    <w:p w14:paraId="5B10E649">
      <w:pPr>
        <w:numPr>
          <w:ilvl w:val="0"/>
          <w:numId w:val="81"/>
        </w:numPr>
        <w:autoSpaceDE/>
        <w:autoSpaceDN/>
        <w:ind w:left="0" w:firstLine="1134" w:firstLineChars="0"/>
        <w:rPr>
          <w:color w:val="auto"/>
          <w:highlight w:val="none"/>
          <w:lang w:eastAsia="zh-CN"/>
        </w:rPr>
      </w:pPr>
      <w:r>
        <w:rPr>
          <w:rFonts w:hint="eastAsia"/>
          <w:color w:val="auto"/>
          <w:highlight w:val="none"/>
          <w:lang w:eastAsia="zh-CN"/>
        </w:rPr>
        <w:t>施工单位汇报竣工结算编制情况及结算资料提交情况；</w:t>
      </w:r>
    </w:p>
    <w:p w14:paraId="14061B3C">
      <w:pPr>
        <w:numPr>
          <w:ilvl w:val="0"/>
          <w:numId w:val="81"/>
        </w:numPr>
        <w:autoSpaceDE/>
        <w:autoSpaceDN/>
        <w:ind w:left="0" w:firstLine="1134" w:firstLineChars="0"/>
        <w:rPr>
          <w:color w:val="auto"/>
          <w:highlight w:val="none"/>
          <w:lang w:eastAsia="zh-CN"/>
        </w:rPr>
      </w:pPr>
      <w:r>
        <w:rPr>
          <w:rFonts w:hint="eastAsia"/>
          <w:color w:val="auto"/>
          <w:highlight w:val="none"/>
          <w:lang w:eastAsia="zh-CN"/>
        </w:rPr>
        <w:t>监理单位汇报工程量审核及过程签证确认情况；</w:t>
      </w:r>
    </w:p>
    <w:p w14:paraId="082F9B86">
      <w:pPr>
        <w:numPr>
          <w:ilvl w:val="0"/>
          <w:numId w:val="81"/>
        </w:numPr>
        <w:autoSpaceDE/>
        <w:autoSpaceDN/>
        <w:ind w:left="0" w:firstLine="1134" w:firstLineChars="0"/>
        <w:rPr>
          <w:color w:val="auto"/>
          <w:highlight w:val="none"/>
          <w:lang w:eastAsia="zh-CN"/>
        </w:rPr>
      </w:pPr>
      <w:r>
        <w:rPr>
          <w:rFonts w:hint="eastAsia"/>
          <w:color w:val="auto"/>
          <w:highlight w:val="none"/>
          <w:lang w:eastAsia="zh-CN"/>
        </w:rPr>
        <w:t>建设单位说明合同履行情况及结算要求；</w:t>
      </w:r>
    </w:p>
    <w:p w14:paraId="7679CD3D">
      <w:pPr>
        <w:numPr>
          <w:ilvl w:val="0"/>
          <w:numId w:val="81"/>
        </w:numPr>
        <w:autoSpaceDE/>
        <w:autoSpaceDN/>
        <w:ind w:left="0" w:firstLine="1134" w:firstLineChars="0"/>
        <w:rPr>
          <w:color w:val="auto"/>
          <w:highlight w:val="none"/>
          <w:lang w:eastAsia="zh-CN"/>
        </w:rPr>
      </w:pPr>
      <w:r>
        <w:rPr>
          <w:rFonts w:hint="eastAsia"/>
          <w:color w:val="auto"/>
          <w:highlight w:val="none"/>
          <w:lang w:eastAsia="zh-CN"/>
        </w:rPr>
        <w:t>项目管理单位汇报结算初审意见；</w:t>
      </w:r>
    </w:p>
    <w:p w14:paraId="3A27F3D4">
      <w:pPr>
        <w:numPr>
          <w:ilvl w:val="0"/>
          <w:numId w:val="81"/>
        </w:numPr>
        <w:autoSpaceDE/>
        <w:autoSpaceDN/>
        <w:ind w:left="0" w:firstLine="1134" w:firstLineChars="0"/>
        <w:rPr>
          <w:color w:val="auto"/>
          <w:highlight w:val="none"/>
          <w:lang w:eastAsia="zh-CN"/>
        </w:rPr>
      </w:pPr>
      <w:r>
        <w:rPr>
          <w:rFonts w:hint="eastAsia"/>
          <w:color w:val="auto"/>
          <w:highlight w:val="none"/>
          <w:lang w:eastAsia="zh-CN"/>
        </w:rPr>
        <w:t>各方对结算争议点进行讨论（如工程量、单价、变更签证等）；</w:t>
      </w:r>
    </w:p>
    <w:p w14:paraId="3F871D96">
      <w:pPr>
        <w:numPr>
          <w:ilvl w:val="0"/>
          <w:numId w:val="81"/>
        </w:numPr>
        <w:autoSpaceDE/>
        <w:autoSpaceDN/>
        <w:ind w:left="0" w:firstLine="1134" w:firstLineChars="0"/>
        <w:rPr>
          <w:color w:val="auto"/>
          <w:highlight w:val="none"/>
          <w:lang w:eastAsia="zh-CN"/>
        </w:rPr>
      </w:pPr>
      <w:r>
        <w:rPr>
          <w:rFonts w:hint="eastAsia"/>
          <w:color w:val="auto"/>
          <w:highlight w:val="none"/>
          <w:lang w:eastAsia="zh-CN"/>
        </w:rPr>
        <w:t>形成结算争议解决方案或待补充事项；</w:t>
      </w:r>
    </w:p>
    <w:p w14:paraId="471274F7">
      <w:pPr>
        <w:numPr>
          <w:ilvl w:val="0"/>
          <w:numId w:val="81"/>
        </w:numPr>
        <w:autoSpaceDE/>
        <w:autoSpaceDN/>
        <w:ind w:left="0" w:firstLine="1134" w:firstLineChars="0"/>
        <w:rPr>
          <w:color w:val="auto"/>
          <w:highlight w:val="none"/>
          <w:lang w:eastAsia="zh-CN"/>
        </w:rPr>
      </w:pPr>
      <w:r>
        <w:rPr>
          <w:rFonts w:hint="eastAsia"/>
          <w:color w:val="auto"/>
          <w:highlight w:val="none"/>
          <w:lang w:eastAsia="zh-CN"/>
        </w:rPr>
        <w:t>确定最终结算金额及付款安排；</w:t>
      </w:r>
    </w:p>
    <w:p w14:paraId="1737BB0A">
      <w:pPr>
        <w:numPr>
          <w:ilvl w:val="0"/>
          <w:numId w:val="81"/>
        </w:numPr>
        <w:autoSpaceDE/>
        <w:autoSpaceDN/>
        <w:ind w:left="0" w:firstLine="1134" w:firstLineChars="0"/>
        <w:rPr>
          <w:color w:val="auto"/>
          <w:highlight w:val="none"/>
          <w:lang w:eastAsia="zh-CN"/>
        </w:rPr>
      </w:pPr>
      <w:r>
        <w:rPr>
          <w:rFonts w:hint="eastAsia"/>
          <w:color w:val="auto"/>
          <w:highlight w:val="none"/>
          <w:lang w:eastAsia="zh-CN"/>
        </w:rPr>
        <w:t>主持人总结会议并明确后续工作要求。</w:t>
      </w:r>
    </w:p>
    <w:p w14:paraId="5690D3CF">
      <w:pPr>
        <w:numPr>
          <w:ilvl w:val="0"/>
          <w:numId w:val="79"/>
        </w:numPr>
        <w:ind w:firstLine="420" w:firstLineChars="0"/>
        <w:rPr>
          <w:b/>
          <w:bCs/>
          <w:color w:val="auto"/>
          <w:highlight w:val="none"/>
          <w:lang w:eastAsia="zh-CN"/>
        </w:rPr>
      </w:pPr>
      <w:r>
        <w:rPr>
          <w:rFonts w:hint="eastAsia"/>
          <w:b/>
          <w:bCs/>
          <w:color w:val="auto"/>
          <w:highlight w:val="none"/>
          <w:lang w:eastAsia="zh-CN"/>
        </w:rPr>
        <w:t>工程概况及合同履行情况</w:t>
      </w:r>
    </w:p>
    <w:p w14:paraId="4E8AA466">
      <w:pPr>
        <w:numPr>
          <w:ilvl w:val="0"/>
          <w:numId w:val="82"/>
        </w:numPr>
        <w:autoSpaceDE/>
        <w:autoSpaceDN/>
        <w:ind w:left="0" w:firstLine="1134" w:firstLineChars="0"/>
        <w:rPr>
          <w:rFonts w:hint="eastAsia"/>
          <w:color w:val="auto"/>
          <w:highlight w:val="none"/>
          <w:lang w:eastAsia="zh-CN"/>
        </w:rPr>
      </w:pPr>
      <w:r>
        <w:rPr>
          <w:rFonts w:hint="eastAsia"/>
          <w:b w:val="0"/>
          <w:bCs w:val="0"/>
          <w:color w:val="auto"/>
          <w:highlight w:val="none"/>
          <w:lang w:eastAsia="zh-CN"/>
        </w:rPr>
        <w:t>工程概况</w:t>
      </w:r>
      <w:r>
        <w:rPr>
          <w:rFonts w:hint="eastAsia"/>
          <w:color w:val="auto"/>
          <w:highlight w:val="none"/>
          <w:lang w:eastAsia="zh-CN"/>
        </w:rPr>
        <w:t>：</w:t>
      </w:r>
    </w:p>
    <w:p w14:paraId="08093261">
      <w:pPr>
        <w:numPr>
          <w:ilvl w:val="0"/>
          <w:numId w:val="83"/>
        </w:numPr>
        <w:autoSpaceDE/>
        <w:autoSpaceDN/>
        <w:ind w:left="1314" w:firstLine="126" w:firstLineChars="0"/>
        <w:rPr>
          <w:color w:val="auto"/>
          <w:highlight w:val="none"/>
          <w:lang w:eastAsia="zh-CN"/>
        </w:rPr>
      </w:pPr>
      <w:r>
        <w:rPr>
          <w:rFonts w:hint="eastAsia"/>
          <w:color w:val="auto"/>
          <w:highlight w:val="none"/>
          <w:lang w:eastAsia="zh-CN"/>
        </w:rPr>
        <w:t>工程内容、合同工期、实际完工日期；</w:t>
      </w:r>
    </w:p>
    <w:p w14:paraId="1AAA3EF0">
      <w:pPr>
        <w:numPr>
          <w:ilvl w:val="0"/>
          <w:numId w:val="83"/>
        </w:numPr>
        <w:autoSpaceDE/>
        <w:autoSpaceDN/>
        <w:ind w:left="1314" w:firstLine="126" w:firstLineChars="0"/>
        <w:rPr>
          <w:color w:val="auto"/>
          <w:highlight w:val="none"/>
          <w:lang w:eastAsia="zh-CN"/>
        </w:rPr>
      </w:pPr>
      <w:r>
        <w:rPr>
          <w:rFonts w:hint="eastAsia"/>
          <w:color w:val="auto"/>
          <w:highlight w:val="none"/>
          <w:lang w:eastAsia="zh-CN"/>
        </w:rPr>
        <w:t>合同总价及结算范围（含变更、签证、索赔等）。</w:t>
      </w:r>
    </w:p>
    <w:p w14:paraId="23C1C41A">
      <w:pPr>
        <w:numPr>
          <w:ilvl w:val="0"/>
          <w:numId w:val="82"/>
        </w:numPr>
        <w:autoSpaceDE/>
        <w:autoSpaceDN/>
        <w:ind w:left="0" w:firstLine="1134" w:firstLineChars="0"/>
        <w:rPr>
          <w:rFonts w:hint="eastAsia"/>
          <w:color w:val="auto"/>
          <w:highlight w:val="none"/>
          <w:lang w:eastAsia="zh-CN"/>
        </w:rPr>
      </w:pPr>
      <w:r>
        <w:rPr>
          <w:rFonts w:hint="eastAsia"/>
          <w:b w:val="0"/>
          <w:bCs w:val="0"/>
          <w:color w:val="auto"/>
          <w:highlight w:val="none"/>
          <w:lang w:eastAsia="zh-CN"/>
        </w:rPr>
        <w:t>合同履行情况</w:t>
      </w:r>
      <w:r>
        <w:rPr>
          <w:rFonts w:hint="eastAsia"/>
          <w:color w:val="auto"/>
          <w:highlight w:val="none"/>
          <w:lang w:eastAsia="zh-CN"/>
        </w:rPr>
        <w:t>：</w:t>
      </w:r>
    </w:p>
    <w:p w14:paraId="61F8E342">
      <w:pPr>
        <w:numPr>
          <w:ilvl w:val="0"/>
          <w:numId w:val="84"/>
        </w:numPr>
        <w:autoSpaceDE/>
        <w:autoSpaceDN/>
        <w:ind w:left="1314" w:firstLine="126" w:firstLineChars="0"/>
        <w:rPr>
          <w:color w:val="auto"/>
          <w:highlight w:val="none"/>
          <w:lang w:eastAsia="zh-CN"/>
        </w:rPr>
      </w:pPr>
      <w:r>
        <w:rPr>
          <w:rFonts w:hint="eastAsia"/>
          <w:color w:val="auto"/>
          <w:highlight w:val="none"/>
          <w:lang w:eastAsia="zh-CN"/>
        </w:rPr>
        <w:t>是否按合同约定完成全部工程内容；</w:t>
      </w:r>
    </w:p>
    <w:p w14:paraId="22B08BBD">
      <w:pPr>
        <w:numPr>
          <w:ilvl w:val="0"/>
          <w:numId w:val="84"/>
        </w:numPr>
        <w:autoSpaceDE/>
        <w:autoSpaceDN/>
        <w:ind w:left="1314" w:firstLine="126" w:firstLineChars="0"/>
        <w:rPr>
          <w:color w:val="auto"/>
          <w:highlight w:val="none"/>
          <w:lang w:eastAsia="zh-CN"/>
        </w:rPr>
      </w:pPr>
      <w:r>
        <w:rPr>
          <w:rFonts w:hint="eastAsia"/>
          <w:color w:val="auto"/>
          <w:highlight w:val="none"/>
          <w:lang w:eastAsia="zh-CN"/>
        </w:rPr>
        <w:t>重大设计变更或现场签证情况说明。</w:t>
      </w:r>
    </w:p>
    <w:p w14:paraId="6451A595">
      <w:pPr>
        <w:numPr>
          <w:ilvl w:val="0"/>
          <w:numId w:val="79"/>
        </w:numPr>
        <w:ind w:firstLine="420" w:firstLineChars="0"/>
        <w:rPr>
          <w:b/>
          <w:bCs/>
          <w:color w:val="auto"/>
          <w:highlight w:val="none"/>
          <w:lang w:eastAsia="zh-CN"/>
        </w:rPr>
      </w:pPr>
      <w:r>
        <w:rPr>
          <w:rFonts w:hint="eastAsia"/>
          <w:b/>
          <w:bCs/>
          <w:color w:val="auto"/>
          <w:highlight w:val="none"/>
          <w:lang w:eastAsia="zh-CN"/>
        </w:rPr>
        <w:t>结算依据及资料审查</w:t>
      </w:r>
    </w:p>
    <w:p w14:paraId="63C3A85A">
      <w:pPr>
        <w:numPr>
          <w:ilvl w:val="0"/>
          <w:numId w:val="85"/>
        </w:numPr>
        <w:autoSpaceDE/>
        <w:autoSpaceDN/>
        <w:ind w:left="0" w:firstLine="1134" w:firstLineChars="0"/>
        <w:rPr>
          <w:rFonts w:hint="eastAsia"/>
          <w:b w:val="0"/>
          <w:bCs w:val="0"/>
          <w:color w:val="auto"/>
          <w:highlight w:val="none"/>
          <w:lang w:eastAsia="zh-CN"/>
        </w:rPr>
      </w:pPr>
      <w:r>
        <w:rPr>
          <w:rFonts w:hint="eastAsia"/>
          <w:b w:val="0"/>
          <w:bCs w:val="0"/>
          <w:color w:val="auto"/>
          <w:highlight w:val="none"/>
          <w:lang w:eastAsia="zh-CN"/>
        </w:rPr>
        <w:t>结算依据：</w:t>
      </w:r>
    </w:p>
    <w:p w14:paraId="5DF0F792">
      <w:pPr>
        <w:numPr>
          <w:ilvl w:val="0"/>
          <w:numId w:val="86"/>
        </w:numPr>
        <w:autoSpaceDE/>
        <w:autoSpaceDN/>
        <w:ind w:left="1314" w:firstLine="126" w:firstLineChars="0"/>
        <w:rPr>
          <w:color w:val="auto"/>
          <w:highlight w:val="none"/>
          <w:lang w:eastAsia="zh-CN"/>
        </w:rPr>
      </w:pPr>
      <w:r>
        <w:rPr>
          <w:rFonts w:hint="eastAsia"/>
          <w:color w:val="auto"/>
          <w:highlight w:val="none"/>
          <w:lang w:eastAsia="zh-CN"/>
        </w:rPr>
        <w:t>施工合同、补充协议、招投标文件；</w:t>
      </w:r>
    </w:p>
    <w:p w14:paraId="3812F4B2">
      <w:pPr>
        <w:numPr>
          <w:ilvl w:val="0"/>
          <w:numId w:val="86"/>
        </w:numPr>
        <w:autoSpaceDE/>
        <w:autoSpaceDN/>
        <w:ind w:left="1314" w:firstLine="126" w:firstLineChars="0"/>
        <w:rPr>
          <w:color w:val="auto"/>
          <w:highlight w:val="none"/>
          <w:lang w:eastAsia="zh-CN"/>
        </w:rPr>
      </w:pPr>
      <w:r>
        <w:rPr>
          <w:rFonts w:hint="eastAsia"/>
          <w:color w:val="auto"/>
          <w:highlight w:val="none"/>
          <w:lang w:eastAsia="zh-CN"/>
        </w:rPr>
        <w:t>竣工图纸、设计变更单、工程签证单；</w:t>
      </w:r>
    </w:p>
    <w:p w14:paraId="105BB53A">
      <w:pPr>
        <w:numPr>
          <w:ilvl w:val="0"/>
          <w:numId w:val="86"/>
        </w:numPr>
        <w:autoSpaceDE/>
        <w:autoSpaceDN/>
        <w:ind w:left="1314" w:firstLine="126" w:firstLineChars="0"/>
        <w:rPr>
          <w:color w:val="auto"/>
          <w:highlight w:val="none"/>
          <w:lang w:eastAsia="zh-CN"/>
        </w:rPr>
      </w:pPr>
      <w:r>
        <w:rPr>
          <w:rFonts w:hint="eastAsia"/>
          <w:color w:val="auto"/>
          <w:highlight w:val="none"/>
          <w:lang w:eastAsia="zh-CN"/>
        </w:rPr>
        <w:t>材料价格确认单、工期索赔文件等。</w:t>
      </w:r>
    </w:p>
    <w:p w14:paraId="273AC24C">
      <w:pPr>
        <w:numPr>
          <w:ilvl w:val="0"/>
          <w:numId w:val="85"/>
        </w:numPr>
        <w:autoSpaceDE/>
        <w:autoSpaceDN/>
        <w:ind w:left="0" w:firstLine="1134" w:firstLineChars="0"/>
        <w:rPr>
          <w:rFonts w:hint="eastAsia"/>
          <w:b w:val="0"/>
          <w:bCs w:val="0"/>
          <w:color w:val="auto"/>
          <w:highlight w:val="none"/>
          <w:lang w:eastAsia="zh-CN"/>
        </w:rPr>
      </w:pPr>
      <w:r>
        <w:rPr>
          <w:rFonts w:hint="eastAsia"/>
          <w:b w:val="0"/>
          <w:bCs w:val="0"/>
          <w:color w:val="auto"/>
          <w:highlight w:val="none"/>
          <w:lang w:eastAsia="zh-CN"/>
        </w:rPr>
        <w:t>资料审查情况：</w:t>
      </w:r>
    </w:p>
    <w:p w14:paraId="5184D654">
      <w:pPr>
        <w:numPr>
          <w:ilvl w:val="0"/>
          <w:numId w:val="87"/>
        </w:numPr>
        <w:autoSpaceDE/>
        <w:autoSpaceDN/>
        <w:ind w:left="1314" w:firstLine="126" w:firstLineChars="0"/>
        <w:rPr>
          <w:color w:val="auto"/>
          <w:highlight w:val="none"/>
          <w:lang w:eastAsia="zh-CN"/>
        </w:rPr>
      </w:pPr>
      <w:r>
        <w:rPr>
          <w:rFonts w:hint="eastAsia"/>
          <w:color w:val="auto"/>
          <w:highlight w:val="none"/>
          <w:lang w:eastAsia="zh-CN"/>
        </w:rPr>
        <w:t>施工单位提交的结算资料完整性核查（如竣工图、结算书、过程资料等）；</w:t>
      </w:r>
    </w:p>
    <w:p w14:paraId="3FFC658B">
      <w:pPr>
        <w:numPr>
          <w:ilvl w:val="0"/>
          <w:numId w:val="87"/>
        </w:numPr>
        <w:autoSpaceDE/>
        <w:autoSpaceDN/>
        <w:ind w:left="1314" w:firstLine="126" w:firstLineChars="0"/>
        <w:rPr>
          <w:color w:val="auto"/>
          <w:highlight w:val="none"/>
          <w:lang w:eastAsia="zh-CN"/>
        </w:rPr>
      </w:pPr>
      <w:r>
        <w:rPr>
          <w:rFonts w:hint="eastAsia"/>
          <w:color w:val="auto"/>
          <w:highlight w:val="none"/>
          <w:lang w:eastAsia="zh-CN"/>
        </w:rPr>
        <w:t>监理单位对工程量及签证的审核意见；</w:t>
      </w:r>
    </w:p>
    <w:p w14:paraId="7544265A">
      <w:pPr>
        <w:numPr>
          <w:ilvl w:val="0"/>
          <w:numId w:val="87"/>
        </w:numPr>
        <w:autoSpaceDE/>
        <w:autoSpaceDN/>
        <w:ind w:left="1314" w:firstLine="126" w:firstLineChars="0"/>
        <w:rPr>
          <w:color w:val="auto"/>
          <w:highlight w:val="none"/>
          <w:lang w:eastAsia="zh-CN"/>
        </w:rPr>
      </w:pPr>
      <w:r>
        <w:rPr>
          <w:rFonts w:hint="eastAsia"/>
          <w:color w:val="auto"/>
          <w:highlight w:val="none"/>
          <w:lang w:eastAsia="zh-CN"/>
        </w:rPr>
        <w:t>项目管理单位初审报告。</w:t>
      </w:r>
    </w:p>
    <w:p w14:paraId="6368F053">
      <w:pPr>
        <w:numPr>
          <w:ilvl w:val="0"/>
          <w:numId w:val="79"/>
        </w:numPr>
        <w:ind w:firstLine="420" w:firstLineChars="0"/>
        <w:rPr>
          <w:b/>
          <w:bCs/>
          <w:color w:val="auto"/>
          <w:highlight w:val="none"/>
        </w:rPr>
      </w:pPr>
      <w:r>
        <w:rPr>
          <w:rFonts w:hint="eastAsia"/>
          <w:b/>
          <w:bCs/>
          <w:color w:val="auto"/>
          <w:highlight w:val="none"/>
        </w:rPr>
        <w:t>结算内容及争议点</w:t>
      </w:r>
    </w:p>
    <w:p w14:paraId="6700E808">
      <w:pPr>
        <w:numPr>
          <w:ilvl w:val="0"/>
          <w:numId w:val="85"/>
        </w:numPr>
        <w:autoSpaceDE/>
        <w:autoSpaceDN/>
        <w:ind w:left="0" w:firstLine="1134" w:firstLineChars="0"/>
        <w:rPr>
          <w:rFonts w:hint="eastAsia"/>
          <w:b w:val="0"/>
          <w:bCs w:val="0"/>
          <w:color w:val="auto"/>
          <w:highlight w:val="none"/>
          <w:lang w:eastAsia="zh-CN"/>
        </w:rPr>
      </w:pPr>
      <w:r>
        <w:rPr>
          <w:rFonts w:hint="eastAsia"/>
          <w:b w:val="0"/>
          <w:bCs w:val="0"/>
          <w:color w:val="auto"/>
          <w:highlight w:val="none"/>
          <w:lang w:eastAsia="zh-CN"/>
        </w:rPr>
        <w:t>结算主要内容：</w:t>
      </w:r>
    </w:p>
    <w:p w14:paraId="734536CB">
      <w:pPr>
        <w:numPr>
          <w:ilvl w:val="0"/>
          <w:numId w:val="88"/>
        </w:numPr>
        <w:autoSpaceDE/>
        <w:autoSpaceDN/>
        <w:ind w:left="1314" w:firstLine="126" w:firstLineChars="0"/>
        <w:rPr>
          <w:rFonts w:hint="eastAsia"/>
          <w:color w:val="auto"/>
          <w:highlight w:val="none"/>
          <w:lang w:eastAsia="zh-CN"/>
        </w:rPr>
      </w:pPr>
      <w:r>
        <w:rPr>
          <w:rFonts w:hint="eastAsia"/>
          <w:color w:val="auto"/>
          <w:highlight w:val="none"/>
          <w:lang w:eastAsia="zh-CN"/>
        </w:rPr>
        <w:t>合同内工程量及金额；</w:t>
      </w:r>
    </w:p>
    <w:p w14:paraId="77F0C111">
      <w:pPr>
        <w:numPr>
          <w:ilvl w:val="0"/>
          <w:numId w:val="88"/>
        </w:numPr>
        <w:autoSpaceDE/>
        <w:autoSpaceDN/>
        <w:ind w:left="1314" w:firstLine="126" w:firstLineChars="0"/>
        <w:rPr>
          <w:color w:val="auto"/>
          <w:highlight w:val="none"/>
          <w:lang w:eastAsia="zh-CN"/>
        </w:rPr>
      </w:pPr>
      <w:r>
        <w:rPr>
          <w:rFonts w:hint="eastAsia"/>
          <w:color w:val="auto"/>
          <w:highlight w:val="none"/>
          <w:lang w:eastAsia="zh-CN"/>
        </w:rPr>
        <w:t>合同外变更、签证、索赔金额；</w:t>
      </w:r>
    </w:p>
    <w:p w14:paraId="36BAEB46">
      <w:pPr>
        <w:numPr>
          <w:ilvl w:val="0"/>
          <w:numId w:val="88"/>
        </w:numPr>
        <w:autoSpaceDE/>
        <w:autoSpaceDN/>
        <w:ind w:left="1314" w:firstLine="126" w:firstLineChars="0"/>
        <w:rPr>
          <w:color w:val="auto"/>
          <w:highlight w:val="none"/>
          <w:lang w:eastAsia="zh-CN"/>
        </w:rPr>
      </w:pPr>
      <w:r>
        <w:rPr>
          <w:rFonts w:hint="eastAsia"/>
          <w:color w:val="auto"/>
          <w:highlight w:val="none"/>
          <w:lang w:eastAsia="zh-CN"/>
        </w:rPr>
        <w:t>暂估价、暂列金额调整情况；</w:t>
      </w:r>
    </w:p>
    <w:p w14:paraId="396034E9">
      <w:pPr>
        <w:numPr>
          <w:ilvl w:val="0"/>
          <w:numId w:val="88"/>
        </w:numPr>
        <w:autoSpaceDE/>
        <w:autoSpaceDN/>
        <w:ind w:left="1314" w:firstLine="126" w:firstLineChars="0"/>
        <w:rPr>
          <w:color w:val="auto"/>
          <w:highlight w:val="none"/>
          <w:lang w:eastAsia="zh-CN"/>
        </w:rPr>
      </w:pPr>
      <w:r>
        <w:rPr>
          <w:rFonts w:hint="eastAsia"/>
          <w:color w:val="auto"/>
          <w:highlight w:val="none"/>
          <w:lang w:eastAsia="zh-CN"/>
        </w:rPr>
        <w:t>材料价差调整、规费及税金计算。</w:t>
      </w:r>
    </w:p>
    <w:p w14:paraId="46FFBA7A">
      <w:pPr>
        <w:numPr>
          <w:ilvl w:val="0"/>
          <w:numId w:val="85"/>
        </w:numPr>
        <w:autoSpaceDE/>
        <w:autoSpaceDN/>
        <w:ind w:left="0" w:firstLine="1134" w:firstLineChars="0"/>
        <w:rPr>
          <w:rFonts w:hint="eastAsia"/>
          <w:b w:val="0"/>
          <w:bCs w:val="0"/>
          <w:color w:val="auto"/>
          <w:highlight w:val="none"/>
          <w:lang w:eastAsia="zh-CN"/>
        </w:rPr>
      </w:pPr>
      <w:r>
        <w:rPr>
          <w:rFonts w:hint="eastAsia"/>
          <w:b w:val="0"/>
          <w:bCs w:val="0"/>
          <w:color w:val="auto"/>
          <w:highlight w:val="none"/>
          <w:lang w:eastAsia="zh-CN"/>
        </w:rPr>
        <w:t>争议问题及处理：</w:t>
      </w:r>
    </w:p>
    <w:p w14:paraId="739A9CAC">
      <w:pPr>
        <w:numPr>
          <w:ilvl w:val="0"/>
          <w:numId w:val="89"/>
        </w:numPr>
        <w:autoSpaceDE/>
        <w:autoSpaceDN/>
        <w:ind w:left="1314" w:firstLine="126" w:firstLineChars="0"/>
        <w:rPr>
          <w:color w:val="auto"/>
          <w:highlight w:val="none"/>
          <w:lang w:eastAsia="zh-CN"/>
        </w:rPr>
      </w:pPr>
      <w:r>
        <w:rPr>
          <w:rFonts w:hint="eastAsia"/>
          <w:color w:val="auto"/>
          <w:highlight w:val="none"/>
          <w:lang w:eastAsia="zh-CN"/>
        </w:rPr>
        <w:t>工程量计算差异（争议项清单、计算依据）；</w:t>
      </w:r>
    </w:p>
    <w:p w14:paraId="23774161">
      <w:pPr>
        <w:numPr>
          <w:ilvl w:val="0"/>
          <w:numId w:val="89"/>
        </w:numPr>
        <w:autoSpaceDE/>
        <w:autoSpaceDN/>
        <w:ind w:left="1314" w:firstLine="126" w:firstLineChars="0"/>
        <w:rPr>
          <w:color w:val="auto"/>
          <w:highlight w:val="none"/>
          <w:lang w:eastAsia="zh-CN"/>
        </w:rPr>
      </w:pPr>
      <w:r>
        <w:rPr>
          <w:rFonts w:hint="eastAsia"/>
          <w:color w:val="auto"/>
          <w:highlight w:val="none"/>
          <w:lang w:eastAsia="zh-CN"/>
        </w:rPr>
        <w:t>单价争议（合同未约定的新增项目单价）；</w:t>
      </w:r>
    </w:p>
    <w:p w14:paraId="02394F2F">
      <w:pPr>
        <w:numPr>
          <w:ilvl w:val="0"/>
          <w:numId w:val="89"/>
        </w:numPr>
        <w:autoSpaceDE/>
        <w:autoSpaceDN/>
        <w:ind w:left="1314" w:firstLine="126" w:firstLineChars="0"/>
        <w:rPr>
          <w:color w:val="auto"/>
          <w:highlight w:val="none"/>
          <w:lang w:eastAsia="zh-CN"/>
        </w:rPr>
      </w:pPr>
      <w:r>
        <w:rPr>
          <w:rFonts w:hint="eastAsia"/>
          <w:color w:val="auto"/>
          <w:highlight w:val="none"/>
          <w:lang w:eastAsia="zh-CN"/>
        </w:rPr>
        <w:t>工期延误责任划分及费用承担；</w:t>
      </w:r>
    </w:p>
    <w:p w14:paraId="08DB2432">
      <w:pPr>
        <w:numPr>
          <w:ilvl w:val="0"/>
          <w:numId w:val="89"/>
        </w:numPr>
        <w:autoSpaceDE/>
        <w:autoSpaceDN/>
        <w:ind w:left="1314" w:firstLine="126" w:firstLineChars="0"/>
        <w:rPr>
          <w:color w:val="auto"/>
          <w:highlight w:val="none"/>
          <w:lang w:eastAsia="zh-CN"/>
        </w:rPr>
      </w:pPr>
      <w:r>
        <w:rPr>
          <w:rFonts w:hint="eastAsia"/>
          <w:color w:val="auto"/>
          <w:highlight w:val="none"/>
          <w:lang w:eastAsia="zh-CN"/>
        </w:rPr>
        <w:t>其他争议点及各方协商结果。</w:t>
      </w:r>
    </w:p>
    <w:p w14:paraId="14C40830">
      <w:pPr>
        <w:numPr>
          <w:ilvl w:val="0"/>
          <w:numId w:val="79"/>
        </w:numPr>
        <w:ind w:firstLine="420" w:firstLineChars="0"/>
        <w:rPr>
          <w:b/>
          <w:bCs/>
          <w:color w:val="auto"/>
          <w:highlight w:val="none"/>
        </w:rPr>
      </w:pPr>
      <w:r>
        <w:rPr>
          <w:rFonts w:hint="eastAsia"/>
          <w:b/>
          <w:bCs/>
          <w:color w:val="auto"/>
          <w:highlight w:val="none"/>
        </w:rPr>
        <w:t>结算</w:t>
      </w:r>
      <w:r>
        <w:rPr>
          <w:rFonts w:hint="eastAsia"/>
          <w:b/>
          <w:bCs/>
          <w:color w:val="auto"/>
          <w:highlight w:val="none"/>
          <w:lang w:eastAsia="zh-CN"/>
        </w:rPr>
        <w:t>金额</w:t>
      </w:r>
    </w:p>
    <w:p w14:paraId="22D304F6">
      <w:pPr>
        <w:numPr>
          <w:ilvl w:val="0"/>
          <w:numId w:val="90"/>
        </w:numPr>
        <w:autoSpaceDE/>
        <w:autoSpaceDN/>
        <w:ind w:left="0" w:firstLine="1134" w:firstLineChars="0"/>
        <w:rPr>
          <w:color w:val="auto"/>
          <w:highlight w:val="none"/>
          <w:lang w:eastAsia="zh-CN"/>
        </w:rPr>
      </w:pPr>
      <w:r>
        <w:rPr>
          <w:rFonts w:hint="eastAsia"/>
          <w:color w:val="auto"/>
          <w:highlight w:val="none"/>
          <w:lang w:eastAsia="zh-CN"/>
        </w:rPr>
        <w:t>初步结算金额：施工单位申报金额、监理审核金额、建设单位审核金额；</w:t>
      </w:r>
    </w:p>
    <w:p w14:paraId="253F987F">
      <w:pPr>
        <w:numPr>
          <w:ilvl w:val="0"/>
          <w:numId w:val="90"/>
        </w:numPr>
        <w:autoSpaceDE/>
        <w:autoSpaceDN/>
        <w:ind w:left="0" w:firstLine="1134" w:firstLineChars="0"/>
        <w:rPr>
          <w:color w:val="auto"/>
          <w:highlight w:val="none"/>
          <w:lang w:eastAsia="zh-CN"/>
        </w:rPr>
      </w:pPr>
      <w:r>
        <w:rPr>
          <w:rFonts w:hint="eastAsia"/>
          <w:color w:val="auto"/>
          <w:highlight w:val="none"/>
          <w:lang w:eastAsia="zh-CN"/>
        </w:rPr>
        <w:t>争议金额：各方达成一致的争议项调整金额；</w:t>
      </w:r>
    </w:p>
    <w:p w14:paraId="4E63B071">
      <w:pPr>
        <w:numPr>
          <w:ilvl w:val="0"/>
          <w:numId w:val="90"/>
        </w:numPr>
        <w:autoSpaceDE/>
        <w:autoSpaceDN/>
        <w:ind w:left="0" w:firstLine="1134" w:firstLineChars="0"/>
        <w:rPr>
          <w:color w:val="auto"/>
          <w:highlight w:val="none"/>
          <w:lang w:eastAsia="zh-CN"/>
        </w:rPr>
      </w:pPr>
      <w:r>
        <w:rPr>
          <w:rFonts w:hint="eastAsia"/>
          <w:color w:val="auto"/>
          <w:highlight w:val="none"/>
          <w:lang w:eastAsia="zh-CN"/>
        </w:rPr>
        <w:t>未达成一致项涉及金额及内容。</w:t>
      </w:r>
    </w:p>
    <w:p w14:paraId="682D6AEC">
      <w:pPr>
        <w:numPr>
          <w:ilvl w:val="-1"/>
          <w:numId w:val="0"/>
        </w:numPr>
        <w:autoSpaceDE/>
        <w:autoSpaceDN/>
        <w:ind w:left="1134" w:firstLine="0" w:firstLineChars="0"/>
        <w:rPr>
          <w:color w:val="auto"/>
          <w:highlight w:val="none"/>
          <w:lang w:eastAsia="zh-CN"/>
        </w:rPr>
      </w:pPr>
    </w:p>
    <w:p w14:paraId="02561C50">
      <w:pPr>
        <w:numPr>
          <w:ilvl w:val="0"/>
          <w:numId w:val="79"/>
        </w:numPr>
        <w:ind w:firstLine="420" w:firstLineChars="0"/>
        <w:rPr>
          <w:b/>
          <w:bCs/>
          <w:color w:val="auto"/>
          <w:highlight w:val="none"/>
          <w:lang w:eastAsia="zh-CN"/>
        </w:rPr>
      </w:pPr>
      <w:r>
        <w:rPr>
          <w:rFonts w:hint="eastAsia"/>
          <w:b/>
          <w:bCs/>
          <w:color w:val="auto"/>
          <w:highlight w:val="none"/>
          <w:lang w:eastAsia="zh-CN"/>
        </w:rPr>
        <w:t>会议决议</w:t>
      </w:r>
    </w:p>
    <w:p w14:paraId="00251883">
      <w:pPr>
        <w:numPr>
          <w:ilvl w:val="0"/>
          <w:numId w:val="91"/>
        </w:numPr>
        <w:autoSpaceDE/>
        <w:autoSpaceDN/>
        <w:ind w:left="0" w:leftChars="0" w:firstLine="1134" w:firstLineChars="0"/>
        <w:rPr>
          <w:color w:val="auto"/>
          <w:highlight w:val="none"/>
          <w:lang w:eastAsia="zh-CN"/>
        </w:rPr>
      </w:pPr>
      <w:r>
        <w:rPr>
          <w:rFonts w:hint="eastAsia"/>
          <w:color w:val="auto"/>
          <w:highlight w:val="none"/>
          <w:lang w:eastAsia="zh-CN"/>
        </w:rPr>
        <w:t>结算双方已达成一致金额，双方未达成一致争议金额；</w:t>
      </w:r>
    </w:p>
    <w:p w14:paraId="4274247B">
      <w:pPr>
        <w:numPr>
          <w:ilvl w:val="0"/>
          <w:numId w:val="91"/>
        </w:numPr>
        <w:autoSpaceDE/>
        <w:autoSpaceDN/>
        <w:ind w:left="0" w:leftChars="0" w:firstLine="1134" w:firstLineChars="0"/>
        <w:rPr>
          <w:color w:val="auto"/>
          <w:highlight w:val="none"/>
          <w:lang w:eastAsia="zh-CN"/>
        </w:rPr>
      </w:pPr>
      <w:r>
        <w:rPr>
          <w:rFonts w:hint="eastAsia"/>
          <w:color w:val="auto"/>
          <w:highlight w:val="none"/>
          <w:lang w:eastAsia="zh-CN"/>
        </w:rPr>
        <w:t>剩余结算工作内容及争议金额核对计划（包括资料准备、提交、核对地点、各专业核对人员，核对总时长的要求）；</w:t>
      </w:r>
    </w:p>
    <w:p w14:paraId="41477D6B">
      <w:pPr>
        <w:numPr>
          <w:ilvl w:val="0"/>
          <w:numId w:val="91"/>
        </w:numPr>
        <w:autoSpaceDE/>
        <w:autoSpaceDN/>
        <w:ind w:left="0" w:leftChars="0" w:firstLine="1134" w:firstLineChars="0"/>
        <w:rPr>
          <w:color w:val="auto"/>
          <w:highlight w:val="none"/>
          <w:lang w:eastAsia="zh-CN"/>
        </w:rPr>
      </w:pPr>
      <w:r>
        <w:rPr>
          <w:rFonts w:hint="eastAsia"/>
          <w:color w:val="auto"/>
          <w:highlight w:val="none"/>
          <w:lang w:eastAsia="zh-CN"/>
        </w:rPr>
        <w:t>需补充的资料或整改事项（如资料不全、争议未解决部分）清单；</w:t>
      </w:r>
    </w:p>
    <w:p w14:paraId="2835131A">
      <w:pPr>
        <w:numPr>
          <w:ilvl w:val="0"/>
          <w:numId w:val="91"/>
        </w:numPr>
        <w:autoSpaceDE/>
        <w:autoSpaceDN/>
        <w:ind w:left="0" w:leftChars="0" w:firstLine="1134" w:firstLineChars="0"/>
        <w:rPr>
          <w:color w:val="auto"/>
          <w:highlight w:val="none"/>
          <w:lang w:eastAsia="zh-CN"/>
        </w:rPr>
      </w:pPr>
      <w:r>
        <w:rPr>
          <w:rFonts w:hint="eastAsia"/>
          <w:color w:val="auto"/>
          <w:highlight w:val="none"/>
          <w:lang w:eastAsia="zh-CN"/>
        </w:rPr>
        <w:t>结算资料归档要求（结算报告份数、样式、正副本要求）。</w:t>
      </w:r>
    </w:p>
    <w:p w14:paraId="6E36F31B">
      <w:pPr>
        <w:numPr>
          <w:ilvl w:val="0"/>
          <w:numId w:val="79"/>
        </w:numPr>
        <w:ind w:firstLine="420" w:firstLineChars="0"/>
        <w:rPr>
          <w:b/>
          <w:bCs/>
          <w:color w:val="auto"/>
          <w:highlight w:val="none"/>
          <w:lang w:eastAsia="zh-CN"/>
        </w:rPr>
      </w:pPr>
      <w:r>
        <w:rPr>
          <w:rFonts w:hint="eastAsia"/>
          <w:b/>
          <w:bCs/>
          <w:color w:val="auto"/>
          <w:highlight w:val="none"/>
          <w:lang w:eastAsia="zh-CN"/>
        </w:rPr>
        <w:t>会议签字</w:t>
      </w:r>
    </w:p>
    <w:p w14:paraId="7C0BCD7D">
      <w:pPr>
        <w:ind w:firstLineChars="400"/>
        <w:rPr>
          <w:color w:val="auto"/>
          <w:highlight w:val="none"/>
          <w:lang w:eastAsia="zh-CN"/>
        </w:rPr>
      </w:pPr>
      <w:r>
        <w:rPr>
          <w:rFonts w:hint="eastAsia"/>
          <w:color w:val="auto"/>
          <w:highlight w:val="none"/>
          <w:lang w:eastAsia="zh-CN"/>
        </w:rPr>
        <w:t>参会单位代表签字确认（附签字页）。</w:t>
      </w:r>
    </w:p>
    <w:p w14:paraId="5437CB18">
      <w:pPr>
        <w:numPr>
          <w:ilvl w:val="0"/>
          <w:numId w:val="79"/>
        </w:numPr>
        <w:ind w:firstLine="420" w:firstLineChars="0"/>
        <w:rPr>
          <w:b/>
          <w:bCs/>
          <w:color w:val="auto"/>
          <w:highlight w:val="none"/>
          <w:lang w:eastAsia="zh-CN"/>
        </w:rPr>
      </w:pPr>
      <w:r>
        <w:rPr>
          <w:rFonts w:hint="eastAsia"/>
          <w:b/>
          <w:bCs/>
          <w:color w:val="auto"/>
          <w:highlight w:val="none"/>
          <w:lang w:eastAsia="zh-CN"/>
        </w:rPr>
        <w:t>附件</w:t>
      </w:r>
    </w:p>
    <w:p w14:paraId="0C7E2D57">
      <w:pPr>
        <w:numPr>
          <w:ilvl w:val="0"/>
          <w:numId w:val="92"/>
        </w:numPr>
        <w:autoSpaceDE/>
        <w:autoSpaceDN/>
        <w:ind w:left="0" w:leftChars="0" w:firstLine="1134" w:firstLineChars="0"/>
        <w:rPr>
          <w:color w:val="auto"/>
          <w:highlight w:val="none"/>
          <w:lang w:eastAsia="zh-CN"/>
        </w:rPr>
      </w:pPr>
      <w:r>
        <w:rPr>
          <w:rFonts w:hint="eastAsia"/>
          <w:color w:val="auto"/>
          <w:highlight w:val="none"/>
          <w:lang w:eastAsia="zh-CN"/>
        </w:rPr>
        <w:t>施工单位竣工结算书；</w:t>
      </w:r>
    </w:p>
    <w:p w14:paraId="6FD28A68">
      <w:pPr>
        <w:numPr>
          <w:ilvl w:val="0"/>
          <w:numId w:val="92"/>
        </w:numPr>
        <w:autoSpaceDE/>
        <w:autoSpaceDN/>
        <w:ind w:left="0" w:leftChars="0" w:firstLine="1134" w:firstLineChars="0"/>
        <w:rPr>
          <w:color w:val="auto"/>
          <w:highlight w:val="none"/>
          <w:lang w:eastAsia="zh-CN"/>
        </w:rPr>
      </w:pPr>
      <w:r>
        <w:rPr>
          <w:rFonts w:hint="eastAsia"/>
          <w:color w:val="auto"/>
          <w:highlight w:val="none"/>
          <w:lang w:eastAsia="zh-CN"/>
        </w:rPr>
        <w:t>监理单位审核报告；</w:t>
      </w:r>
    </w:p>
    <w:p w14:paraId="0A97EB4D">
      <w:pPr>
        <w:numPr>
          <w:ilvl w:val="0"/>
          <w:numId w:val="92"/>
        </w:numPr>
        <w:autoSpaceDE/>
        <w:autoSpaceDN/>
        <w:ind w:left="0" w:leftChars="0" w:firstLine="1134" w:firstLineChars="0"/>
        <w:rPr>
          <w:color w:val="auto"/>
          <w:highlight w:val="none"/>
          <w:lang w:eastAsia="zh-CN"/>
        </w:rPr>
      </w:pPr>
      <w:r>
        <w:rPr>
          <w:rFonts w:hint="eastAsia"/>
          <w:color w:val="auto"/>
          <w:highlight w:val="none"/>
          <w:lang w:eastAsia="zh-CN"/>
        </w:rPr>
        <w:t>项目管理单位初审报告（如有）；</w:t>
      </w:r>
    </w:p>
    <w:p w14:paraId="2E33270C">
      <w:pPr>
        <w:numPr>
          <w:ilvl w:val="0"/>
          <w:numId w:val="92"/>
        </w:numPr>
        <w:autoSpaceDE/>
        <w:autoSpaceDN/>
        <w:ind w:left="0" w:leftChars="0" w:firstLine="1134" w:firstLineChars="0"/>
        <w:rPr>
          <w:color w:val="auto"/>
          <w:highlight w:val="none"/>
          <w:lang w:eastAsia="zh-CN"/>
        </w:rPr>
      </w:pPr>
      <w:r>
        <w:rPr>
          <w:rFonts w:hint="eastAsia"/>
          <w:color w:val="auto"/>
          <w:highlight w:val="none"/>
          <w:lang w:eastAsia="zh-CN"/>
        </w:rPr>
        <w:t>争议问题处理备忘录；</w:t>
      </w:r>
    </w:p>
    <w:p w14:paraId="3113217D">
      <w:pPr>
        <w:numPr>
          <w:ilvl w:val="0"/>
          <w:numId w:val="92"/>
        </w:numPr>
        <w:autoSpaceDE/>
        <w:autoSpaceDN/>
        <w:ind w:left="0" w:leftChars="0" w:firstLine="1134" w:firstLineChars="0"/>
        <w:rPr>
          <w:color w:val="auto"/>
          <w:highlight w:val="none"/>
          <w:lang w:eastAsia="zh-CN"/>
        </w:rPr>
      </w:pPr>
      <w:r>
        <w:rPr>
          <w:rFonts w:hint="eastAsia"/>
          <w:color w:val="auto"/>
          <w:highlight w:val="none"/>
          <w:lang w:eastAsia="zh-CN"/>
        </w:rPr>
        <w:t>设计变更及签证单汇总表；</w:t>
      </w:r>
    </w:p>
    <w:p w14:paraId="148F28E4">
      <w:pPr>
        <w:numPr>
          <w:ilvl w:val="0"/>
          <w:numId w:val="92"/>
        </w:numPr>
        <w:autoSpaceDE/>
        <w:autoSpaceDN/>
        <w:ind w:left="0" w:leftChars="0" w:firstLine="1134" w:firstLineChars="0"/>
        <w:rPr>
          <w:color w:val="auto"/>
          <w:highlight w:val="none"/>
          <w:lang w:eastAsia="zh-CN"/>
        </w:rPr>
      </w:pPr>
      <w:r>
        <w:rPr>
          <w:rFonts w:hint="eastAsia"/>
          <w:color w:val="auto"/>
          <w:highlight w:val="none"/>
          <w:lang w:eastAsia="zh-CN"/>
        </w:rPr>
        <w:t>其他相关结算支持文件。</w:t>
      </w:r>
    </w:p>
    <w:p w14:paraId="4388EAA8">
      <w:pPr>
        <w:ind w:firstLine="480"/>
        <w:rPr>
          <w:b/>
          <w:bCs/>
          <w:color w:val="auto"/>
          <w:highlight w:val="none"/>
          <w:lang w:eastAsia="zh-CN"/>
        </w:rPr>
      </w:pPr>
      <w:r>
        <w:rPr>
          <w:rFonts w:hint="eastAsia"/>
          <w:b/>
          <w:bCs/>
          <w:color w:val="auto"/>
          <w:highlight w:val="none"/>
          <w:lang w:eastAsia="zh-CN"/>
        </w:rPr>
        <w:t>备注：</w:t>
      </w:r>
    </w:p>
    <w:p w14:paraId="5AEB937A">
      <w:pPr>
        <w:numPr>
          <w:ilvl w:val="0"/>
          <w:numId w:val="92"/>
        </w:numPr>
        <w:autoSpaceDE/>
        <w:autoSpaceDN/>
        <w:ind w:left="0" w:leftChars="0" w:firstLine="1134" w:firstLineChars="0"/>
        <w:rPr>
          <w:color w:val="auto"/>
          <w:highlight w:val="none"/>
          <w:lang w:eastAsia="zh-CN"/>
        </w:rPr>
      </w:pPr>
      <w:r>
        <w:rPr>
          <w:rFonts w:hint="eastAsia"/>
          <w:color w:val="auto"/>
          <w:highlight w:val="none"/>
          <w:lang w:eastAsia="zh-CN"/>
        </w:rPr>
        <w:t>会议纪要由项目管理单位整理，经各方确认后作为结算依据；</w:t>
      </w:r>
    </w:p>
    <w:p w14:paraId="4C0DA57D">
      <w:pPr>
        <w:numPr>
          <w:ilvl w:val="0"/>
          <w:numId w:val="92"/>
        </w:numPr>
        <w:autoSpaceDE/>
        <w:autoSpaceDN/>
        <w:ind w:left="0" w:leftChars="0" w:firstLine="1134" w:firstLineChars="0"/>
        <w:rPr>
          <w:color w:val="auto"/>
          <w:highlight w:val="none"/>
          <w:lang w:eastAsia="zh-CN"/>
        </w:rPr>
      </w:pPr>
      <w:r>
        <w:rPr>
          <w:rFonts w:hint="eastAsia"/>
          <w:color w:val="auto"/>
          <w:highlight w:val="none"/>
          <w:lang w:eastAsia="zh-CN"/>
        </w:rPr>
        <w:t>结算金额最终以双方签字盖章的结算协议为准。</w:t>
      </w:r>
    </w:p>
    <w:p w14:paraId="78BFAE9D">
      <w:pPr>
        <w:numPr>
          <w:ilvl w:val="-1"/>
          <w:numId w:val="0"/>
        </w:numPr>
        <w:kinsoku/>
        <w:autoSpaceDE/>
        <w:autoSpaceDN/>
        <w:adjustRightInd/>
        <w:snapToGrid/>
        <w:spacing w:line="240" w:lineRule="auto"/>
        <w:ind w:firstLine="960" w:firstLineChars="400"/>
        <w:textAlignment w:val="auto"/>
        <w:rPr>
          <w:rFonts w:hint="eastAsia" w:ascii="Times New Roman" w:hAnsi="Times New Roman" w:eastAsia="宋体" w:cs="Times New Roman"/>
          <w:color w:val="auto"/>
          <w:sz w:val="24"/>
          <w:szCs w:val="24"/>
          <w:highlight w:val="none"/>
          <w:lang w:eastAsia="zh-CN"/>
        </w:rPr>
      </w:pPr>
    </w:p>
    <w:p w14:paraId="1EB6B73D">
      <w:pPr>
        <w:ind w:firstLine="960" w:firstLineChars="400"/>
        <w:rPr>
          <w:rFonts w:hint="eastAsia"/>
          <w:color w:val="auto"/>
          <w:highlight w:val="none"/>
          <w:lang w:eastAsia="zh-CN"/>
        </w:rPr>
      </w:pPr>
      <w:r>
        <w:rPr>
          <w:rFonts w:hint="eastAsia"/>
          <w:color w:val="auto"/>
          <w:highlight w:val="none"/>
          <w:lang w:eastAsia="zh-CN"/>
        </w:rPr>
        <w:t>附件：会议签到表</w:t>
      </w:r>
    </w:p>
    <w:p w14:paraId="7FF67D0A">
      <w:pPr>
        <w:ind w:firstLine="960" w:firstLineChars="400"/>
        <w:rPr>
          <w:rFonts w:hint="eastAsia"/>
          <w:color w:val="auto"/>
          <w:highlight w:val="none"/>
          <w:lang w:eastAsia="zh-CN"/>
        </w:rPr>
      </w:pPr>
      <w:r>
        <w:rPr>
          <w:rFonts w:hint="eastAsia"/>
          <w:color w:val="auto"/>
          <w:highlight w:val="none"/>
          <w:lang w:eastAsia="zh-CN"/>
        </w:rPr>
        <w:t>各方审阅修改，认可后成文、签字。</w:t>
      </w:r>
    </w:p>
    <w:p w14:paraId="0800910F">
      <w:pPr>
        <w:ind w:firstLine="960" w:firstLineChars="400"/>
        <w:rPr>
          <w:rFonts w:hint="eastAsia"/>
          <w:color w:val="auto"/>
          <w:highlight w:val="none"/>
          <w:lang w:eastAsia="zh-CN"/>
        </w:rPr>
      </w:pPr>
    </w:p>
    <w:p w14:paraId="68D04EF4">
      <w:pPr>
        <w:ind w:firstLine="960" w:firstLineChars="400"/>
        <w:rPr>
          <w:rFonts w:hint="eastAsia"/>
          <w:color w:val="auto"/>
          <w:highlight w:val="none"/>
          <w:lang w:eastAsia="zh-CN"/>
        </w:rPr>
      </w:pPr>
    </w:p>
    <w:p w14:paraId="0E313B16">
      <w:pPr>
        <w:spacing w:line="480" w:lineRule="auto"/>
        <w:ind w:firstLine="480"/>
        <w:jc w:val="center"/>
        <w:rPr>
          <w:color w:val="auto"/>
          <w:highlight w:val="none"/>
          <w:lang w:eastAsia="zh-CN"/>
        </w:rPr>
      </w:pPr>
      <w:r>
        <w:rPr>
          <w:rFonts w:hint="eastAsia"/>
          <w:color w:val="auto"/>
          <w:highlight w:val="none"/>
          <w:lang w:eastAsia="zh-CN"/>
        </w:rPr>
        <w:t xml:space="preserve">建设单位：           </w:t>
      </w:r>
    </w:p>
    <w:p w14:paraId="0C1AC53A">
      <w:pPr>
        <w:spacing w:line="480" w:lineRule="auto"/>
        <w:ind w:firstLine="480"/>
        <w:jc w:val="center"/>
        <w:rPr>
          <w:color w:val="auto"/>
          <w:highlight w:val="none"/>
          <w:lang w:eastAsia="zh-CN"/>
        </w:rPr>
      </w:pPr>
      <w:r>
        <w:rPr>
          <w:rFonts w:hint="eastAsia"/>
          <w:color w:val="auto"/>
          <w:highlight w:val="none"/>
          <w:lang w:eastAsia="zh-CN"/>
        </w:rPr>
        <w:t>项管单位：</w:t>
      </w:r>
    </w:p>
    <w:p w14:paraId="1FAE56FE">
      <w:pPr>
        <w:spacing w:line="480" w:lineRule="auto"/>
        <w:ind w:firstLine="480"/>
        <w:jc w:val="center"/>
        <w:rPr>
          <w:color w:val="auto"/>
          <w:highlight w:val="none"/>
          <w:lang w:eastAsia="zh-CN"/>
        </w:rPr>
      </w:pPr>
      <w:r>
        <w:rPr>
          <w:rFonts w:hint="eastAsia"/>
          <w:color w:val="auto"/>
          <w:highlight w:val="none"/>
          <w:lang w:eastAsia="zh-CN"/>
        </w:rPr>
        <w:t xml:space="preserve">监理单位：         </w:t>
      </w:r>
    </w:p>
    <w:p w14:paraId="22981468">
      <w:pPr>
        <w:spacing w:line="480" w:lineRule="auto"/>
        <w:ind w:firstLine="480"/>
        <w:jc w:val="center"/>
        <w:rPr>
          <w:color w:val="auto"/>
          <w:highlight w:val="none"/>
          <w:lang w:eastAsia="zh-CN"/>
        </w:rPr>
      </w:pPr>
      <w:r>
        <w:rPr>
          <w:rFonts w:hint="eastAsia"/>
          <w:color w:val="auto"/>
          <w:highlight w:val="none"/>
          <w:lang w:eastAsia="zh-CN"/>
        </w:rPr>
        <w:t>施工单位：</w:t>
      </w:r>
    </w:p>
    <w:p w14:paraId="51D2AFA6">
      <w:pPr>
        <w:spacing w:line="480" w:lineRule="auto"/>
        <w:ind w:firstLine="480"/>
        <w:jc w:val="center"/>
        <w:rPr>
          <w:color w:val="auto"/>
          <w:highlight w:val="none"/>
          <w:lang w:eastAsia="zh-CN"/>
        </w:rPr>
      </w:pPr>
      <w:r>
        <w:rPr>
          <w:rFonts w:hint="eastAsia"/>
          <w:color w:val="auto"/>
          <w:highlight w:val="none"/>
          <w:lang w:eastAsia="zh-CN"/>
        </w:rPr>
        <w:t>设计单位：</w:t>
      </w:r>
    </w:p>
    <w:p w14:paraId="51A7A60E">
      <w:pPr>
        <w:spacing w:line="480" w:lineRule="auto"/>
        <w:ind w:firstLine="480"/>
        <w:jc w:val="center"/>
        <w:rPr>
          <w:color w:val="auto"/>
          <w:highlight w:val="none"/>
          <w:lang w:eastAsia="zh-CN"/>
        </w:rPr>
      </w:pPr>
      <w:r>
        <w:rPr>
          <w:rFonts w:hint="eastAsia"/>
          <w:color w:val="auto"/>
          <w:highlight w:val="none"/>
          <w:lang w:eastAsia="zh-CN"/>
        </w:rPr>
        <w:t>勘察单位：</w:t>
      </w:r>
    </w:p>
    <w:p w14:paraId="02AA7E9F">
      <w:pPr>
        <w:snapToGrid/>
        <w:spacing w:line="384" w:lineRule="auto"/>
        <w:ind w:firstLine="465" w:firstLineChars="0"/>
        <w:rPr>
          <w:rFonts w:cs="Arial" w:asciiTheme="minorEastAsia" w:hAnsiTheme="minorEastAsia" w:eastAsiaTheme="minorEastAsia"/>
          <w:color w:val="auto"/>
          <w:szCs w:val="21"/>
          <w:highlight w:val="none"/>
          <w:lang w:eastAsia="zh-CN"/>
        </w:rPr>
      </w:pPr>
    </w:p>
    <w:p w14:paraId="7757E606">
      <w:pPr>
        <w:snapToGrid/>
        <w:spacing w:line="384" w:lineRule="auto"/>
        <w:ind w:firstLine="465" w:firstLineChars="0"/>
        <w:rPr>
          <w:rFonts w:cs="Arial" w:asciiTheme="minorEastAsia" w:hAnsiTheme="minorEastAsia" w:eastAsiaTheme="minorEastAsia"/>
          <w:color w:val="auto"/>
          <w:szCs w:val="21"/>
          <w:highlight w:val="none"/>
          <w:lang w:eastAsia="zh-CN"/>
        </w:rPr>
        <w:sectPr>
          <w:headerReference r:id="rId22" w:type="default"/>
          <w:pgSz w:w="11906" w:h="16839"/>
          <w:pgMar w:top="1134" w:right="1473" w:bottom="0" w:left="1587" w:header="862" w:footer="567" w:gutter="0"/>
          <w:pgBorders>
            <w:top w:val="none" w:sz="0" w:space="0"/>
            <w:left w:val="none" w:sz="0" w:space="0"/>
            <w:bottom w:val="none" w:sz="0" w:space="0"/>
            <w:right w:val="none" w:sz="0" w:space="0"/>
          </w:pgBorders>
          <w:pgNumType w:fmt="decimal"/>
          <w:cols w:space="720" w:num="1"/>
        </w:sectPr>
      </w:pPr>
    </w:p>
    <w:p w14:paraId="5A436ACC">
      <w:pPr>
        <w:pStyle w:val="4"/>
        <w:ind w:firstLine="241"/>
        <w:rPr>
          <w:color w:val="auto"/>
          <w:highlight w:val="none"/>
          <w:lang w:eastAsia="zh-CN"/>
        </w:rPr>
      </w:pPr>
      <w:bookmarkStart w:id="1747" w:name="_Toc8924"/>
      <w:bookmarkStart w:id="1748" w:name="_Toc18769"/>
      <w:bookmarkStart w:id="1749" w:name="_Toc17548"/>
      <w:bookmarkStart w:id="1750" w:name="_Toc24650"/>
      <w:bookmarkStart w:id="1751" w:name="_Toc23180"/>
      <w:bookmarkStart w:id="1752" w:name="_Toc27909"/>
      <w:bookmarkStart w:id="1753" w:name="_Toc26074"/>
      <w:bookmarkStart w:id="1754" w:name="_Toc20669"/>
      <w:bookmarkStart w:id="1755" w:name="_Toc192580246"/>
      <w:bookmarkStart w:id="1756" w:name="_Toc26591"/>
      <w:bookmarkStart w:id="1757" w:name="_Toc9745"/>
      <w:bookmarkStart w:id="1758" w:name="_Toc31413"/>
      <w:bookmarkStart w:id="1759" w:name="_Toc10761"/>
      <w:bookmarkStart w:id="1760" w:name="_Toc32643"/>
      <w:bookmarkStart w:id="1761" w:name="_Toc3872"/>
      <w:bookmarkStart w:id="1762" w:name="_Toc7045"/>
      <w:bookmarkStart w:id="1763" w:name="_Toc29835"/>
      <w:bookmarkStart w:id="1764" w:name="_Toc32173"/>
      <w:bookmarkStart w:id="1765" w:name="_Toc11665"/>
      <w:r>
        <w:rPr>
          <w:rFonts w:hint="eastAsia"/>
          <w:color w:val="auto"/>
          <w:highlight w:val="none"/>
          <w:lang w:eastAsia="zh-CN"/>
        </w:rPr>
        <w:t>表4.3-5 竣工结算审核报告</w:t>
      </w:r>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p>
    <w:p w14:paraId="2ADCEDBF">
      <w:pPr>
        <w:snapToGrid/>
        <w:spacing w:line="240" w:lineRule="auto"/>
        <w:ind w:firstLine="0" w:firstLineChars="0"/>
        <w:jc w:val="center"/>
        <w:rPr>
          <w:rFonts w:ascii="宋体" w:hAnsi="宋体" w:cs="宋体"/>
          <w:b/>
          <w:bCs/>
          <w:color w:val="auto"/>
          <w:sz w:val="44"/>
          <w:szCs w:val="44"/>
          <w:highlight w:val="none"/>
          <w:lang w:eastAsia="zh-CN"/>
        </w:rPr>
      </w:pPr>
      <w:r>
        <w:rPr>
          <w:rFonts w:hint="eastAsia" w:ascii="宋体" w:hAnsi="宋体" w:cs="宋体"/>
          <w:b/>
          <w:bCs/>
          <w:color w:val="auto"/>
          <w:sz w:val="44"/>
          <w:szCs w:val="44"/>
          <w:highlight w:val="none"/>
          <w:lang w:eastAsia="zh-CN"/>
        </w:rPr>
        <w:t>XXXXX工程竣工结算审核报告</w:t>
      </w:r>
    </w:p>
    <w:p w14:paraId="652E0D7D">
      <w:pPr>
        <w:spacing w:line="303" w:lineRule="auto"/>
        <w:ind w:firstLine="480"/>
        <w:rPr>
          <w:rFonts w:ascii="宋体" w:hAnsi="宋体" w:cs="宋体"/>
          <w:color w:val="auto"/>
          <w:highlight w:val="none"/>
          <w:lang w:eastAsia="zh-CN"/>
        </w:rPr>
      </w:pPr>
    </w:p>
    <w:p w14:paraId="5BDBED65">
      <w:pPr>
        <w:numPr>
          <w:ilvl w:val="0"/>
          <w:numId w:val="93"/>
        </w:numPr>
        <w:ind w:firstLine="482"/>
        <w:rPr>
          <w:b/>
          <w:bCs/>
          <w:color w:val="auto"/>
          <w:highlight w:val="none"/>
          <w:lang w:eastAsia="zh-CN"/>
        </w:rPr>
      </w:pPr>
      <w:r>
        <w:rPr>
          <w:rFonts w:hint="eastAsia"/>
          <w:b/>
          <w:bCs/>
          <w:color w:val="auto"/>
          <w:highlight w:val="none"/>
          <w:lang w:eastAsia="zh-CN"/>
        </w:rPr>
        <w:t>工程概况</w:t>
      </w:r>
    </w:p>
    <w:p w14:paraId="025103DF">
      <w:pPr>
        <w:numPr>
          <w:ilvl w:val="0"/>
          <w:numId w:val="94"/>
        </w:numPr>
        <w:ind w:left="0" w:firstLine="567" w:firstLineChars="0"/>
        <w:rPr>
          <w:color w:val="auto"/>
          <w:highlight w:val="none"/>
        </w:rPr>
      </w:pPr>
      <w:r>
        <w:rPr>
          <w:rFonts w:hint="eastAsia"/>
          <w:color w:val="auto"/>
          <w:highlight w:val="none"/>
        </w:rPr>
        <w:t>项目名称：XXX工程</w:t>
      </w:r>
    </w:p>
    <w:p w14:paraId="408EE8AF">
      <w:pPr>
        <w:numPr>
          <w:ilvl w:val="0"/>
          <w:numId w:val="94"/>
        </w:numPr>
        <w:ind w:left="0" w:firstLine="567" w:firstLineChars="0"/>
        <w:rPr>
          <w:color w:val="auto"/>
          <w:highlight w:val="none"/>
        </w:rPr>
      </w:pPr>
      <w:r>
        <w:rPr>
          <w:rFonts w:hint="eastAsia"/>
          <w:color w:val="auto"/>
          <w:highlight w:val="none"/>
          <w:lang w:eastAsia="zh-CN"/>
        </w:rPr>
        <w:t>立项批复：</w:t>
      </w:r>
    </w:p>
    <w:p w14:paraId="21865D99">
      <w:pPr>
        <w:numPr>
          <w:ilvl w:val="0"/>
          <w:numId w:val="94"/>
        </w:numPr>
        <w:ind w:left="0" w:firstLine="567" w:firstLineChars="0"/>
        <w:rPr>
          <w:color w:val="auto"/>
          <w:highlight w:val="none"/>
        </w:rPr>
      </w:pPr>
      <w:r>
        <w:rPr>
          <w:rFonts w:hint="eastAsia"/>
          <w:color w:val="auto"/>
          <w:highlight w:val="none"/>
        </w:rPr>
        <w:t>建设单位：XXX</w:t>
      </w:r>
    </w:p>
    <w:p w14:paraId="6BD6D4B1">
      <w:pPr>
        <w:numPr>
          <w:ilvl w:val="0"/>
          <w:numId w:val="94"/>
        </w:numPr>
        <w:ind w:left="0" w:firstLine="567" w:firstLineChars="0"/>
        <w:rPr>
          <w:color w:val="auto"/>
          <w:highlight w:val="none"/>
        </w:rPr>
      </w:pPr>
      <w:r>
        <w:rPr>
          <w:rFonts w:hint="eastAsia"/>
          <w:color w:val="auto"/>
          <w:highlight w:val="none"/>
          <w:lang w:eastAsia="zh-CN"/>
        </w:rPr>
        <w:t>参</w:t>
      </w:r>
      <w:r>
        <w:rPr>
          <w:rFonts w:hint="eastAsia"/>
          <w:color w:val="auto"/>
          <w:highlight w:val="none"/>
          <w:lang w:val="en-US" w:eastAsia="zh-CN"/>
        </w:rPr>
        <w:t>建</w:t>
      </w:r>
      <w:r>
        <w:rPr>
          <w:rFonts w:hint="eastAsia"/>
          <w:color w:val="auto"/>
          <w:highlight w:val="none"/>
        </w:rPr>
        <w:t>单位：XXX公司</w:t>
      </w:r>
    </w:p>
    <w:p w14:paraId="3964FECE">
      <w:pPr>
        <w:numPr>
          <w:ilvl w:val="0"/>
          <w:numId w:val="94"/>
        </w:numPr>
        <w:ind w:left="0" w:firstLine="567" w:firstLineChars="0"/>
        <w:rPr>
          <w:color w:val="auto"/>
          <w:highlight w:val="none"/>
        </w:rPr>
      </w:pPr>
      <w:r>
        <w:rPr>
          <w:rFonts w:hint="eastAsia"/>
          <w:color w:val="auto"/>
          <w:highlight w:val="none"/>
        </w:rPr>
        <w:t xml:space="preserve">合同金额：XX万元 </w:t>
      </w:r>
    </w:p>
    <w:p w14:paraId="42ED4091">
      <w:pPr>
        <w:numPr>
          <w:ilvl w:val="0"/>
          <w:numId w:val="94"/>
        </w:numPr>
        <w:ind w:left="0" w:firstLine="567" w:firstLineChars="0"/>
        <w:rPr>
          <w:color w:val="auto"/>
          <w:highlight w:val="none"/>
          <w:lang w:eastAsia="zh-CN"/>
        </w:rPr>
      </w:pPr>
      <w:r>
        <w:rPr>
          <w:rFonts w:hint="eastAsia"/>
          <w:color w:val="auto"/>
          <w:highlight w:val="none"/>
          <w:lang w:eastAsia="zh-CN"/>
        </w:rPr>
        <w:t>申报结算金额：XX万元</w:t>
      </w:r>
    </w:p>
    <w:p w14:paraId="2C9A83CF">
      <w:pPr>
        <w:numPr>
          <w:ilvl w:val="0"/>
          <w:numId w:val="94"/>
        </w:numPr>
        <w:ind w:left="0" w:firstLine="567" w:firstLineChars="0"/>
        <w:rPr>
          <w:color w:val="auto"/>
          <w:highlight w:val="none"/>
          <w:lang w:eastAsia="zh-CN"/>
        </w:rPr>
      </w:pPr>
      <w:r>
        <w:rPr>
          <w:rFonts w:hint="eastAsia"/>
          <w:color w:val="auto"/>
          <w:highlight w:val="none"/>
          <w:lang w:eastAsia="zh-CN"/>
        </w:rPr>
        <w:t>工作内容：简要说明参建单位承担的工作内容（如</w:t>
      </w:r>
      <w:r>
        <w:rPr>
          <w:rFonts w:hint="eastAsia"/>
          <w:color w:val="auto"/>
          <w:highlight w:val="none"/>
          <w:lang w:val="en-US" w:eastAsia="zh-CN"/>
        </w:rPr>
        <w:t>可研、</w:t>
      </w:r>
      <w:r>
        <w:rPr>
          <w:rFonts w:hint="eastAsia"/>
          <w:color w:val="auto"/>
          <w:highlight w:val="none"/>
          <w:lang w:eastAsia="zh-CN"/>
        </w:rPr>
        <w:t>勘察、设计、施工、专项评估/评价等）；</w:t>
      </w:r>
    </w:p>
    <w:p w14:paraId="41D65CD4">
      <w:pPr>
        <w:numPr>
          <w:ilvl w:val="0"/>
          <w:numId w:val="94"/>
        </w:numPr>
        <w:ind w:left="0" w:firstLine="567" w:firstLineChars="0"/>
        <w:rPr>
          <w:color w:val="auto"/>
          <w:highlight w:val="none"/>
          <w:lang w:eastAsia="zh-CN"/>
        </w:rPr>
      </w:pPr>
      <w:r>
        <w:rPr>
          <w:rFonts w:hint="eastAsia"/>
          <w:color w:val="auto"/>
          <w:highlight w:val="none"/>
          <w:lang w:eastAsia="zh-CN"/>
        </w:rPr>
        <w:t>资金来源：财政资金（注明文号）；</w:t>
      </w:r>
    </w:p>
    <w:p w14:paraId="02FFA0C7">
      <w:pPr>
        <w:numPr>
          <w:ilvl w:val="0"/>
          <w:numId w:val="94"/>
        </w:numPr>
        <w:ind w:left="0" w:firstLine="567" w:firstLineChars="0"/>
        <w:rPr>
          <w:color w:val="auto"/>
          <w:highlight w:val="none"/>
          <w:lang w:eastAsia="zh-CN"/>
        </w:rPr>
      </w:pPr>
      <w:r>
        <w:rPr>
          <w:rFonts w:hint="eastAsia"/>
          <w:color w:val="auto"/>
          <w:highlight w:val="none"/>
          <w:lang w:eastAsia="zh-CN"/>
        </w:rPr>
        <w:t>合同履行情况：开工/竣工日期，是否存在未按合同履约的情况。</w:t>
      </w:r>
    </w:p>
    <w:p w14:paraId="3998B73D">
      <w:pPr>
        <w:numPr>
          <w:ilvl w:val="0"/>
          <w:numId w:val="93"/>
        </w:numPr>
        <w:ind w:firstLine="482"/>
        <w:rPr>
          <w:b/>
          <w:bCs/>
          <w:color w:val="auto"/>
          <w:highlight w:val="none"/>
          <w:lang w:eastAsia="zh-CN"/>
        </w:rPr>
      </w:pPr>
      <w:r>
        <w:rPr>
          <w:rFonts w:hint="eastAsia"/>
          <w:b/>
          <w:bCs/>
          <w:color w:val="auto"/>
          <w:highlight w:val="none"/>
          <w:lang w:eastAsia="zh-CN"/>
        </w:rPr>
        <w:t>基础资料审核（以施工为例）</w:t>
      </w:r>
    </w:p>
    <w:p w14:paraId="34F1AA93">
      <w:pPr>
        <w:numPr>
          <w:ilvl w:val="0"/>
          <w:numId w:val="95"/>
        </w:numPr>
        <w:ind w:left="0" w:firstLine="567" w:firstLineChars="0"/>
        <w:rPr>
          <w:color w:val="auto"/>
          <w:highlight w:val="none"/>
          <w:lang w:eastAsia="zh-CN"/>
        </w:rPr>
      </w:pPr>
      <w:r>
        <w:rPr>
          <w:rFonts w:hint="eastAsia"/>
          <w:color w:val="auto"/>
          <w:highlight w:val="none"/>
          <w:lang w:eastAsia="zh-CN"/>
        </w:rPr>
        <w:t>资料完整性。竣工图纸、施工合同、招投标文件、变更、签证审批文件及验收单；</w:t>
      </w:r>
    </w:p>
    <w:p w14:paraId="6F0795FF">
      <w:pPr>
        <w:numPr>
          <w:ilvl w:val="0"/>
          <w:numId w:val="95"/>
        </w:numPr>
        <w:ind w:left="0" w:firstLine="567" w:firstLineChars="0"/>
        <w:rPr>
          <w:color w:val="auto"/>
          <w:highlight w:val="none"/>
          <w:lang w:eastAsia="zh-CN"/>
        </w:rPr>
      </w:pPr>
      <w:r>
        <w:rPr>
          <w:rFonts w:hint="eastAsia"/>
          <w:color w:val="auto"/>
          <w:highlight w:val="none"/>
          <w:lang w:eastAsia="zh-CN"/>
        </w:rPr>
        <w:t>合同条款审查。</w:t>
      </w:r>
    </w:p>
    <w:p w14:paraId="14C519DC">
      <w:pPr>
        <w:numPr>
          <w:ilvl w:val="0"/>
          <w:numId w:val="93"/>
        </w:numPr>
        <w:ind w:firstLine="482"/>
        <w:rPr>
          <w:b/>
          <w:bCs/>
          <w:color w:val="auto"/>
          <w:highlight w:val="none"/>
        </w:rPr>
      </w:pPr>
      <w:r>
        <w:rPr>
          <w:rFonts w:hint="eastAsia"/>
          <w:b/>
          <w:bCs/>
          <w:color w:val="auto"/>
          <w:highlight w:val="none"/>
          <w:lang w:eastAsia="zh-CN"/>
        </w:rPr>
        <w:t>工程量审核</w:t>
      </w:r>
    </w:p>
    <w:p w14:paraId="57AFF8A2">
      <w:pPr>
        <w:numPr>
          <w:ilvl w:val="0"/>
          <w:numId w:val="96"/>
        </w:numPr>
        <w:ind w:left="0" w:firstLine="567" w:firstLineChars="0"/>
        <w:rPr>
          <w:color w:val="auto"/>
          <w:highlight w:val="none"/>
          <w:lang w:eastAsia="zh-CN"/>
        </w:rPr>
      </w:pPr>
      <w:r>
        <w:rPr>
          <w:rFonts w:hint="eastAsia"/>
          <w:color w:val="auto"/>
          <w:highlight w:val="none"/>
          <w:lang w:eastAsia="zh-CN"/>
        </w:rPr>
        <w:t>核实工程量。包括合同内工程量增减、变更工程量；</w:t>
      </w:r>
    </w:p>
    <w:p w14:paraId="49AF7161">
      <w:pPr>
        <w:numPr>
          <w:ilvl w:val="0"/>
          <w:numId w:val="96"/>
        </w:numPr>
        <w:ind w:left="0" w:firstLine="567" w:firstLineChars="0"/>
        <w:rPr>
          <w:color w:val="auto"/>
          <w:highlight w:val="none"/>
          <w:lang w:eastAsia="zh-CN"/>
        </w:rPr>
      </w:pPr>
      <w:r>
        <w:rPr>
          <w:rFonts w:hint="eastAsia"/>
          <w:color w:val="auto"/>
          <w:highlight w:val="none"/>
          <w:lang w:eastAsia="zh-CN"/>
        </w:rPr>
        <w:t>界面划分与多记、重复计算项检查。</w:t>
      </w:r>
    </w:p>
    <w:p w14:paraId="683EB90A">
      <w:pPr>
        <w:numPr>
          <w:ilvl w:val="0"/>
          <w:numId w:val="93"/>
        </w:numPr>
        <w:ind w:firstLine="482"/>
        <w:rPr>
          <w:b/>
          <w:bCs/>
          <w:color w:val="auto"/>
          <w:highlight w:val="none"/>
        </w:rPr>
      </w:pPr>
      <w:r>
        <w:rPr>
          <w:rFonts w:hint="eastAsia"/>
          <w:b/>
          <w:bCs/>
          <w:color w:val="auto"/>
          <w:highlight w:val="none"/>
          <w:lang w:eastAsia="zh-CN"/>
        </w:rPr>
        <w:t>价格与费用审核</w:t>
      </w:r>
    </w:p>
    <w:p w14:paraId="6EE1C017">
      <w:pPr>
        <w:numPr>
          <w:ilvl w:val="0"/>
          <w:numId w:val="97"/>
        </w:numPr>
        <w:ind w:left="0" w:firstLine="567" w:firstLineChars="0"/>
        <w:rPr>
          <w:color w:val="auto"/>
          <w:highlight w:val="none"/>
          <w:lang w:eastAsia="zh-CN"/>
        </w:rPr>
      </w:pPr>
      <w:r>
        <w:rPr>
          <w:rFonts w:hint="eastAsia"/>
          <w:color w:val="auto"/>
          <w:highlight w:val="none"/>
          <w:lang w:eastAsia="zh-CN"/>
        </w:rPr>
        <w:t>清单控制价比对；</w:t>
      </w:r>
    </w:p>
    <w:p w14:paraId="63EF33C2">
      <w:pPr>
        <w:numPr>
          <w:ilvl w:val="0"/>
          <w:numId w:val="97"/>
        </w:numPr>
        <w:ind w:left="0" w:firstLine="567" w:firstLineChars="0"/>
        <w:rPr>
          <w:color w:val="auto"/>
          <w:highlight w:val="none"/>
          <w:lang w:eastAsia="zh-CN"/>
        </w:rPr>
      </w:pPr>
      <w:r>
        <w:rPr>
          <w:rFonts w:hint="eastAsia"/>
          <w:color w:val="auto"/>
          <w:highlight w:val="none"/>
          <w:lang w:eastAsia="zh-CN"/>
        </w:rPr>
        <w:t>价差调整；</w:t>
      </w:r>
    </w:p>
    <w:p w14:paraId="6966B9EA">
      <w:pPr>
        <w:numPr>
          <w:ilvl w:val="0"/>
          <w:numId w:val="97"/>
        </w:numPr>
        <w:ind w:left="0" w:firstLine="567" w:firstLineChars="0"/>
        <w:rPr>
          <w:color w:val="auto"/>
          <w:highlight w:val="none"/>
          <w:lang w:eastAsia="zh-CN"/>
        </w:rPr>
      </w:pPr>
      <w:r>
        <w:rPr>
          <w:rFonts w:hint="eastAsia"/>
          <w:color w:val="auto"/>
          <w:highlight w:val="none"/>
          <w:lang w:eastAsia="zh-CN"/>
        </w:rPr>
        <w:t>取费与税金；</w:t>
      </w:r>
    </w:p>
    <w:p w14:paraId="5E125A66">
      <w:pPr>
        <w:numPr>
          <w:ilvl w:val="0"/>
          <w:numId w:val="97"/>
        </w:numPr>
        <w:ind w:left="0" w:firstLine="567" w:firstLineChars="0"/>
        <w:rPr>
          <w:color w:val="auto"/>
          <w:highlight w:val="none"/>
          <w:lang w:eastAsia="zh-CN"/>
        </w:rPr>
      </w:pPr>
      <w:r>
        <w:rPr>
          <w:rFonts w:hint="eastAsia"/>
          <w:color w:val="auto"/>
          <w:highlight w:val="none"/>
          <w:lang w:eastAsia="zh-CN"/>
        </w:rPr>
        <w:t>变更洽商计价。</w:t>
      </w:r>
    </w:p>
    <w:p w14:paraId="5AA78E73">
      <w:pPr>
        <w:numPr>
          <w:ilvl w:val="0"/>
          <w:numId w:val="97"/>
        </w:numPr>
        <w:ind w:left="0" w:firstLine="567" w:firstLineChars="0"/>
        <w:rPr>
          <w:color w:val="auto"/>
          <w:highlight w:val="none"/>
          <w:lang w:eastAsia="zh-CN"/>
        </w:rPr>
      </w:pPr>
      <w:r>
        <w:rPr>
          <w:rFonts w:hint="eastAsia"/>
          <w:color w:val="auto"/>
          <w:highlight w:val="none"/>
          <w:lang w:eastAsia="zh-CN"/>
        </w:rPr>
        <w:t>暂估项计价及新增单价。</w:t>
      </w:r>
    </w:p>
    <w:p w14:paraId="225B97D6">
      <w:pPr>
        <w:numPr>
          <w:ilvl w:val="0"/>
          <w:numId w:val="93"/>
        </w:numPr>
        <w:ind w:firstLine="482"/>
        <w:rPr>
          <w:b/>
          <w:bCs/>
          <w:color w:val="auto"/>
          <w:highlight w:val="none"/>
        </w:rPr>
      </w:pPr>
      <w:r>
        <w:rPr>
          <w:rFonts w:hint="eastAsia"/>
          <w:b/>
          <w:bCs/>
          <w:color w:val="auto"/>
          <w:highlight w:val="none"/>
          <w:lang w:eastAsia="zh-CN"/>
        </w:rPr>
        <w:t>特殊事项</w:t>
      </w:r>
    </w:p>
    <w:p w14:paraId="291E7A26">
      <w:pPr>
        <w:numPr>
          <w:ilvl w:val="0"/>
          <w:numId w:val="98"/>
        </w:numPr>
        <w:ind w:left="0" w:firstLine="567" w:firstLineChars="0"/>
        <w:rPr>
          <w:color w:val="auto"/>
          <w:highlight w:val="none"/>
          <w:lang w:eastAsia="zh-CN"/>
        </w:rPr>
      </w:pPr>
      <w:r>
        <w:rPr>
          <w:rFonts w:hint="eastAsia"/>
          <w:color w:val="auto"/>
          <w:highlight w:val="none"/>
          <w:lang w:eastAsia="zh-CN"/>
        </w:rPr>
        <w:t>签证与索赔费用；</w:t>
      </w:r>
    </w:p>
    <w:p w14:paraId="494D23A0">
      <w:pPr>
        <w:numPr>
          <w:ilvl w:val="0"/>
          <w:numId w:val="98"/>
        </w:numPr>
        <w:ind w:left="0" w:firstLine="567" w:firstLineChars="0"/>
        <w:rPr>
          <w:color w:val="auto"/>
          <w:highlight w:val="none"/>
          <w:lang w:eastAsia="zh-CN"/>
        </w:rPr>
      </w:pPr>
      <w:r>
        <w:rPr>
          <w:rFonts w:hint="eastAsia"/>
          <w:color w:val="auto"/>
          <w:highlight w:val="none"/>
          <w:lang w:eastAsia="zh-CN"/>
        </w:rPr>
        <w:t>违约金与保修金。</w:t>
      </w:r>
    </w:p>
    <w:p w14:paraId="279928E5">
      <w:pPr>
        <w:numPr>
          <w:ilvl w:val="0"/>
          <w:numId w:val="93"/>
        </w:numPr>
        <w:ind w:firstLine="482"/>
        <w:rPr>
          <w:b/>
          <w:bCs/>
          <w:color w:val="auto"/>
          <w:highlight w:val="none"/>
        </w:rPr>
      </w:pPr>
      <w:r>
        <w:rPr>
          <w:rFonts w:hint="eastAsia"/>
          <w:b/>
          <w:bCs/>
          <w:color w:val="auto"/>
          <w:highlight w:val="none"/>
        </w:rPr>
        <w:t>审核方法及重点</w:t>
      </w:r>
    </w:p>
    <w:p w14:paraId="45A7D4BE">
      <w:pPr>
        <w:numPr>
          <w:ilvl w:val="0"/>
          <w:numId w:val="99"/>
        </w:numPr>
        <w:ind w:left="0" w:firstLine="567" w:firstLineChars="0"/>
        <w:rPr>
          <w:color w:val="auto"/>
          <w:highlight w:val="none"/>
          <w:lang w:eastAsia="zh-CN"/>
        </w:rPr>
      </w:pPr>
      <w:r>
        <w:rPr>
          <w:rFonts w:hint="eastAsia"/>
          <w:color w:val="auto"/>
          <w:highlight w:val="none"/>
          <w:lang w:eastAsia="zh-CN"/>
        </w:rPr>
        <w:t>审核方法：全面审核法、现场工程实物量清点。</w:t>
      </w:r>
    </w:p>
    <w:p w14:paraId="06D2365B">
      <w:pPr>
        <w:numPr>
          <w:ilvl w:val="0"/>
          <w:numId w:val="99"/>
        </w:numPr>
        <w:ind w:left="0" w:firstLine="567" w:firstLineChars="0"/>
        <w:rPr>
          <w:color w:val="auto"/>
          <w:highlight w:val="none"/>
          <w:lang w:eastAsia="zh-CN"/>
        </w:rPr>
      </w:pPr>
      <w:r>
        <w:rPr>
          <w:rFonts w:hint="eastAsia"/>
          <w:color w:val="auto"/>
          <w:highlight w:val="none"/>
          <w:lang w:eastAsia="zh-CN"/>
        </w:rPr>
        <w:t>审核重点：</w:t>
      </w:r>
    </w:p>
    <w:p w14:paraId="6F4C46BE">
      <w:pPr>
        <w:numPr>
          <w:ilvl w:val="1"/>
          <w:numId w:val="100"/>
        </w:numPr>
        <w:ind w:firstLine="480"/>
        <w:rPr>
          <w:color w:val="auto"/>
          <w:highlight w:val="none"/>
          <w:lang w:eastAsia="zh-CN"/>
        </w:rPr>
      </w:pPr>
      <w:r>
        <w:rPr>
          <w:rFonts w:hint="eastAsia"/>
          <w:color w:val="auto"/>
          <w:highlight w:val="none"/>
          <w:lang w:eastAsia="zh-CN"/>
        </w:rPr>
        <w:t>工程量真实性（比对竣工图、变更、过程管理资料）；</w:t>
      </w:r>
    </w:p>
    <w:p w14:paraId="60A52C03">
      <w:pPr>
        <w:numPr>
          <w:ilvl w:val="1"/>
          <w:numId w:val="100"/>
        </w:numPr>
        <w:ind w:firstLine="480"/>
        <w:rPr>
          <w:color w:val="auto"/>
          <w:highlight w:val="none"/>
          <w:lang w:eastAsia="zh-CN"/>
        </w:rPr>
      </w:pPr>
      <w:r>
        <w:rPr>
          <w:rFonts w:hint="eastAsia"/>
          <w:color w:val="auto"/>
          <w:highlight w:val="none"/>
          <w:lang w:eastAsia="zh-CN"/>
        </w:rPr>
        <w:t>单价合规性（是否执行投标单价或财政指导价）；</w:t>
      </w:r>
    </w:p>
    <w:p w14:paraId="2D69B61C">
      <w:pPr>
        <w:numPr>
          <w:ilvl w:val="1"/>
          <w:numId w:val="100"/>
        </w:numPr>
        <w:ind w:firstLine="480"/>
        <w:rPr>
          <w:color w:val="auto"/>
          <w:highlight w:val="none"/>
          <w:lang w:eastAsia="zh-CN"/>
        </w:rPr>
      </w:pPr>
      <w:r>
        <w:rPr>
          <w:rFonts w:hint="eastAsia"/>
          <w:color w:val="auto"/>
          <w:highlight w:val="none"/>
          <w:lang w:eastAsia="zh-CN"/>
        </w:rPr>
        <w:t>变更必要性、真实性、程序合规性等；</w:t>
      </w:r>
    </w:p>
    <w:p w14:paraId="556C2A4C">
      <w:pPr>
        <w:numPr>
          <w:ilvl w:val="0"/>
          <w:numId w:val="93"/>
        </w:numPr>
        <w:ind w:firstLine="482"/>
        <w:rPr>
          <w:b/>
          <w:bCs/>
          <w:color w:val="auto"/>
          <w:highlight w:val="none"/>
        </w:rPr>
      </w:pPr>
      <w:r>
        <w:rPr>
          <w:rFonts w:hint="eastAsia"/>
          <w:b/>
          <w:bCs/>
          <w:color w:val="auto"/>
          <w:highlight w:val="none"/>
        </w:rPr>
        <w:t>审核结果</w:t>
      </w:r>
    </w:p>
    <w:p w14:paraId="3B75BCA7">
      <w:pPr>
        <w:numPr>
          <w:ilvl w:val="0"/>
          <w:numId w:val="101"/>
        </w:numPr>
        <w:ind w:left="0" w:firstLine="567" w:firstLineChars="0"/>
        <w:rPr>
          <w:color w:val="auto"/>
          <w:highlight w:val="none"/>
          <w:lang w:eastAsia="zh-CN"/>
        </w:rPr>
      </w:pPr>
      <w:r>
        <w:rPr>
          <w:rFonts w:hint="eastAsia"/>
          <w:color w:val="auto"/>
          <w:highlight w:val="none"/>
          <w:lang w:eastAsia="zh-CN"/>
        </w:rPr>
        <w:t>审定金额：XX万元（核减XX万元，核减率X%）；</w:t>
      </w:r>
    </w:p>
    <w:p w14:paraId="68BA96BB">
      <w:pPr>
        <w:numPr>
          <w:ilvl w:val="0"/>
          <w:numId w:val="101"/>
        </w:numPr>
        <w:ind w:left="0" w:firstLine="567" w:firstLineChars="0"/>
        <w:rPr>
          <w:color w:val="auto"/>
          <w:highlight w:val="none"/>
          <w:lang w:eastAsia="zh-CN"/>
        </w:rPr>
      </w:pPr>
      <w:r>
        <w:rPr>
          <w:rFonts w:hint="eastAsia"/>
          <w:color w:val="auto"/>
          <w:highlight w:val="none"/>
          <w:lang w:eastAsia="zh-CN"/>
        </w:rPr>
        <w:t>核减原因（分专业、分类列明）；</w:t>
      </w:r>
    </w:p>
    <w:p w14:paraId="0274A6A6">
      <w:pPr>
        <w:numPr>
          <w:ilvl w:val="0"/>
          <w:numId w:val="101"/>
        </w:numPr>
        <w:ind w:left="0" w:firstLine="567" w:firstLineChars="0"/>
        <w:rPr>
          <w:color w:val="auto"/>
          <w:highlight w:val="none"/>
          <w:lang w:eastAsia="zh-CN"/>
        </w:rPr>
      </w:pPr>
      <w:r>
        <w:rPr>
          <w:rFonts w:hint="eastAsia"/>
          <w:color w:val="auto"/>
          <w:highlight w:val="none"/>
          <w:lang w:eastAsia="zh-CN"/>
        </w:rPr>
        <w:t>单价超合同（未按投标价执行，新增价格组价不合理）；</w:t>
      </w:r>
    </w:p>
    <w:p w14:paraId="7365B2B3">
      <w:pPr>
        <w:numPr>
          <w:ilvl w:val="0"/>
          <w:numId w:val="101"/>
        </w:numPr>
        <w:ind w:left="0" w:firstLine="567" w:firstLineChars="0"/>
        <w:rPr>
          <w:color w:val="auto"/>
          <w:highlight w:val="none"/>
          <w:lang w:eastAsia="zh-CN"/>
        </w:rPr>
      </w:pPr>
      <w:r>
        <w:rPr>
          <w:rFonts w:hint="eastAsia"/>
          <w:color w:val="auto"/>
          <w:highlight w:val="none"/>
          <w:lang w:eastAsia="zh-CN"/>
        </w:rPr>
        <w:t>无效签证（无审批手续，非责任方等原因）；</w:t>
      </w:r>
    </w:p>
    <w:p w14:paraId="6F57AB02">
      <w:pPr>
        <w:numPr>
          <w:ilvl w:val="0"/>
          <w:numId w:val="101"/>
        </w:numPr>
        <w:ind w:left="0" w:firstLine="567" w:firstLineChars="0"/>
        <w:rPr>
          <w:color w:val="auto"/>
          <w:highlight w:val="none"/>
          <w:lang w:eastAsia="zh-CN"/>
        </w:rPr>
      </w:pPr>
      <w:r>
        <w:rPr>
          <w:rFonts w:hint="eastAsia"/>
          <w:color w:val="auto"/>
          <w:highlight w:val="none"/>
          <w:lang w:eastAsia="zh-CN"/>
        </w:rPr>
        <w:t>履约扣款。</w:t>
      </w:r>
    </w:p>
    <w:p w14:paraId="3771DD66">
      <w:pPr>
        <w:pStyle w:val="22"/>
        <w:numPr>
          <w:ilvl w:val="255"/>
          <w:numId w:val="0"/>
        </w:numPr>
        <w:shd w:val="clear" w:color="auto" w:fill="FFFFFF"/>
        <w:spacing w:afterAutospacing="0" w:line="24" w:lineRule="atLeast"/>
        <w:rPr>
          <w:rStyle w:val="27"/>
          <w:rFonts w:ascii="仿宋_GB2312" w:hAnsi="仿宋_GB2312" w:eastAsia="仿宋_GB2312" w:cs="仿宋_GB2312"/>
          <w:bCs/>
          <w:color w:val="auto"/>
          <w:sz w:val="28"/>
          <w:szCs w:val="28"/>
          <w:highlight w:val="none"/>
          <w:shd w:val="clear" w:color="auto" w:fill="FFFFFF"/>
        </w:rPr>
      </w:pPr>
    </w:p>
    <w:p w14:paraId="27ACA891">
      <w:pPr>
        <w:pStyle w:val="22"/>
        <w:numPr>
          <w:ilvl w:val="255"/>
          <w:numId w:val="0"/>
        </w:numPr>
        <w:shd w:val="clear" w:color="auto" w:fill="FFFFFF"/>
        <w:spacing w:afterAutospacing="0" w:line="24" w:lineRule="atLeast"/>
        <w:rPr>
          <w:rStyle w:val="27"/>
          <w:rFonts w:ascii="仿宋_GB2312" w:hAnsi="仿宋_GB2312" w:eastAsia="仿宋_GB2312" w:cs="仿宋_GB2312"/>
          <w:bCs/>
          <w:color w:val="auto"/>
          <w:sz w:val="28"/>
          <w:szCs w:val="28"/>
          <w:highlight w:val="none"/>
          <w:shd w:val="clear" w:color="auto" w:fill="FFFFFF"/>
        </w:rPr>
      </w:pPr>
    </w:p>
    <w:p w14:paraId="7ABC0DF8">
      <w:pPr>
        <w:ind w:firstLine="482"/>
        <w:rPr>
          <w:b/>
          <w:bCs/>
          <w:color w:val="auto"/>
          <w:highlight w:val="none"/>
        </w:rPr>
      </w:pPr>
      <w:r>
        <w:rPr>
          <w:rFonts w:hint="eastAsia"/>
          <w:b/>
          <w:bCs/>
          <w:color w:val="auto"/>
          <w:highlight w:val="none"/>
        </w:rPr>
        <w:t>附件</w:t>
      </w:r>
    </w:p>
    <w:p w14:paraId="4D671C72">
      <w:pPr>
        <w:numPr>
          <w:ilvl w:val="0"/>
          <w:numId w:val="102"/>
        </w:numPr>
        <w:ind w:firstLine="480"/>
        <w:rPr>
          <w:color w:val="auto"/>
          <w:highlight w:val="none"/>
          <w:lang w:eastAsia="zh-CN"/>
        </w:rPr>
      </w:pPr>
      <w:r>
        <w:rPr>
          <w:rFonts w:hint="eastAsia"/>
          <w:color w:val="auto"/>
          <w:highlight w:val="none"/>
          <w:lang w:eastAsia="zh-CN"/>
        </w:rPr>
        <w:t>结算书（申报版与审定版对比表）；</w:t>
      </w:r>
    </w:p>
    <w:p w14:paraId="31396FB4">
      <w:pPr>
        <w:numPr>
          <w:ilvl w:val="0"/>
          <w:numId w:val="102"/>
        </w:numPr>
        <w:ind w:firstLine="480"/>
        <w:rPr>
          <w:color w:val="auto"/>
          <w:highlight w:val="none"/>
          <w:lang w:eastAsia="zh-CN"/>
        </w:rPr>
      </w:pPr>
      <w:r>
        <w:rPr>
          <w:rFonts w:hint="eastAsia"/>
          <w:color w:val="auto"/>
          <w:highlight w:val="none"/>
          <w:lang w:eastAsia="zh-CN"/>
        </w:rPr>
        <w:t>变更签证汇总及审批文件；</w:t>
      </w:r>
    </w:p>
    <w:p w14:paraId="170C3157">
      <w:pPr>
        <w:numPr>
          <w:ilvl w:val="0"/>
          <w:numId w:val="102"/>
        </w:numPr>
        <w:ind w:firstLine="480"/>
        <w:rPr>
          <w:color w:val="auto"/>
          <w:highlight w:val="none"/>
        </w:rPr>
      </w:pPr>
      <w:r>
        <w:rPr>
          <w:rFonts w:hint="eastAsia"/>
          <w:color w:val="auto"/>
          <w:highlight w:val="none"/>
        </w:rPr>
        <w:t>现场踏勘记录/影像；</w:t>
      </w:r>
    </w:p>
    <w:p w14:paraId="735D8AB0">
      <w:pPr>
        <w:numPr>
          <w:ilvl w:val="0"/>
          <w:numId w:val="102"/>
        </w:numPr>
        <w:ind w:firstLine="480"/>
        <w:rPr>
          <w:color w:val="auto"/>
          <w:highlight w:val="none"/>
        </w:rPr>
      </w:pPr>
      <w:r>
        <w:rPr>
          <w:rFonts w:hint="eastAsia"/>
          <w:color w:val="auto"/>
          <w:highlight w:val="none"/>
          <w:lang w:eastAsia="zh-CN"/>
        </w:rPr>
        <w:t>结算会议纪</w:t>
      </w:r>
      <w:r>
        <w:rPr>
          <w:rFonts w:hint="eastAsia"/>
          <w:color w:val="auto"/>
          <w:highlight w:val="none"/>
          <w:lang w:val="en-US" w:eastAsia="zh-CN"/>
        </w:rPr>
        <w:t>要</w:t>
      </w:r>
      <w:r>
        <w:rPr>
          <w:rFonts w:hint="eastAsia"/>
          <w:color w:val="auto"/>
          <w:highlight w:val="none"/>
        </w:rPr>
        <w:t>。</w:t>
      </w:r>
    </w:p>
    <w:p w14:paraId="5EC41C09">
      <w:pPr>
        <w:shd w:val="clear" w:color="auto" w:fill="FFFFFF"/>
        <w:ind w:firstLine="560"/>
        <w:rPr>
          <w:rFonts w:ascii="仿宋_GB2312" w:hAnsi="仿宋_GB2312" w:eastAsia="仿宋_GB2312" w:cs="仿宋_GB2312"/>
          <w:color w:val="auto"/>
          <w:sz w:val="28"/>
          <w:szCs w:val="28"/>
          <w:highlight w:val="none"/>
        </w:rPr>
      </w:pPr>
    </w:p>
    <w:p w14:paraId="0C3C00BD">
      <w:pPr>
        <w:spacing w:before="92" w:line="240" w:lineRule="auto"/>
        <w:ind w:right="724" w:firstLine="552"/>
        <w:rPr>
          <w:rFonts w:ascii="方正仿宋_GB2312" w:hAnsi="方正仿宋_GB2312" w:eastAsia="方正仿宋_GB2312" w:cs="方正仿宋_GB2312"/>
          <w:color w:val="auto"/>
          <w:spacing w:val="-2"/>
          <w:sz w:val="28"/>
          <w:szCs w:val="28"/>
          <w:highlight w:val="none"/>
          <w:lang w:eastAsia="zh-CN"/>
        </w:rPr>
      </w:pPr>
    </w:p>
    <w:p w14:paraId="225901F1">
      <w:pPr>
        <w:spacing w:before="92" w:line="240" w:lineRule="auto"/>
        <w:ind w:right="724" w:firstLine="552"/>
        <w:rPr>
          <w:rFonts w:ascii="方正仿宋_GB2312" w:hAnsi="方正仿宋_GB2312" w:eastAsia="方正仿宋_GB2312" w:cs="方正仿宋_GB2312"/>
          <w:color w:val="auto"/>
          <w:spacing w:val="-2"/>
          <w:sz w:val="28"/>
          <w:szCs w:val="28"/>
          <w:highlight w:val="none"/>
          <w:lang w:eastAsia="zh-CN"/>
        </w:rPr>
      </w:pPr>
    </w:p>
    <w:p w14:paraId="1DD32587">
      <w:pPr>
        <w:ind w:firstLine="482"/>
        <w:jc w:val="right"/>
        <w:rPr>
          <w:b/>
          <w:bCs/>
          <w:color w:val="auto"/>
          <w:highlight w:val="none"/>
        </w:rPr>
      </w:pPr>
      <w:r>
        <w:rPr>
          <w:rFonts w:hint="eastAsia"/>
          <w:b/>
          <w:bCs/>
          <w:color w:val="auto"/>
          <w:highlight w:val="none"/>
          <w:lang w:eastAsia="zh-CN"/>
        </w:rPr>
        <w:t>XXX</w:t>
      </w:r>
      <w:r>
        <w:rPr>
          <w:rFonts w:hint="eastAsia"/>
          <w:b/>
          <w:bCs/>
          <w:color w:val="auto"/>
          <w:highlight w:val="none"/>
        </w:rPr>
        <w:t>有限公司</w:t>
      </w:r>
    </w:p>
    <w:p w14:paraId="3AEA25DF">
      <w:pPr>
        <w:ind w:firstLine="482"/>
        <w:jc w:val="right"/>
        <w:rPr>
          <w:b/>
          <w:bCs/>
          <w:color w:val="auto"/>
          <w:highlight w:val="none"/>
          <w:lang w:eastAsia="zh-CN"/>
        </w:rPr>
      </w:pPr>
      <w:r>
        <w:rPr>
          <w:rFonts w:hint="eastAsia"/>
          <w:b/>
          <w:bCs/>
          <w:color w:val="auto"/>
          <w:highlight w:val="none"/>
          <w:lang w:eastAsia="zh-CN"/>
        </w:rPr>
        <w:t>20XX 年 X 月 X 日</w:t>
      </w:r>
    </w:p>
    <w:p w14:paraId="58581C74">
      <w:pPr>
        <w:spacing w:before="221" w:line="364" w:lineRule="auto"/>
        <w:ind w:left="12" w:firstLine="552"/>
        <w:rPr>
          <w:rFonts w:ascii="宋体" w:hAnsi="宋体" w:cs="宋体"/>
          <w:color w:val="auto"/>
          <w:spacing w:val="-2"/>
          <w:sz w:val="28"/>
          <w:szCs w:val="28"/>
          <w:highlight w:val="none"/>
          <w:lang w:eastAsia="zh-CN"/>
        </w:rPr>
      </w:pPr>
    </w:p>
    <w:p w14:paraId="752AC7EA">
      <w:pPr>
        <w:spacing w:before="221" w:line="364" w:lineRule="auto"/>
        <w:ind w:left="12" w:firstLine="552"/>
        <w:rPr>
          <w:rFonts w:ascii="宋体" w:hAnsi="宋体" w:cs="宋体"/>
          <w:color w:val="auto"/>
          <w:spacing w:val="-2"/>
          <w:sz w:val="28"/>
          <w:szCs w:val="28"/>
          <w:highlight w:val="none"/>
          <w:lang w:eastAsia="zh-CN"/>
        </w:rPr>
        <w:sectPr>
          <w:headerReference r:id="rId23" w:type="default"/>
          <w:pgSz w:w="11906" w:h="16839"/>
          <w:pgMar w:top="1134" w:right="1473" w:bottom="0" w:left="1587" w:header="862" w:footer="567" w:gutter="0"/>
          <w:pgBorders>
            <w:top w:val="none" w:sz="0" w:space="0"/>
            <w:left w:val="none" w:sz="0" w:space="0"/>
            <w:bottom w:val="none" w:sz="0" w:space="0"/>
            <w:right w:val="none" w:sz="0" w:space="0"/>
          </w:pgBorders>
          <w:pgNumType w:fmt="decimal"/>
          <w:cols w:space="720" w:num="1"/>
        </w:sectPr>
      </w:pPr>
    </w:p>
    <w:p w14:paraId="53BE14D4">
      <w:pPr>
        <w:pStyle w:val="4"/>
        <w:ind w:firstLine="241"/>
        <w:rPr>
          <w:color w:val="auto"/>
          <w:highlight w:val="none"/>
          <w:lang w:eastAsia="zh-CN"/>
        </w:rPr>
      </w:pPr>
      <w:bookmarkStart w:id="1766" w:name="_Toc12162"/>
      <w:bookmarkStart w:id="1767" w:name="_Toc9062"/>
      <w:bookmarkStart w:id="1768" w:name="_Toc11754"/>
      <w:bookmarkStart w:id="1769" w:name="_Toc25733"/>
      <w:bookmarkStart w:id="1770" w:name="_Toc21228"/>
      <w:bookmarkStart w:id="1771" w:name="_Toc31227"/>
      <w:bookmarkStart w:id="1772" w:name="_Toc18405"/>
      <w:bookmarkStart w:id="1773" w:name="_Toc28720"/>
      <w:bookmarkStart w:id="1774" w:name="_Toc7735"/>
      <w:bookmarkStart w:id="1775" w:name="_Toc1144"/>
      <w:bookmarkStart w:id="1776" w:name="_Toc9218"/>
      <w:bookmarkStart w:id="1777" w:name="_Toc28348"/>
      <w:bookmarkStart w:id="1778" w:name="_Toc29926"/>
      <w:bookmarkStart w:id="1779" w:name="_Toc23880"/>
      <w:bookmarkStart w:id="1780" w:name="_Toc23831"/>
      <w:bookmarkStart w:id="1781" w:name="_Toc14211"/>
      <w:bookmarkStart w:id="1782" w:name="_Toc192580247"/>
      <w:bookmarkStart w:id="1783" w:name="_Toc24063"/>
      <w:bookmarkStart w:id="1784" w:name="_Toc3273"/>
      <w:r>
        <w:rPr>
          <w:rFonts w:hint="eastAsia"/>
          <w:color w:val="auto"/>
          <w:highlight w:val="none"/>
          <w:lang w:eastAsia="zh-CN"/>
        </w:rPr>
        <w:t>表4.3-6 建设工程文件归档资料审查意见</w:t>
      </w:r>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p>
    <w:p w14:paraId="404E9F91">
      <w:pPr>
        <w:ind w:firstLine="883"/>
        <w:jc w:val="center"/>
        <w:rPr>
          <w:rFonts w:ascii="宋体" w:hAnsi="宋体" w:cs="宋体"/>
          <w:b/>
          <w:bCs/>
          <w:color w:val="auto"/>
          <w:sz w:val="44"/>
          <w:szCs w:val="44"/>
          <w:highlight w:val="none"/>
          <w:lang w:eastAsia="zh-CN"/>
        </w:rPr>
      </w:pPr>
      <w:r>
        <w:rPr>
          <w:rFonts w:hint="eastAsia" w:ascii="宋体" w:hAnsi="宋体" w:cs="宋体"/>
          <w:b/>
          <w:bCs/>
          <w:color w:val="auto"/>
          <w:sz w:val="44"/>
          <w:szCs w:val="44"/>
          <w:highlight w:val="none"/>
          <w:lang w:eastAsia="zh-CN"/>
        </w:rPr>
        <w:t>XXX工程文件资料归档情况的报告</w:t>
      </w:r>
    </w:p>
    <w:p w14:paraId="25999F1C">
      <w:pPr>
        <w:snapToGrid/>
        <w:spacing w:line="240" w:lineRule="auto"/>
        <w:ind w:firstLine="0" w:firstLineChars="0"/>
        <w:rPr>
          <w:rFonts w:ascii="宋体" w:hAnsi="宋体" w:cs="宋体"/>
          <w:color w:val="auto"/>
          <w:szCs w:val="21"/>
          <w:highlight w:val="none"/>
          <w:lang w:eastAsia="zh-CN"/>
        </w:rPr>
      </w:pPr>
    </w:p>
    <w:p w14:paraId="08E1F31C">
      <w:pPr>
        <w:numPr>
          <w:ilvl w:val="0"/>
          <w:numId w:val="103"/>
        </w:numPr>
        <w:ind w:firstLine="482"/>
        <w:rPr>
          <w:b/>
          <w:bCs/>
          <w:color w:val="auto"/>
          <w:highlight w:val="none"/>
        </w:rPr>
      </w:pPr>
      <w:r>
        <w:rPr>
          <w:rFonts w:hint="eastAsia"/>
          <w:b/>
          <w:bCs/>
          <w:color w:val="auto"/>
          <w:highlight w:val="none"/>
          <w:lang w:eastAsia="zh-CN"/>
        </w:rPr>
        <w:t>基本信息</w:t>
      </w:r>
    </w:p>
    <w:p w14:paraId="5D9FB126">
      <w:pPr>
        <w:numPr>
          <w:ilvl w:val="1"/>
          <w:numId w:val="103"/>
        </w:numPr>
        <w:ind w:firstLine="480"/>
        <w:rPr>
          <w:color w:val="auto"/>
          <w:highlight w:val="none"/>
          <w:lang w:eastAsia="zh-CN"/>
        </w:rPr>
      </w:pPr>
      <w:r>
        <w:rPr>
          <w:rFonts w:hint="eastAsia"/>
          <w:color w:val="auto"/>
          <w:highlight w:val="none"/>
          <w:lang w:eastAsia="zh-CN"/>
        </w:rPr>
        <w:t xml:space="preserve"> 项目名称：XXX工程/项目</w:t>
      </w:r>
    </w:p>
    <w:p w14:paraId="1EDB4716">
      <w:pPr>
        <w:numPr>
          <w:ilvl w:val="1"/>
          <w:numId w:val="103"/>
        </w:numPr>
        <w:ind w:firstLine="480"/>
        <w:rPr>
          <w:color w:val="auto"/>
          <w:highlight w:val="none"/>
          <w:lang w:eastAsia="zh-CN"/>
        </w:rPr>
      </w:pPr>
      <w:r>
        <w:rPr>
          <w:rFonts w:hint="eastAsia"/>
          <w:color w:val="auto"/>
          <w:highlight w:val="none"/>
          <w:lang w:eastAsia="zh-CN"/>
        </w:rPr>
        <w:t xml:space="preserve"> 归档单位：XXX</w:t>
      </w:r>
    </w:p>
    <w:p w14:paraId="58F82CB2">
      <w:pPr>
        <w:numPr>
          <w:ilvl w:val="1"/>
          <w:numId w:val="103"/>
        </w:numPr>
        <w:ind w:firstLine="480"/>
        <w:rPr>
          <w:color w:val="auto"/>
          <w:highlight w:val="none"/>
          <w:lang w:eastAsia="zh-CN"/>
        </w:rPr>
      </w:pPr>
      <w:r>
        <w:rPr>
          <w:rFonts w:hint="eastAsia"/>
          <w:color w:val="auto"/>
          <w:highlight w:val="none"/>
          <w:lang w:eastAsia="zh-CN"/>
        </w:rPr>
        <w:t xml:space="preserve"> 报告日期：XXXX年XX月XX日</w:t>
      </w:r>
    </w:p>
    <w:p w14:paraId="1DBAD60D">
      <w:pPr>
        <w:numPr>
          <w:ilvl w:val="1"/>
          <w:numId w:val="103"/>
        </w:numPr>
        <w:ind w:firstLine="480"/>
        <w:rPr>
          <w:color w:val="auto"/>
          <w:highlight w:val="none"/>
        </w:rPr>
      </w:pPr>
      <w:r>
        <w:rPr>
          <w:rFonts w:hint="eastAsia"/>
          <w:color w:val="auto"/>
          <w:highlight w:val="none"/>
          <w:lang w:eastAsia="zh-CN"/>
        </w:rPr>
        <w:t xml:space="preserve"> 归档依据</w:t>
      </w:r>
    </w:p>
    <w:p w14:paraId="16B2C7BC">
      <w:pPr>
        <w:numPr>
          <w:ilvl w:val="2"/>
          <w:numId w:val="103"/>
        </w:numPr>
        <w:ind w:firstLine="480"/>
        <w:rPr>
          <w:color w:val="auto"/>
          <w:highlight w:val="none"/>
          <w:lang w:eastAsia="zh-CN"/>
        </w:rPr>
      </w:pPr>
      <w:r>
        <w:rPr>
          <w:rFonts w:hint="eastAsia"/>
          <w:color w:val="auto"/>
          <w:highlight w:val="none"/>
          <w:lang w:eastAsia="zh-CN"/>
        </w:rPr>
        <w:t>《建设工程文件归档规范》（GB/T 50328）；</w:t>
      </w:r>
    </w:p>
    <w:p w14:paraId="0735325D">
      <w:pPr>
        <w:numPr>
          <w:ilvl w:val="2"/>
          <w:numId w:val="103"/>
        </w:numPr>
        <w:ind w:firstLine="480"/>
        <w:rPr>
          <w:color w:val="auto"/>
          <w:highlight w:val="none"/>
          <w:lang w:eastAsia="zh-CN"/>
        </w:rPr>
      </w:pPr>
      <w:r>
        <w:rPr>
          <w:rFonts w:hint="eastAsia"/>
          <w:color w:val="auto"/>
          <w:highlight w:val="none"/>
          <w:lang w:eastAsia="zh-CN"/>
        </w:rPr>
        <w:t>北京经济技术开发区《市政设施及公共服务设施移交管理办法（试行》；</w:t>
      </w:r>
    </w:p>
    <w:p w14:paraId="19239A31">
      <w:pPr>
        <w:numPr>
          <w:ilvl w:val="2"/>
          <w:numId w:val="103"/>
        </w:numPr>
        <w:ind w:firstLine="480"/>
        <w:rPr>
          <w:color w:val="auto"/>
          <w:highlight w:val="none"/>
          <w:lang w:eastAsia="zh-CN"/>
        </w:rPr>
      </w:pPr>
      <w:r>
        <w:rPr>
          <w:rFonts w:hint="eastAsia"/>
          <w:color w:val="auto"/>
          <w:highlight w:val="none"/>
          <w:lang w:eastAsia="zh-CN"/>
        </w:rPr>
        <w:t>项目合同及行业归档要求。</w:t>
      </w:r>
    </w:p>
    <w:p w14:paraId="6778CA4A">
      <w:pPr>
        <w:numPr>
          <w:ilvl w:val="0"/>
          <w:numId w:val="103"/>
        </w:numPr>
        <w:ind w:firstLine="482"/>
        <w:rPr>
          <w:b/>
          <w:bCs/>
          <w:color w:val="auto"/>
          <w:highlight w:val="none"/>
        </w:rPr>
      </w:pPr>
      <w:r>
        <w:rPr>
          <w:rFonts w:hint="eastAsia"/>
          <w:b/>
          <w:bCs/>
          <w:color w:val="auto"/>
          <w:highlight w:val="none"/>
          <w:lang w:eastAsia="zh-CN"/>
        </w:rPr>
        <w:t>范围及内容</w:t>
      </w:r>
    </w:p>
    <w:p w14:paraId="32FC6FCD">
      <w:pPr>
        <w:numPr>
          <w:ilvl w:val="1"/>
          <w:numId w:val="103"/>
        </w:numPr>
        <w:ind w:left="0" w:firstLine="480"/>
        <w:rPr>
          <w:color w:val="auto"/>
          <w:highlight w:val="none"/>
          <w:lang w:eastAsia="zh-CN"/>
        </w:rPr>
      </w:pPr>
      <w:r>
        <w:rPr>
          <w:rFonts w:hint="eastAsia"/>
          <w:color w:val="auto"/>
          <w:highlight w:val="none"/>
          <w:lang w:eastAsia="zh-CN"/>
        </w:rPr>
        <w:t>归档范围：项目全过程文件（立项、设计、施工、验收、结算等阶段，纸质档案与电子档案同步核查及归档）。</w:t>
      </w:r>
    </w:p>
    <w:p w14:paraId="66760844">
      <w:pPr>
        <w:numPr>
          <w:ilvl w:val="1"/>
          <w:numId w:val="103"/>
        </w:numPr>
        <w:ind w:left="0" w:firstLine="480"/>
        <w:rPr>
          <w:color w:val="auto"/>
          <w:highlight w:val="none"/>
          <w:lang w:eastAsia="zh-CN"/>
        </w:rPr>
      </w:pPr>
      <w:r>
        <w:rPr>
          <w:rFonts w:hint="eastAsia"/>
          <w:color w:val="auto"/>
          <w:highlight w:val="none"/>
          <w:lang w:val="en-US" w:eastAsia="zh-CN"/>
        </w:rPr>
        <w:t>支付材料的留存：包括对总包支付支撑资料的存档以及总包监管账户下所有支付支撑材料的归档整理。</w:t>
      </w:r>
    </w:p>
    <w:p w14:paraId="3B9E82F6">
      <w:pPr>
        <w:numPr>
          <w:ilvl w:val="1"/>
          <w:numId w:val="103"/>
        </w:numPr>
        <w:ind w:left="0" w:firstLine="480"/>
        <w:rPr>
          <w:color w:val="auto"/>
          <w:highlight w:val="none"/>
          <w:lang w:eastAsia="zh-CN"/>
        </w:rPr>
      </w:pPr>
      <w:r>
        <w:rPr>
          <w:rFonts w:hint="eastAsia"/>
          <w:color w:val="auto"/>
          <w:highlight w:val="none"/>
          <w:lang w:val="en-US" w:eastAsia="zh-CN"/>
        </w:rPr>
        <w:t>支付明细表。严格控制支付明细表的盖章，仅盖总包留一张表，其余按需留存复印件。</w:t>
      </w:r>
    </w:p>
    <w:p w14:paraId="530A628F">
      <w:pPr>
        <w:numPr>
          <w:ilvl w:val="1"/>
          <w:numId w:val="103"/>
        </w:numPr>
        <w:ind w:left="0" w:firstLine="480"/>
        <w:rPr>
          <w:color w:val="auto"/>
          <w:highlight w:val="none"/>
        </w:rPr>
      </w:pPr>
      <w:r>
        <w:rPr>
          <w:rFonts w:hint="eastAsia"/>
          <w:color w:val="auto"/>
          <w:highlight w:val="none"/>
          <w:lang w:eastAsia="zh-CN"/>
        </w:rPr>
        <w:t>资料类别：</w:t>
      </w:r>
    </w:p>
    <w:p w14:paraId="19355F86">
      <w:pPr>
        <w:numPr>
          <w:ilvl w:val="2"/>
          <w:numId w:val="103"/>
        </w:numPr>
        <w:ind w:firstLine="480"/>
        <w:rPr>
          <w:color w:val="auto"/>
          <w:highlight w:val="none"/>
          <w:lang w:eastAsia="zh-CN"/>
        </w:rPr>
      </w:pPr>
      <w:r>
        <w:rPr>
          <w:rFonts w:hint="eastAsia"/>
          <w:color w:val="auto"/>
          <w:highlight w:val="none"/>
          <w:lang w:eastAsia="zh-CN"/>
        </w:rPr>
        <w:t>审批文件：立项批复、规划许可证、施工许可证等；</w:t>
      </w:r>
    </w:p>
    <w:p w14:paraId="541C9EC7">
      <w:pPr>
        <w:numPr>
          <w:ilvl w:val="2"/>
          <w:numId w:val="103"/>
        </w:numPr>
        <w:ind w:firstLine="480"/>
        <w:rPr>
          <w:color w:val="auto"/>
          <w:highlight w:val="none"/>
          <w:lang w:eastAsia="zh-CN"/>
        </w:rPr>
      </w:pPr>
      <w:r>
        <w:rPr>
          <w:rFonts w:hint="eastAsia"/>
          <w:color w:val="auto"/>
          <w:highlight w:val="none"/>
          <w:lang w:eastAsia="zh-CN"/>
        </w:rPr>
        <w:t>合同协议：施工合同、监理合同、变更补充协议等；</w:t>
      </w:r>
    </w:p>
    <w:p w14:paraId="1A329C5C">
      <w:pPr>
        <w:numPr>
          <w:ilvl w:val="2"/>
          <w:numId w:val="103"/>
        </w:numPr>
        <w:ind w:firstLine="480"/>
        <w:rPr>
          <w:color w:val="auto"/>
          <w:highlight w:val="none"/>
          <w:lang w:eastAsia="zh-CN"/>
        </w:rPr>
      </w:pPr>
      <w:r>
        <w:rPr>
          <w:rFonts w:hint="eastAsia"/>
          <w:color w:val="auto"/>
          <w:highlight w:val="none"/>
          <w:lang w:eastAsia="zh-CN"/>
        </w:rPr>
        <w:t>工程资料：设计变更、工程洽商、现场签证等；</w:t>
      </w:r>
    </w:p>
    <w:p w14:paraId="4F9CB1FD">
      <w:pPr>
        <w:numPr>
          <w:ilvl w:val="2"/>
          <w:numId w:val="103"/>
        </w:numPr>
        <w:ind w:firstLine="480"/>
        <w:rPr>
          <w:color w:val="auto"/>
          <w:highlight w:val="none"/>
          <w:lang w:eastAsia="zh-CN"/>
        </w:rPr>
      </w:pPr>
      <w:r>
        <w:rPr>
          <w:rFonts w:hint="eastAsia"/>
          <w:color w:val="auto"/>
          <w:highlight w:val="none"/>
          <w:lang w:eastAsia="zh-CN"/>
        </w:rPr>
        <w:t>过程文件：会议纪要、施工日志、监理月报、检测报告等；</w:t>
      </w:r>
    </w:p>
    <w:p w14:paraId="2EF953C0">
      <w:pPr>
        <w:numPr>
          <w:ilvl w:val="2"/>
          <w:numId w:val="103"/>
        </w:numPr>
        <w:ind w:firstLine="480"/>
        <w:rPr>
          <w:color w:val="auto"/>
          <w:highlight w:val="none"/>
          <w:lang w:eastAsia="zh-CN"/>
        </w:rPr>
      </w:pPr>
      <w:r>
        <w:rPr>
          <w:rFonts w:hint="eastAsia"/>
          <w:color w:val="auto"/>
          <w:highlight w:val="none"/>
          <w:lang w:eastAsia="zh-CN"/>
        </w:rPr>
        <w:t>竣工文件：竣工图、验收报告、结决算审核报告等；</w:t>
      </w:r>
    </w:p>
    <w:p w14:paraId="4F1B86FF">
      <w:pPr>
        <w:numPr>
          <w:ilvl w:val="2"/>
          <w:numId w:val="103"/>
        </w:numPr>
        <w:ind w:firstLine="480"/>
        <w:rPr>
          <w:color w:val="auto"/>
          <w:highlight w:val="none"/>
          <w:lang w:eastAsia="zh-CN"/>
        </w:rPr>
      </w:pPr>
      <w:r>
        <w:rPr>
          <w:rFonts w:hint="eastAsia"/>
          <w:color w:val="auto"/>
          <w:highlight w:val="none"/>
          <w:lang w:eastAsia="zh-CN"/>
        </w:rPr>
        <w:t>声像档案：施工过程影像、重要节点照片、航拍资料等。</w:t>
      </w:r>
    </w:p>
    <w:p w14:paraId="6DAE507A">
      <w:pPr>
        <w:numPr>
          <w:ilvl w:val="0"/>
          <w:numId w:val="103"/>
        </w:numPr>
        <w:ind w:firstLine="482"/>
        <w:rPr>
          <w:b/>
          <w:bCs/>
          <w:color w:val="auto"/>
          <w:highlight w:val="none"/>
        </w:rPr>
      </w:pPr>
      <w:r>
        <w:rPr>
          <w:rFonts w:hint="eastAsia"/>
          <w:b/>
          <w:bCs/>
          <w:color w:val="auto"/>
          <w:highlight w:val="none"/>
          <w:lang w:eastAsia="zh-CN"/>
        </w:rPr>
        <w:t>审查重点及标准</w:t>
      </w:r>
    </w:p>
    <w:p w14:paraId="666986E4">
      <w:pPr>
        <w:numPr>
          <w:ilvl w:val="1"/>
          <w:numId w:val="103"/>
        </w:numPr>
        <w:ind w:firstLine="480"/>
        <w:rPr>
          <w:color w:val="auto"/>
          <w:highlight w:val="none"/>
        </w:rPr>
      </w:pPr>
      <w:r>
        <w:rPr>
          <w:rFonts w:hint="eastAsia"/>
          <w:color w:val="auto"/>
          <w:highlight w:val="none"/>
          <w:lang w:eastAsia="zh-CN"/>
        </w:rPr>
        <w:t>完整性：</w:t>
      </w:r>
    </w:p>
    <w:p w14:paraId="6A21886C">
      <w:pPr>
        <w:numPr>
          <w:ilvl w:val="2"/>
          <w:numId w:val="103"/>
        </w:numPr>
        <w:ind w:firstLine="480"/>
        <w:rPr>
          <w:color w:val="auto"/>
          <w:highlight w:val="none"/>
          <w:lang w:eastAsia="zh-CN"/>
        </w:rPr>
      </w:pPr>
      <w:r>
        <w:rPr>
          <w:rFonts w:hint="eastAsia"/>
          <w:color w:val="auto"/>
          <w:highlight w:val="none"/>
          <w:lang w:eastAsia="zh-CN"/>
        </w:rPr>
        <w:t>文件是否齐全，无缺失、漏页、未签字盖章等情况；</w:t>
      </w:r>
    </w:p>
    <w:p w14:paraId="6BFE6916">
      <w:pPr>
        <w:numPr>
          <w:ilvl w:val="2"/>
          <w:numId w:val="103"/>
        </w:numPr>
        <w:ind w:firstLine="480"/>
        <w:rPr>
          <w:color w:val="auto"/>
          <w:highlight w:val="none"/>
          <w:lang w:eastAsia="zh-CN"/>
        </w:rPr>
      </w:pPr>
      <w:r>
        <w:rPr>
          <w:rFonts w:hint="eastAsia"/>
          <w:color w:val="auto"/>
          <w:highlight w:val="none"/>
          <w:lang w:eastAsia="zh-CN"/>
        </w:rPr>
        <w:t>各阶段文件衔接连贯（如设计变更与竣工图对应）。</w:t>
      </w:r>
    </w:p>
    <w:p w14:paraId="3CF5917B">
      <w:pPr>
        <w:numPr>
          <w:ilvl w:val="1"/>
          <w:numId w:val="103"/>
        </w:numPr>
        <w:ind w:firstLine="480"/>
        <w:rPr>
          <w:color w:val="auto"/>
          <w:highlight w:val="none"/>
        </w:rPr>
      </w:pPr>
      <w:r>
        <w:rPr>
          <w:rFonts w:hint="eastAsia"/>
          <w:color w:val="auto"/>
          <w:highlight w:val="none"/>
          <w:lang w:eastAsia="zh-CN"/>
        </w:rPr>
        <w:t>合规性：</w:t>
      </w:r>
    </w:p>
    <w:p w14:paraId="2CBAA5F0">
      <w:pPr>
        <w:numPr>
          <w:ilvl w:val="2"/>
          <w:numId w:val="103"/>
        </w:numPr>
        <w:ind w:firstLine="480"/>
        <w:rPr>
          <w:color w:val="auto"/>
          <w:highlight w:val="none"/>
          <w:lang w:eastAsia="zh-CN"/>
        </w:rPr>
      </w:pPr>
      <w:r>
        <w:rPr>
          <w:rFonts w:hint="eastAsia"/>
          <w:color w:val="auto"/>
          <w:highlight w:val="none"/>
          <w:lang w:eastAsia="zh-CN"/>
        </w:rPr>
        <w:t>文件签字、盖章、日期等手续完备性；</w:t>
      </w:r>
    </w:p>
    <w:p w14:paraId="313224AB">
      <w:pPr>
        <w:numPr>
          <w:ilvl w:val="2"/>
          <w:numId w:val="103"/>
        </w:numPr>
        <w:ind w:firstLine="480"/>
        <w:rPr>
          <w:color w:val="auto"/>
          <w:highlight w:val="none"/>
          <w:lang w:eastAsia="zh-CN"/>
        </w:rPr>
      </w:pPr>
      <w:r>
        <w:rPr>
          <w:rFonts w:hint="eastAsia"/>
          <w:color w:val="auto"/>
          <w:highlight w:val="none"/>
          <w:lang w:eastAsia="zh-CN"/>
        </w:rPr>
        <w:t>是否符合国家及行业归档格式要求（如竣工图折叠、装订规格）。</w:t>
      </w:r>
    </w:p>
    <w:p w14:paraId="08258602">
      <w:pPr>
        <w:numPr>
          <w:ilvl w:val="1"/>
          <w:numId w:val="103"/>
        </w:numPr>
        <w:ind w:firstLine="480"/>
        <w:rPr>
          <w:color w:val="auto"/>
          <w:highlight w:val="none"/>
        </w:rPr>
      </w:pPr>
      <w:r>
        <w:rPr>
          <w:rFonts w:hint="eastAsia"/>
          <w:color w:val="auto"/>
          <w:highlight w:val="none"/>
          <w:lang w:eastAsia="zh-CN"/>
        </w:rPr>
        <w:t>真实性：</w:t>
      </w:r>
    </w:p>
    <w:p w14:paraId="59581ED2">
      <w:pPr>
        <w:numPr>
          <w:ilvl w:val="2"/>
          <w:numId w:val="103"/>
        </w:numPr>
        <w:ind w:firstLine="480"/>
        <w:rPr>
          <w:color w:val="auto"/>
          <w:highlight w:val="none"/>
          <w:lang w:eastAsia="zh-CN"/>
        </w:rPr>
      </w:pPr>
      <w:r>
        <w:rPr>
          <w:rFonts w:hint="eastAsia"/>
          <w:color w:val="auto"/>
          <w:highlight w:val="none"/>
          <w:lang w:eastAsia="zh-CN"/>
        </w:rPr>
        <w:t>文件内容是否与工程实际一致（如隐蔽工程验收记录与影像匹配）；</w:t>
      </w:r>
    </w:p>
    <w:p w14:paraId="56478E16">
      <w:pPr>
        <w:numPr>
          <w:ilvl w:val="2"/>
          <w:numId w:val="103"/>
        </w:numPr>
        <w:ind w:firstLine="480"/>
        <w:rPr>
          <w:color w:val="auto"/>
          <w:highlight w:val="none"/>
          <w:lang w:eastAsia="zh-CN"/>
        </w:rPr>
      </w:pPr>
      <w:r>
        <w:rPr>
          <w:rFonts w:hint="eastAsia"/>
          <w:color w:val="auto"/>
          <w:highlight w:val="none"/>
          <w:lang w:eastAsia="zh-CN"/>
        </w:rPr>
        <w:t>是否存在后补、涂改未签章确认等瑕疵。</w:t>
      </w:r>
    </w:p>
    <w:p w14:paraId="505AE3A6">
      <w:pPr>
        <w:numPr>
          <w:ilvl w:val="1"/>
          <w:numId w:val="103"/>
        </w:numPr>
        <w:ind w:firstLine="480"/>
        <w:rPr>
          <w:color w:val="auto"/>
          <w:highlight w:val="none"/>
        </w:rPr>
      </w:pPr>
      <w:r>
        <w:rPr>
          <w:rFonts w:hint="eastAsia"/>
          <w:color w:val="auto"/>
          <w:highlight w:val="none"/>
          <w:lang w:eastAsia="zh-CN"/>
        </w:rPr>
        <w:t>系统性：</w:t>
      </w:r>
    </w:p>
    <w:p w14:paraId="2264AC73">
      <w:pPr>
        <w:numPr>
          <w:ilvl w:val="2"/>
          <w:numId w:val="103"/>
        </w:numPr>
        <w:ind w:firstLine="480"/>
        <w:rPr>
          <w:color w:val="auto"/>
          <w:highlight w:val="none"/>
          <w:lang w:eastAsia="zh-CN"/>
        </w:rPr>
      </w:pPr>
      <w:r>
        <w:rPr>
          <w:rFonts w:hint="eastAsia"/>
          <w:color w:val="auto"/>
          <w:highlight w:val="none"/>
          <w:lang w:eastAsia="zh-CN"/>
        </w:rPr>
        <w:t>分类编码是否符合规范（如按“阶段－专业－类型”编号）；</w:t>
      </w:r>
    </w:p>
    <w:p w14:paraId="4CFF48FA">
      <w:pPr>
        <w:numPr>
          <w:ilvl w:val="2"/>
          <w:numId w:val="103"/>
        </w:numPr>
        <w:ind w:firstLine="480"/>
        <w:rPr>
          <w:color w:val="auto"/>
          <w:highlight w:val="none"/>
          <w:lang w:eastAsia="zh-CN"/>
        </w:rPr>
      </w:pPr>
      <w:r>
        <w:rPr>
          <w:rFonts w:hint="eastAsia"/>
          <w:color w:val="auto"/>
          <w:highlight w:val="none"/>
          <w:lang w:eastAsia="zh-CN"/>
        </w:rPr>
        <w:t>目录索引是否清晰，便于检索。</w:t>
      </w:r>
    </w:p>
    <w:p w14:paraId="388498C2">
      <w:pPr>
        <w:numPr>
          <w:ilvl w:val="0"/>
          <w:numId w:val="103"/>
        </w:numPr>
        <w:ind w:firstLine="482"/>
        <w:rPr>
          <w:b/>
          <w:bCs/>
          <w:color w:val="auto"/>
          <w:highlight w:val="none"/>
          <w:lang w:eastAsia="zh-CN"/>
        </w:rPr>
      </w:pPr>
      <w:r>
        <w:rPr>
          <w:rFonts w:hint="eastAsia"/>
          <w:b/>
          <w:bCs/>
          <w:color w:val="auto"/>
          <w:highlight w:val="none"/>
          <w:lang w:eastAsia="zh-CN"/>
        </w:rPr>
        <w:t>存在的问题（分类列明）</w:t>
      </w:r>
    </w:p>
    <w:p w14:paraId="7E6F9AE6">
      <w:pPr>
        <w:numPr>
          <w:ilvl w:val="1"/>
          <w:numId w:val="103"/>
        </w:numPr>
        <w:ind w:firstLine="480"/>
        <w:rPr>
          <w:color w:val="auto"/>
          <w:highlight w:val="none"/>
        </w:rPr>
      </w:pPr>
      <w:r>
        <w:rPr>
          <w:rFonts w:hint="eastAsia"/>
          <w:color w:val="auto"/>
          <w:highlight w:val="none"/>
          <w:lang w:eastAsia="zh-CN"/>
        </w:rPr>
        <w:t>完整性问题：</w:t>
      </w:r>
    </w:p>
    <w:p w14:paraId="794AB4A4">
      <w:pPr>
        <w:numPr>
          <w:ilvl w:val="2"/>
          <w:numId w:val="103"/>
        </w:numPr>
        <w:ind w:firstLine="480"/>
        <w:rPr>
          <w:color w:val="auto"/>
          <w:highlight w:val="none"/>
          <w:lang w:eastAsia="zh-CN"/>
        </w:rPr>
      </w:pPr>
      <w:r>
        <w:rPr>
          <w:rFonts w:hint="eastAsia"/>
          <w:color w:val="auto"/>
          <w:highlight w:val="none"/>
          <w:lang w:eastAsia="zh-CN"/>
        </w:rPr>
        <w:t>例：缺失XX阶段会议纪要（共X份）；</w:t>
      </w:r>
    </w:p>
    <w:p w14:paraId="6D043090">
      <w:pPr>
        <w:numPr>
          <w:ilvl w:val="2"/>
          <w:numId w:val="103"/>
        </w:numPr>
        <w:ind w:firstLine="480"/>
        <w:rPr>
          <w:color w:val="auto"/>
          <w:highlight w:val="none"/>
          <w:lang w:eastAsia="zh-CN"/>
        </w:rPr>
      </w:pPr>
      <w:r>
        <w:rPr>
          <w:rFonts w:hint="eastAsia"/>
          <w:color w:val="auto"/>
          <w:highlight w:val="none"/>
          <w:lang w:eastAsia="zh-CN"/>
        </w:rPr>
        <w:t>例：竣工图未体现XX设计变更内容。</w:t>
      </w:r>
    </w:p>
    <w:p w14:paraId="366C0DC7">
      <w:pPr>
        <w:numPr>
          <w:ilvl w:val="1"/>
          <w:numId w:val="103"/>
        </w:numPr>
        <w:ind w:firstLine="480"/>
        <w:rPr>
          <w:color w:val="auto"/>
          <w:highlight w:val="none"/>
        </w:rPr>
      </w:pPr>
      <w:r>
        <w:rPr>
          <w:rFonts w:hint="eastAsia"/>
          <w:color w:val="auto"/>
          <w:highlight w:val="none"/>
          <w:lang w:eastAsia="zh-CN"/>
        </w:rPr>
        <w:t>合规性问题：</w:t>
      </w:r>
    </w:p>
    <w:p w14:paraId="247B6D33">
      <w:pPr>
        <w:numPr>
          <w:ilvl w:val="2"/>
          <w:numId w:val="103"/>
        </w:numPr>
        <w:ind w:firstLine="480"/>
        <w:rPr>
          <w:color w:val="auto"/>
          <w:highlight w:val="none"/>
          <w:lang w:eastAsia="zh-CN"/>
        </w:rPr>
      </w:pPr>
      <w:r>
        <w:rPr>
          <w:rFonts w:hint="eastAsia"/>
          <w:color w:val="auto"/>
          <w:highlight w:val="none"/>
          <w:lang w:eastAsia="zh-CN"/>
        </w:rPr>
        <w:t>例：XX合同未加盖骑缝章；</w:t>
      </w:r>
    </w:p>
    <w:p w14:paraId="2243F8F6">
      <w:pPr>
        <w:numPr>
          <w:ilvl w:val="2"/>
          <w:numId w:val="103"/>
        </w:numPr>
        <w:ind w:firstLine="480"/>
        <w:rPr>
          <w:color w:val="auto"/>
          <w:highlight w:val="none"/>
          <w:lang w:eastAsia="zh-CN"/>
        </w:rPr>
      </w:pPr>
      <w:r>
        <w:rPr>
          <w:rFonts w:hint="eastAsia"/>
          <w:color w:val="auto"/>
          <w:highlight w:val="none"/>
          <w:lang w:eastAsia="zh-CN"/>
        </w:rPr>
        <w:t>例：XX检测报告无检测单位公章。</w:t>
      </w:r>
    </w:p>
    <w:p w14:paraId="1423452A">
      <w:pPr>
        <w:numPr>
          <w:ilvl w:val="1"/>
          <w:numId w:val="103"/>
        </w:numPr>
        <w:ind w:firstLine="480"/>
        <w:rPr>
          <w:color w:val="auto"/>
          <w:highlight w:val="none"/>
        </w:rPr>
      </w:pPr>
      <w:r>
        <w:rPr>
          <w:rFonts w:hint="eastAsia"/>
          <w:color w:val="auto"/>
          <w:highlight w:val="none"/>
          <w:lang w:eastAsia="zh-CN"/>
        </w:rPr>
        <w:t>系统性问题：</w:t>
      </w:r>
    </w:p>
    <w:p w14:paraId="0DC9BB57">
      <w:pPr>
        <w:numPr>
          <w:ilvl w:val="2"/>
          <w:numId w:val="103"/>
        </w:numPr>
        <w:ind w:firstLine="480"/>
        <w:rPr>
          <w:color w:val="auto"/>
          <w:highlight w:val="none"/>
          <w:lang w:eastAsia="zh-CN"/>
        </w:rPr>
      </w:pPr>
      <w:r>
        <w:rPr>
          <w:rFonts w:hint="eastAsia"/>
          <w:color w:val="auto"/>
          <w:highlight w:val="none"/>
          <w:lang w:eastAsia="zh-CN"/>
        </w:rPr>
        <w:t>例：档案目录未按时间排序，编号混乱；</w:t>
      </w:r>
    </w:p>
    <w:p w14:paraId="5CCD8F23">
      <w:pPr>
        <w:numPr>
          <w:ilvl w:val="2"/>
          <w:numId w:val="103"/>
        </w:numPr>
        <w:ind w:firstLine="480"/>
        <w:rPr>
          <w:color w:val="auto"/>
          <w:highlight w:val="none"/>
          <w:lang w:eastAsia="zh-CN"/>
        </w:rPr>
      </w:pPr>
      <w:r>
        <w:rPr>
          <w:rFonts w:hint="eastAsia"/>
          <w:color w:val="auto"/>
          <w:highlight w:val="none"/>
          <w:lang w:eastAsia="zh-CN"/>
        </w:rPr>
        <w:t>例：电子档案未备份，存储介质未标注项目名称。</w:t>
      </w:r>
    </w:p>
    <w:p w14:paraId="775DEF46">
      <w:pPr>
        <w:numPr>
          <w:ilvl w:val="0"/>
          <w:numId w:val="103"/>
        </w:numPr>
        <w:ind w:firstLine="482"/>
        <w:rPr>
          <w:b/>
          <w:bCs/>
          <w:color w:val="auto"/>
          <w:highlight w:val="none"/>
        </w:rPr>
      </w:pPr>
      <w:r>
        <w:rPr>
          <w:rFonts w:hint="eastAsia"/>
          <w:b/>
          <w:bCs/>
          <w:color w:val="auto"/>
          <w:highlight w:val="none"/>
          <w:lang w:eastAsia="zh-CN"/>
        </w:rPr>
        <w:t>整改措施及要求</w:t>
      </w:r>
    </w:p>
    <w:p w14:paraId="5B2612A7">
      <w:pPr>
        <w:numPr>
          <w:ilvl w:val="1"/>
          <w:numId w:val="103"/>
        </w:numPr>
        <w:ind w:firstLine="480"/>
        <w:rPr>
          <w:color w:val="auto"/>
          <w:highlight w:val="none"/>
        </w:rPr>
      </w:pPr>
      <w:r>
        <w:rPr>
          <w:rFonts w:hint="eastAsia"/>
          <w:color w:val="auto"/>
          <w:highlight w:val="none"/>
          <w:lang w:eastAsia="zh-CN"/>
        </w:rPr>
        <w:t>补充完善：</w:t>
      </w:r>
    </w:p>
    <w:p w14:paraId="388DCBC0">
      <w:pPr>
        <w:numPr>
          <w:ilvl w:val="2"/>
          <w:numId w:val="103"/>
        </w:numPr>
        <w:ind w:firstLine="480"/>
        <w:rPr>
          <w:color w:val="auto"/>
          <w:highlight w:val="none"/>
          <w:lang w:eastAsia="zh-CN"/>
        </w:rPr>
      </w:pPr>
      <w:r>
        <w:rPr>
          <w:rFonts w:hint="eastAsia"/>
          <w:color w:val="auto"/>
          <w:highlight w:val="none"/>
          <w:lang w:eastAsia="zh-CN"/>
        </w:rPr>
        <w:t>限期补充缺失的XX文件（清单见附件）；</w:t>
      </w:r>
    </w:p>
    <w:p w14:paraId="16B1244D">
      <w:pPr>
        <w:numPr>
          <w:ilvl w:val="2"/>
          <w:numId w:val="103"/>
        </w:numPr>
        <w:ind w:firstLine="480"/>
        <w:rPr>
          <w:color w:val="auto"/>
          <w:highlight w:val="none"/>
          <w:lang w:eastAsia="zh-CN"/>
        </w:rPr>
      </w:pPr>
      <w:r>
        <w:rPr>
          <w:rFonts w:hint="eastAsia"/>
          <w:color w:val="auto"/>
          <w:highlight w:val="none"/>
          <w:lang w:eastAsia="zh-CN"/>
        </w:rPr>
        <w:t>对XX文件补盖公章或签字确认。</w:t>
      </w:r>
    </w:p>
    <w:p w14:paraId="7522E515">
      <w:pPr>
        <w:numPr>
          <w:ilvl w:val="1"/>
          <w:numId w:val="103"/>
        </w:numPr>
        <w:ind w:firstLine="480"/>
        <w:rPr>
          <w:color w:val="auto"/>
          <w:highlight w:val="none"/>
        </w:rPr>
      </w:pPr>
      <w:r>
        <w:rPr>
          <w:rFonts w:hint="eastAsia"/>
          <w:color w:val="auto"/>
          <w:highlight w:val="none"/>
          <w:lang w:eastAsia="zh-CN"/>
        </w:rPr>
        <w:t>规范整理：</w:t>
      </w:r>
    </w:p>
    <w:p w14:paraId="000AE71E">
      <w:pPr>
        <w:numPr>
          <w:ilvl w:val="2"/>
          <w:numId w:val="103"/>
        </w:numPr>
        <w:ind w:firstLine="480"/>
        <w:rPr>
          <w:color w:val="auto"/>
          <w:highlight w:val="none"/>
          <w:lang w:eastAsia="zh-CN"/>
        </w:rPr>
      </w:pPr>
      <w:r>
        <w:rPr>
          <w:rFonts w:hint="eastAsia"/>
          <w:color w:val="auto"/>
          <w:highlight w:val="none"/>
          <w:lang w:eastAsia="zh-CN"/>
        </w:rPr>
        <w:t>按《归档规范》重新整理竣工图，统一折叠为A4规格；</w:t>
      </w:r>
    </w:p>
    <w:p w14:paraId="0CE5CF88">
      <w:pPr>
        <w:numPr>
          <w:ilvl w:val="2"/>
          <w:numId w:val="103"/>
        </w:numPr>
        <w:ind w:firstLine="480"/>
        <w:rPr>
          <w:color w:val="auto"/>
          <w:highlight w:val="none"/>
          <w:lang w:eastAsia="zh-CN"/>
        </w:rPr>
      </w:pPr>
      <w:r>
        <w:rPr>
          <w:rFonts w:hint="eastAsia"/>
          <w:color w:val="auto"/>
          <w:highlight w:val="none"/>
          <w:lang w:eastAsia="zh-CN"/>
        </w:rPr>
        <w:t>重新编制档案目录，按“阶段－日期”分类编码。</w:t>
      </w:r>
    </w:p>
    <w:p w14:paraId="34B46597">
      <w:pPr>
        <w:numPr>
          <w:ilvl w:val="1"/>
          <w:numId w:val="103"/>
        </w:numPr>
        <w:ind w:firstLine="480"/>
        <w:rPr>
          <w:color w:val="auto"/>
          <w:highlight w:val="none"/>
        </w:rPr>
      </w:pPr>
      <w:r>
        <w:rPr>
          <w:rFonts w:hint="eastAsia"/>
          <w:color w:val="auto"/>
          <w:highlight w:val="none"/>
          <w:lang w:eastAsia="zh-CN"/>
        </w:rPr>
        <w:t>电子归档：</w:t>
      </w:r>
    </w:p>
    <w:p w14:paraId="33A45EE2">
      <w:pPr>
        <w:numPr>
          <w:ilvl w:val="2"/>
          <w:numId w:val="103"/>
        </w:numPr>
        <w:ind w:firstLine="480"/>
        <w:rPr>
          <w:color w:val="auto"/>
          <w:highlight w:val="none"/>
          <w:lang w:eastAsia="zh-CN"/>
        </w:rPr>
      </w:pPr>
      <w:r>
        <w:rPr>
          <w:rFonts w:hint="eastAsia"/>
          <w:color w:val="auto"/>
          <w:highlight w:val="none"/>
          <w:lang w:eastAsia="zh-CN"/>
        </w:rPr>
        <w:t>纸质档案与电子版同步归档，电子文件需加密并备份至指定服务器；</w:t>
      </w:r>
    </w:p>
    <w:p w14:paraId="45E9057F">
      <w:pPr>
        <w:numPr>
          <w:ilvl w:val="2"/>
          <w:numId w:val="103"/>
        </w:numPr>
        <w:ind w:firstLine="480"/>
        <w:rPr>
          <w:color w:val="auto"/>
          <w:highlight w:val="none"/>
          <w:lang w:eastAsia="zh-CN"/>
        </w:rPr>
      </w:pPr>
      <w:r>
        <w:rPr>
          <w:rFonts w:hint="eastAsia"/>
          <w:color w:val="auto"/>
          <w:highlight w:val="none"/>
          <w:lang w:eastAsia="zh-CN"/>
        </w:rPr>
        <w:t>整改时限：XX个工作日内完成，并提交整改报告。</w:t>
      </w:r>
    </w:p>
    <w:p w14:paraId="6252E8DB">
      <w:pPr>
        <w:numPr>
          <w:ilvl w:val="0"/>
          <w:numId w:val="103"/>
        </w:numPr>
        <w:ind w:firstLine="482"/>
        <w:rPr>
          <w:b/>
          <w:bCs/>
          <w:color w:val="auto"/>
          <w:highlight w:val="none"/>
        </w:rPr>
      </w:pPr>
      <w:r>
        <w:rPr>
          <w:rFonts w:hint="eastAsia"/>
          <w:b/>
          <w:bCs/>
          <w:color w:val="auto"/>
          <w:highlight w:val="none"/>
          <w:lang w:eastAsia="zh-CN"/>
        </w:rPr>
        <w:t>结论和建议</w:t>
      </w:r>
    </w:p>
    <w:p w14:paraId="7E237FE7">
      <w:pPr>
        <w:numPr>
          <w:ilvl w:val="1"/>
          <w:numId w:val="103"/>
        </w:numPr>
        <w:ind w:firstLine="480"/>
        <w:rPr>
          <w:color w:val="auto"/>
          <w:highlight w:val="none"/>
          <w:lang w:eastAsia="zh-CN"/>
        </w:rPr>
      </w:pPr>
      <w:r>
        <w:rPr>
          <w:rFonts w:hint="eastAsia"/>
          <w:color w:val="auto"/>
          <w:highlight w:val="none"/>
          <w:lang w:eastAsia="zh-CN"/>
        </w:rPr>
        <w:t>当前归档资料基本完整/部分缺失，需按上述意见整改后归档；</w:t>
      </w:r>
    </w:p>
    <w:p w14:paraId="666D0A34">
      <w:pPr>
        <w:numPr>
          <w:ilvl w:val="1"/>
          <w:numId w:val="103"/>
        </w:numPr>
        <w:ind w:firstLine="480"/>
        <w:rPr>
          <w:color w:val="auto"/>
          <w:highlight w:val="none"/>
          <w:lang w:eastAsia="zh-CN"/>
        </w:rPr>
      </w:pPr>
      <w:r>
        <w:rPr>
          <w:rFonts w:hint="eastAsia"/>
          <w:color w:val="auto"/>
          <w:highlight w:val="none"/>
          <w:lang w:eastAsia="zh-CN"/>
        </w:rPr>
        <w:t>整改完成后，档案分别办理移交手续后可移交至土储建设中心或相关单位。</w:t>
      </w:r>
    </w:p>
    <w:p w14:paraId="503ECC93">
      <w:pPr>
        <w:numPr>
          <w:ilvl w:val="0"/>
          <w:numId w:val="103"/>
        </w:numPr>
        <w:ind w:firstLine="482"/>
        <w:rPr>
          <w:b/>
          <w:bCs/>
          <w:color w:val="auto"/>
          <w:highlight w:val="none"/>
        </w:rPr>
      </w:pPr>
      <w:r>
        <w:rPr>
          <w:rFonts w:hint="eastAsia"/>
          <w:b/>
          <w:bCs/>
          <w:color w:val="auto"/>
          <w:highlight w:val="none"/>
          <w:lang w:eastAsia="zh-CN"/>
        </w:rPr>
        <w:t>签字及附件</w:t>
      </w:r>
    </w:p>
    <w:p w14:paraId="26760EDF">
      <w:pPr>
        <w:numPr>
          <w:ilvl w:val="255"/>
          <w:numId w:val="0"/>
        </w:numPr>
        <w:ind w:left="420"/>
        <w:rPr>
          <w:rFonts w:ascii="仿宋_GB2312" w:hAnsi="仿宋_GB2312" w:eastAsia="仿宋_GB2312" w:cs="仿宋_GB2312"/>
          <w:color w:val="auto"/>
          <w:sz w:val="28"/>
          <w:szCs w:val="28"/>
          <w:highlight w:val="none"/>
        </w:rPr>
      </w:pPr>
    </w:p>
    <w:p w14:paraId="3CCD35EB">
      <w:pPr>
        <w:ind w:left="480" w:leftChars="200" w:firstLine="0" w:firstLineChars="0"/>
        <w:rPr>
          <w:rFonts w:ascii="宋体" w:hAnsi="宋体" w:cs="宋体"/>
          <w:color w:val="auto"/>
          <w:highlight w:val="none"/>
          <w:lang w:eastAsia="zh-CN"/>
        </w:rPr>
      </w:pPr>
      <w:r>
        <w:rPr>
          <w:rFonts w:hint="eastAsia" w:ascii="宋体" w:hAnsi="宋体" w:cs="宋体"/>
          <w:color w:val="auto"/>
          <w:szCs w:val="28"/>
          <w:highlight w:val="none"/>
          <w:lang w:eastAsia="zh-CN"/>
        </w:rPr>
        <w:t>审查单位（盖章）：</w:t>
      </w:r>
      <w:r>
        <w:rPr>
          <w:rFonts w:hint="eastAsia" w:ascii="宋体" w:hAnsi="宋体" w:cs="宋体"/>
          <w:color w:val="auto"/>
          <w:szCs w:val="28"/>
          <w:highlight w:val="none"/>
          <w:lang w:eastAsia="zh-CN"/>
        </w:rPr>
        <w:br w:type="textWrapping"/>
      </w:r>
      <w:r>
        <w:rPr>
          <w:rFonts w:hint="eastAsia" w:ascii="宋体" w:hAnsi="宋体" w:cs="宋体"/>
          <w:color w:val="auto"/>
          <w:szCs w:val="28"/>
          <w:highlight w:val="none"/>
          <w:lang w:eastAsia="zh-CN"/>
        </w:rPr>
        <w:t xml:space="preserve">                       审查人：_________</w:t>
      </w:r>
      <w:r>
        <w:rPr>
          <w:rFonts w:hint="eastAsia" w:ascii="宋体" w:hAnsi="宋体" w:cs="宋体"/>
          <w:color w:val="auto"/>
          <w:szCs w:val="28"/>
          <w:highlight w:val="none"/>
          <w:lang w:eastAsia="zh-CN"/>
        </w:rPr>
        <w:br w:type="textWrapping"/>
      </w:r>
      <w:r>
        <w:rPr>
          <w:rFonts w:hint="eastAsia" w:ascii="宋体" w:hAnsi="宋体" w:cs="宋体"/>
          <w:color w:val="auto"/>
          <w:szCs w:val="28"/>
          <w:highlight w:val="none"/>
          <w:lang w:eastAsia="zh-CN"/>
        </w:rPr>
        <w:t xml:space="preserve">                       日期：_________</w:t>
      </w:r>
      <w:r>
        <w:rPr>
          <w:rFonts w:hint="eastAsia" w:ascii="宋体" w:hAnsi="宋体" w:cs="宋体"/>
          <w:color w:val="auto"/>
          <w:szCs w:val="28"/>
          <w:highlight w:val="none"/>
          <w:lang w:eastAsia="zh-CN"/>
        </w:rPr>
        <w:br w:type="textWrapping"/>
      </w:r>
      <w:r>
        <w:rPr>
          <w:rFonts w:hint="eastAsia" w:ascii="宋体" w:hAnsi="宋体" w:cs="宋体"/>
          <w:color w:val="auto"/>
          <w:szCs w:val="28"/>
          <w:highlight w:val="none"/>
          <w:lang w:eastAsia="zh-CN"/>
        </w:rPr>
        <w:t>附件：</w:t>
      </w:r>
      <w:r>
        <w:rPr>
          <w:rFonts w:hint="eastAsia" w:ascii="宋体" w:hAnsi="宋体" w:cs="宋体"/>
          <w:color w:val="auto"/>
          <w:szCs w:val="28"/>
          <w:highlight w:val="none"/>
          <w:lang w:eastAsia="zh-CN"/>
        </w:rPr>
        <w:br w:type="textWrapping"/>
      </w:r>
      <w:r>
        <w:rPr>
          <w:rFonts w:hint="eastAsia" w:ascii="宋体" w:hAnsi="宋体" w:cs="宋体"/>
          <w:color w:val="auto"/>
          <w:highlight w:val="none"/>
          <w:lang w:eastAsia="zh-CN"/>
        </w:rPr>
        <w:t>- 缺失文件清单（表格列明文件名称、责任部门、补充时限）；</w:t>
      </w:r>
      <w:r>
        <w:rPr>
          <w:rFonts w:hint="eastAsia" w:ascii="宋体" w:hAnsi="宋体" w:cs="宋体"/>
          <w:color w:val="auto"/>
          <w:highlight w:val="none"/>
          <w:lang w:eastAsia="zh-CN"/>
        </w:rPr>
        <w:br w:type="textWrapping"/>
      </w:r>
      <w:r>
        <w:rPr>
          <w:rFonts w:hint="eastAsia" w:ascii="宋体" w:hAnsi="宋体" w:cs="宋体"/>
          <w:color w:val="auto"/>
          <w:highlight w:val="none"/>
          <w:lang w:eastAsia="zh-CN"/>
        </w:rPr>
        <w:t>- 问题文件示例（扫描件或照片）；</w:t>
      </w:r>
      <w:r>
        <w:rPr>
          <w:rFonts w:hint="eastAsia" w:ascii="宋体" w:hAnsi="宋体" w:cs="宋体"/>
          <w:color w:val="auto"/>
          <w:highlight w:val="none"/>
          <w:lang w:eastAsia="zh-CN"/>
        </w:rPr>
        <w:br w:type="textWrapping"/>
      </w:r>
      <w:r>
        <w:rPr>
          <w:rFonts w:hint="eastAsia" w:ascii="宋体" w:hAnsi="宋体" w:cs="宋体"/>
          <w:color w:val="auto"/>
          <w:highlight w:val="none"/>
          <w:lang w:eastAsia="zh-CN"/>
        </w:rPr>
        <w:t>- 档案目录模板（参考格式）。</w:t>
      </w:r>
    </w:p>
    <w:p w14:paraId="0D6A19D0">
      <w:pPr>
        <w:ind w:left="480" w:leftChars="200" w:firstLine="0" w:firstLineChars="0"/>
        <w:rPr>
          <w:rFonts w:ascii="宋体" w:hAnsi="宋体" w:cs="宋体"/>
          <w:color w:val="auto"/>
          <w:highlight w:val="none"/>
          <w:lang w:eastAsia="zh-CN"/>
        </w:rPr>
      </w:pPr>
      <w:r>
        <w:rPr>
          <w:rFonts w:hint="eastAsia" w:ascii="宋体" w:hAnsi="宋体" w:cs="宋体"/>
          <w:color w:val="auto"/>
          <w:highlight w:val="none"/>
          <w:lang w:eastAsia="zh-CN"/>
        </w:rPr>
        <w:t>注：</w:t>
      </w:r>
      <w:r>
        <w:rPr>
          <w:rFonts w:hint="eastAsia" w:ascii="宋体" w:hAnsi="宋体" w:cs="宋体"/>
          <w:color w:val="auto"/>
          <w:highlight w:val="none"/>
          <w:lang w:eastAsia="zh-CN"/>
        </w:rPr>
        <w:br w:type="textWrapping"/>
      </w:r>
      <w:r>
        <w:rPr>
          <w:rFonts w:hint="eastAsia" w:ascii="宋体" w:hAnsi="宋体" w:cs="宋体"/>
          <w:color w:val="auto"/>
          <w:highlight w:val="none"/>
          <w:lang w:eastAsia="zh-CN"/>
        </w:rPr>
        <w:t>- 本意见书一式三份（建设单位、档案部门、审查单位各执一份）；</w:t>
      </w:r>
      <w:r>
        <w:rPr>
          <w:rFonts w:hint="eastAsia" w:ascii="宋体" w:hAnsi="宋体" w:cs="宋体"/>
          <w:color w:val="auto"/>
          <w:highlight w:val="none"/>
          <w:lang w:eastAsia="zh-CN"/>
        </w:rPr>
        <w:br w:type="textWrapping"/>
      </w:r>
      <w:r>
        <w:rPr>
          <w:rFonts w:hint="eastAsia" w:ascii="宋体" w:hAnsi="宋体" w:cs="宋体"/>
          <w:color w:val="auto"/>
          <w:highlight w:val="none"/>
          <w:lang w:eastAsia="zh-CN"/>
        </w:rPr>
        <w:t>- 整改情况需由档案部门复核确认后方可闭环。</w:t>
      </w:r>
    </w:p>
    <w:p w14:paraId="02710B18">
      <w:pPr>
        <w:numPr>
          <w:ilvl w:val="255"/>
          <w:numId w:val="0"/>
        </w:numPr>
        <w:spacing w:before="44"/>
        <w:rPr>
          <w:rFonts w:ascii="仿宋_GB2312" w:hAnsi="仿宋_GB2312" w:eastAsia="仿宋_GB2312" w:cs="仿宋_GB2312"/>
          <w:b/>
          <w:bCs/>
          <w:color w:val="auto"/>
          <w:spacing w:val="-3"/>
          <w:sz w:val="28"/>
          <w:szCs w:val="28"/>
          <w:highlight w:val="none"/>
          <w:lang w:eastAsia="zh-CN"/>
        </w:rPr>
      </w:pPr>
    </w:p>
    <w:p w14:paraId="24A271DE">
      <w:pPr>
        <w:numPr>
          <w:ilvl w:val="255"/>
          <w:numId w:val="0"/>
        </w:numPr>
        <w:spacing w:before="44"/>
        <w:rPr>
          <w:rFonts w:ascii="仿宋_GB2312" w:hAnsi="仿宋_GB2312" w:eastAsia="仿宋_GB2312" w:cs="仿宋_GB2312"/>
          <w:b/>
          <w:bCs/>
          <w:color w:val="auto"/>
          <w:spacing w:val="-3"/>
          <w:sz w:val="28"/>
          <w:szCs w:val="28"/>
          <w:highlight w:val="none"/>
          <w:lang w:eastAsia="zh-CN"/>
        </w:rPr>
      </w:pPr>
    </w:p>
    <w:p w14:paraId="08623457">
      <w:pPr>
        <w:numPr>
          <w:ilvl w:val="255"/>
          <w:numId w:val="0"/>
        </w:numPr>
        <w:spacing w:before="44" w:line="480" w:lineRule="auto"/>
        <w:ind w:left="4800" w:leftChars="2000"/>
        <w:rPr>
          <w:rFonts w:ascii="仿宋_GB2312" w:hAnsi="仿宋_GB2312" w:eastAsia="仿宋_GB2312" w:cs="仿宋_GB2312"/>
          <w:color w:val="auto"/>
          <w:spacing w:val="-3"/>
          <w:sz w:val="28"/>
          <w:szCs w:val="28"/>
          <w:highlight w:val="none"/>
          <w:lang w:eastAsia="zh-CN"/>
        </w:rPr>
      </w:pPr>
    </w:p>
    <w:p w14:paraId="754DB771">
      <w:pPr>
        <w:spacing w:line="480" w:lineRule="auto"/>
        <w:ind w:left="4800" w:leftChars="2000" w:firstLine="0" w:firstLineChars="0"/>
        <w:jc w:val="right"/>
        <w:rPr>
          <w:color w:val="auto"/>
          <w:highlight w:val="none"/>
        </w:rPr>
      </w:pPr>
      <w:r>
        <w:rPr>
          <w:rFonts w:hint="eastAsia"/>
          <w:color w:val="auto"/>
          <w:highlight w:val="none"/>
          <w:lang w:eastAsia="zh-CN"/>
        </w:rPr>
        <w:t>XXX</w:t>
      </w:r>
      <w:r>
        <w:rPr>
          <w:rFonts w:hint="eastAsia"/>
          <w:color w:val="auto"/>
          <w:highlight w:val="none"/>
        </w:rPr>
        <w:t xml:space="preserve">有限公司 </w:t>
      </w:r>
    </w:p>
    <w:p w14:paraId="3C96D25B">
      <w:pPr>
        <w:spacing w:line="480" w:lineRule="auto"/>
        <w:ind w:left="4800" w:leftChars="2000" w:firstLine="0" w:firstLineChars="0"/>
        <w:jc w:val="right"/>
        <w:rPr>
          <w:color w:val="auto"/>
          <w:highlight w:val="none"/>
        </w:rPr>
      </w:pPr>
      <w:r>
        <w:rPr>
          <w:rFonts w:hint="eastAsia"/>
          <w:color w:val="auto"/>
          <w:highlight w:val="none"/>
        </w:rPr>
        <w:t>20</w:t>
      </w:r>
      <w:r>
        <w:rPr>
          <w:rFonts w:hint="eastAsia"/>
          <w:color w:val="auto"/>
          <w:highlight w:val="none"/>
          <w:lang w:eastAsia="zh-CN"/>
        </w:rPr>
        <w:t>XX</w:t>
      </w:r>
      <w:r>
        <w:rPr>
          <w:rFonts w:hint="eastAsia"/>
          <w:color w:val="auto"/>
          <w:highlight w:val="none"/>
        </w:rPr>
        <w:t xml:space="preserve"> 年 </w:t>
      </w:r>
      <w:r>
        <w:rPr>
          <w:rFonts w:hint="eastAsia"/>
          <w:color w:val="auto"/>
          <w:highlight w:val="none"/>
          <w:lang w:eastAsia="zh-CN"/>
        </w:rPr>
        <w:t>X</w:t>
      </w:r>
      <w:r>
        <w:rPr>
          <w:rFonts w:hint="eastAsia"/>
          <w:color w:val="auto"/>
          <w:highlight w:val="none"/>
        </w:rPr>
        <w:t xml:space="preserve"> 月 </w:t>
      </w:r>
      <w:r>
        <w:rPr>
          <w:rFonts w:hint="eastAsia"/>
          <w:color w:val="auto"/>
          <w:highlight w:val="none"/>
          <w:lang w:eastAsia="zh-CN"/>
        </w:rPr>
        <w:t>X</w:t>
      </w:r>
      <w:r>
        <w:rPr>
          <w:rFonts w:hint="eastAsia"/>
          <w:color w:val="auto"/>
          <w:highlight w:val="none"/>
        </w:rPr>
        <w:t xml:space="preserve"> 日</w:t>
      </w:r>
      <w:bookmarkEnd w:id="188"/>
      <w:bookmarkEnd w:id="189"/>
    </w:p>
    <w:p w14:paraId="07749754">
      <w:pPr>
        <w:ind w:firstLine="480"/>
        <w:rPr>
          <w:color w:val="auto"/>
          <w:highlight w:val="none"/>
        </w:rPr>
      </w:pPr>
      <w:r>
        <w:rPr>
          <w:rFonts w:hint="eastAsia"/>
          <w:color w:val="auto"/>
          <w:highlight w:val="none"/>
        </w:rPr>
        <w:br w:type="page"/>
      </w:r>
    </w:p>
    <w:p w14:paraId="2C754DA5">
      <w:pPr>
        <w:ind w:firstLine="0" w:firstLineChars="0"/>
        <w:jc w:val="right"/>
        <w:rPr>
          <w:color w:val="auto"/>
          <w:highlight w:val="none"/>
        </w:rPr>
      </w:pPr>
    </w:p>
    <w:p w14:paraId="1EA798B0">
      <w:pPr>
        <w:pStyle w:val="4"/>
        <w:ind w:firstLine="241"/>
        <w:rPr>
          <w:rFonts w:hint="eastAsia"/>
          <w:color w:val="auto"/>
          <w:highlight w:val="none"/>
          <w:lang w:eastAsia="zh-CN"/>
        </w:rPr>
      </w:pPr>
      <w:bookmarkStart w:id="1785" w:name="_Toc13349"/>
      <w:bookmarkStart w:id="1786" w:name="_Toc12084"/>
      <w:bookmarkStart w:id="1787" w:name="_Toc30011"/>
      <w:bookmarkStart w:id="1788" w:name="_Toc21766"/>
      <w:bookmarkStart w:id="1789" w:name="_Toc15343"/>
      <w:bookmarkStart w:id="1790" w:name="_Toc28856"/>
      <w:bookmarkStart w:id="1791" w:name="_Toc192580248"/>
      <w:bookmarkStart w:id="1792" w:name="_Toc24797"/>
      <w:bookmarkStart w:id="1793" w:name="_Toc23360"/>
      <w:bookmarkStart w:id="1794" w:name="_Toc16480"/>
      <w:bookmarkStart w:id="1795" w:name="_Toc3054"/>
      <w:bookmarkStart w:id="1796" w:name="_Toc3217"/>
      <w:bookmarkStart w:id="1797" w:name="_Toc19786"/>
      <w:bookmarkStart w:id="1798" w:name="_Toc27614"/>
      <w:bookmarkStart w:id="1799" w:name="_Toc13072"/>
      <w:bookmarkStart w:id="1800" w:name="_Toc20950"/>
      <w:bookmarkStart w:id="1801" w:name="_Toc23805"/>
      <w:bookmarkStart w:id="1802" w:name="_Toc26097"/>
      <w:bookmarkStart w:id="1803" w:name="_Toc20538"/>
      <w:r>
        <w:rPr>
          <w:rFonts w:hint="eastAsia"/>
          <w:color w:val="auto"/>
          <w:highlight w:val="none"/>
          <w:lang w:eastAsia="zh-CN"/>
        </w:rPr>
        <w:t>表4.3-7 结算资料催报函</w:t>
      </w:r>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p>
    <w:p w14:paraId="5E59EDD9">
      <w:pPr>
        <w:spacing w:line="480" w:lineRule="auto"/>
        <w:ind w:firstLine="643"/>
        <w:jc w:val="center"/>
        <w:rPr>
          <w:rFonts w:hint="eastAsia"/>
          <w:b/>
          <w:bCs/>
          <w:color w:val="auto"/>
          <w:sz w:val="32"/>
          <w:szCs w:val="32"/>
          <w:highlight w:val="none"/>
          <w:lang w:eastAsia="zh-CN"/>
        </w:rPr>
      </w:pPr>
      <w:r>
        <w:rPr>
          <w:rFonts w:hint="eastAsia"/>
          <w:b/>
          <w:bCs/>
          <w:color w:val="auto"/>
          <w:sz w:val="32"/>
          <w:szCs w:val="32"/>
          <w:highlight w:val="none"/>
          <w:lang w:eastAsia="zh-CN"/>
        </w:rPr>
        <w:t>项目结算资料催报函</w:t>
      </w:r>
    </w:p>
    <w:p w14:paraId="739C9FA9">
      <w:pPr>
        <w:pStyle w:val="5"/>
        <w:spacing w:line="480" w:lineRule="auto"/>
        <w:ind w:firstLine="480"/>
        <w:jc w:val="left"/>
        <w:rPr>
          <w:rFonts w:hint="eastAsia" w:eastAsiaTheme="minorEastAsia"/>
          <w:b w:val="0"/>
          <w:bCs w:val="0"/>
          <w:color w:val="auto"/>
          <w:sz w:val="24"/>
          <w:szCs w:val="32"/>
          <w:highlight w:val="none"/>
          <w:lang w:eastAsia="zh-CN"/>
        </w:rPr>
      </w:pPr>
      <w:r>
        <w:rPr>
          <w:rFonts w:hint="eastAsia" w:eastAsiaTheme="minorEastAsia"/>
          <w:b w:val="0"/>
          <w:bCs w:val="0"/>
          <w:color w:val="auto"/>
          <w:sz w:val="24"/>
          <w:highlight w:val="none"/>
          <w:lang w:eastAsia="zh-CN"/>
        </w:rPr>
        <w:t>XXXXXXX</w:t>
      </w:r>
      <w:r>
        <w:rPr>
          <w:rFonts w:hint="eastAsia" w:eastAsiaTheme="minorEastAsia"/>
          <w:b w:val="0"/>
          <w:bCs w:val="0"/>
          <w:color w:val="auto"/>
          <w:sz w:val="24"/>
          <w:szCs w:val="32"/>
          <w:highlight w:val="none"/>
          <w:lang w:eastAsia="zh-CN"/>
        </w:rPr>
        <w:t>公司：</w:t>
      </w:r>
    </w:p>
    <w:p w14:paraId="549D7D02">
      <w:pPr>
        <w:pStyle w:val="5"/>
        <w:spacing w:line="480" w:lineRule="auto"/>
        <w:ind w:firstLine="480"/>
        <w:jc w:val="center"/>
        <w:rPr>
          <w:rFonts w:eastAsiaTheme="minorEastAsia"/>
          <w:b w:val="0"/>
          <w:bCs w:val="0"/>
          <w:color w:val="auto"/>
          <w:sz w:val="24"/>
          <w:szCs w:val="32"/>
          <w:highlight w:val="none"/>
          <w:lang w:eastAsia="zh-CN"/>
        </w:rPr>
      </w:pPr>
    </w:p>
    <w:p w14:paraId="09F4D251">
      <w:pPr>
        <w:pStyle w:val="5"/>
        <w:spacing w:line="480" w:lineRule="auto"/>
        <w:ind w:firstLine="480"/>
        <w:jc w:val="center"/>
        <w:rPr>
          <w:rFonts w:hint="eastAsia" w:eastAsiaTheme="minorEastAsia"/>
          <w:b w:val="0"/>
          <w:bCs w:val="0"/>
          <w:color w:val="auto"/>
          <w:sz w:val="24"/>
          <w:szCs w:val="32"/>
          <w:highlight w:val="none"/>
          <w:lang w:eastAsia="zh-CN"/>
        </w:rPr>
      </w:pPr>
      <w:r>
        <w:rPr>
          <w:rFonts w:hint="eastAsia" w:eastAsiaTheme="minorEastAsia"/>
          <w:b w:val="0"/>
          <w:bCs w:val="0"/>
          <w:color w:val="auto"/>
          <w:sz w:val="24"/>
          <w:szCs w:val="32"/>
          <w:highlight w:val="none"/>
          <w:lang w:eastAsia="zh-CN"/>
        </w:rPr>
        <w:t>根据你公司与我中心于【   】年【   】月【   】日签订的编号为【       】的《建设工程施工合同》（“施工合同”）， 你公司作为承包人负责承建【】工程（“工程”），该工程已于【   】年【   】月【   】日 取得竣工备案证书，但截至目前，你公司尚未就施工合同项下工程款结算事宜与我中心进行对接，工程结算资料尚未报送。</w:t>
      </w:r>
    </w:p>
    <w:p w14:paraId="798BF4CF">
      <w:pPr>
        <w:pStyle w:val="5"/>
        <w:spacing w:line="480" w:lineRule="auto"/>
        <w:ind w:firstLine="480"/>
        <w:jc w:val="center"/>
        <w:rPr>
          <w:rFonts w:hint="eastAsia" w:eastAsiaTheme="minorEastAsia"/>
          <w:b w:val="0"/>
          <w:bCs w:val="0"/>
          <w:color w:val="auto"/>
          <w:sz w:val="24"/>
          <w:szCs w:val="32"/>
          <w:highlight w:val="none"/>
          <w:lang w:eastAsia="zh-CN"/>
        </w:rPr>
      </w:pPr>
      <w:r>
        <w:rPr>
          <w:rFonts w:hint="eastAsia" w:eastAsiaTheme="minorEastAsia"/>
          <w:b w:val="0"/>
          <w:bCs w:val="0"/>
          <w:color w:val="auto"/>
          <w:sz w:val="24"/>
          <w:szCs w:val="32"/>
          <w:highlight w:val="none"/>
          <w:lang w:eastAsia="zh-CN"/>
        </w:rPr>
        <w:t>为此我中心现催请你公司自接到本函之日起十个工作日内，派相关人员报送相关结算资料，如在上述期限内未得到你公司的回应，将视为你公司自愿放弃施工合同下项目的结算，由此产生的一切后果由你公司承担。</w:t>
      </w:r>
    </w:p>
    <w:p w14:paraId="1514BB1F">
      <w:pPr>
        <w:pStyle w:val="5"/>
        <w:spacing w:line="480" w:lineRule="auto"/>
        <w:ind w:firstLine="480"/>
        <w:jc w:val="center"/>
        <w:rPr>
          <w:rFonts w:hint="eastAsia" w:eastAsiaTheme="minorEastAsia"/>
          <w:b w:val="0"/>
          <w:bCs w:val="0"/>
          <w:color w:val="auto"/>
          <w:sz w:val="24"/>
          <w:szCs w:val="32"/>
          <w:highlight w:val="none"/>
          <w:lang w:eastAsia="zh-CN"/>
        </w:rPr>
      </w:pPr>
      <w:r>
        <w:rPr>
          <w:rFonts w:hint="eastAsia" w:eastAsiaTheme="minorEastAsia"/>
          <w:b w:val="0"/>
          <w:bCs w:val="0"/>
          <w:color w:val="auto"/>
          <w:sz w:val="24"/>
          <w:szCs w:val="32"/>
          <w:highlight w:val="none"/>
          <w:lang w:eastAsia="zh-CN"/>
        </w:rPr>
        <w:t>特此通知。</w:t>
      </w:r>
    </w:p>
    <w:p w14:paraId="3C38E77F">
      <w:pPr>
        <w:pStyle w:val="5"/>
        <w:spacing w:line="480" w:lineRule="auto"/>
        <w:ind w:firstLine="480"/>
        <w:jc w:val="center"/>
        <w:rPr>
          <w:rFonts w:eastAsiaTheme="minorEastAsia"/>
          <w:b/>
          <w:bCs/>
          <w:color w:val="auto"/>
          <w:sz w:val="24"/>
          <w:szCs w:val="32"/>
          <w:highlight w:val="none"/>
          <w:lang w:eastAsia="zh-CN"/>
        </w:rPr>
      </w:pPr>
    </w:p>
    <w:p w14:paraId="31AC1211">
      <w:pPr>
        <w:pStyle w:val="5"/>
        <w:spacing w:line="480" w:lineRule="auto"/>
        <w:ind w:firstLine="480"/>
        <w:jc w:val="center"/>
        <w:rPr>
          <w:rFonts w:eastAsiaTheme="minorEastAsia"/>
          <w:b/>
          <w:bCs/>
          <w:color w:val="auto"/>
          <w:sz w:val="24"/>
          <w:szCs w:val="32"/>
          <w:highlight w:val="none"/>
          <w:lang w:eastAsia="zh-CN"/>
        </w:rPr>
      </w:pPr>
    </w:p>
    <w:p w14:paraId="0176247B">
      <w:pPr>
        <w:pStyle w:val="5"/>
        <w:spacing w:line="480" w:lineRule="auto"/>
        <w:ind w:firstLine="480"/>
        <w:jc w:val="center"/>
        <w:rPr>
          <w:rFonts w:eastAsiaTheme="minorEastAsia"/>
          <w:b/>
          <w:bCs/>
          <w:color w:val="auto"/>
          <w:sz w:val="24"/>
          <w:szCs w:val="32"/>
          <w:highlight w:val="none"/>
          <w:lang w:eastAsia="zh-CN"/>
        </w:rPr>
      </w:pPr>
    </w:p>
    <w:p w14:paraId="76FA96CE">
      <w:pPr>
        <w:pStyle w:val="5"/>
        <w:spacing w:line="480" w:lineRule="auto"/>
        <w:ind w:left="4800" w:leftChars="2000" w:firstLine="0" w:firstLineChars="0"/>
        <w:jc w:val="right"/>
        <w:rPr>
          <w:rFonts w:eastAsiaTheme="minorEastAsia"/>
          <w:b w:val="0"/>
          <w:bCs w:val="0"/>
          <w:color w:val="auto"/>
          <w:sz w:val="24"/>
          <w:szCs w:val="32"/>
          <w:highlight w:val="none"/>
          <w:lang w:eastAsia="zh-CN"/>
        </w:rPr>
      </w:pPr>
      <w:r>
        <w:rPr>
          <w:rFonts w:hint="eastAsia" w:eastAsiaTheme="minorEastAsia"/>
          <w:b w:val="0"/>
          <w:bCs w:val="0"/>
          <w:color w:val="auto"/>
          <w:sz w:val="24"/>
          <w:szCs w:val="32"/>
          <w:highlight w:val="none"/>
          <w:lang w:eastAsia="zh-CN"/>
        </w:rPr>
        <w:t>北京经济技术开发区土地储备与建设服务中心</w:t>
      </w:r>
    </w:p>
    <w:p w14:paraId="053BF942">
      <w:pPr>
        <w:pStyle w:val="5"/>
        <w:spacing w:line="480" w:lineRule="auto"/>
        <w:ind w:left="4800" w:leftChars="2000" w:firstLine="0" w:firstLineChars="0"/>
        <w:jc w:val="right"/>
        <w:rPr>
          <w:rFonts w:hint="eastAsia" w:eastAsiaTheme="minorEastAsia"/>
          <w:b w:val="0"/>
          <w:bCs w:val="0"/>
          <w:color w:val="auto"/>
          <w:sz w:val="24"/>
          <w:szCs w:val="32"/>
          <w:highlight w:val="none"/>
          <w:lang w:eastAsia="zh-CN"/>
        </w:rPr>
      </w:pPr>
      <w:r>
        <w:rPr>
          <w:rFonts w:hint="eastAsia" w:eastAsiaTheme="minorEastAsia"/>
          <w:b w:val="0"/>
          <w:bCs w:val="0"/>
          <w:color w:val="auto"/>
          <w:sz w:val="24"/>
          <w:szCs w:val="32"/>
          <w:highlight w:val="none"/>
          <w:lang w:eastAsia="zh-CN"/>
        </w:rPr>
        <w:t xml:space="preserve">    年    月    日</w:t>
      </w:r>
    </w:p>
    <w:p w14:paraId="7A08A022">
      <w:pPr>
        <w:pStyle w:val="5"/>
        <w:ind w:firstLine="420"/>
        <w:rPr>
          <w:rFonts w:hint="eastAsia" w:eastAsiaTheme="minorEastAsia"/>
          <w:color w:val="auto"/>
          <w:highlight w:val="none"/>
          <w:lang w:eastAsia="zh-CN"/>
        </w:rPr>
      </w:pPr>
    </w:p>
    <w:p w14:paraId="2C463067">
      <w:pPr>
        <w:pStyle w:val="5"/>
        <w:ind w:firstLine="420"/>
        <w:rPr>
          <w:rFonts w:hint="eastAsia" w:eastAsiaTheme="minorEastAsia"/>
          <w:color w:val="auto"/>
          <w:highlight w:val="none"/>
          <w:lang w:eastAsia="zh-CN"/>
        </w:rPr>
      </w:pPr>
    </w:p>
    <w:p w14:paraId="7B68419C">
      <w:pPr>
        <w:pStyle w:val="5"/>
        <w:ind w:firstLine="420"/>
        <w:rPr>
          <w:rFonts w:hint="eastAsia" w:eastAsiaTheme="minorEastAsia"/>
          <w:color w:val="auto"/>
          <w:highlight w:val="none"/>
          <w:lang w:eastAsia="zh-CN"/>
        </w:rPr>
      </w:pPr>
    </w:p>
    <w:p w14:paraId="3ED7FCBE">
      <w:pPr>
        <w:pStyle w:val="5"/>
        <w:ind w:firstLine="420"/>
        <w:rPr>
          <w:rFonts w:hint="eastAsia" w:eastAsiaTheme="minorEastAsia"/>
          <w:color w:val="auto"/>
          <w:highlight w:val="none"/>
          <w:lang w:eastAsia="zh-CN"/>
        </w:rPr>
      </w:pPr>
    </w:p>
    <w:p w14:paraId="7401F0CB">
      <w:pPr>
        <w:pStyle w:val="5"/>
        <w:ind w:firstLine="420"/>
        <w:rPr>
          <w:rFonts w:hint="eastAsia" w:eastAsiaTheme="minorEastAsia"/>
          <w:color w:val="auto"/>
          <w:highlight w:val="none"/>
          <w:lang w:eastAsia="zh-CN"/>
        </w:rPr>
      </w:pPr>
    </w:p>
    <w:p w14:paraId="0B9997A0">
      <w:pPr>
        <w:pStyle w:val="5"/>
        <w:ind w:firstLine="0" w:firstLineChars="0"/>
        <w:rPr>
          <w:rFonts w:hint="eastAsia" w:eastAsiaTheme="minorEastAsia"/>
          <w:color w:val="auto"/>
          <w:highlight w:val="none"/>
          <w:lang w:eastAsia="zh-CN"/>
        </w:rPr>
      </w:pPr>
    </w:p>
    <w:p w14:paraId="7553E41E">
      <w:pPr>
        <w:pStyle w:val="4"/>
        <w:ind w:firstLine="241"/>
        <w:rPr>
          <w:rFonts w:hint="eastAsia"/>
          <w:color w:val="auto"/>
          <w:highlight w:val="none"/>
          <w:lang w:eastAsia="zh-CN"/>
        </w:rPr>
      </w:pPr>
      <w:bookmarkStart w:id="1804" w:name="_Toc9063"/>
      <w:bookmarkStart w:id="1805" w:name="_Toc15621"/>
      <w:bookmarkStart w:id="1806" w:name="_Toc26385"/>
      <w:bookmarkStart w:id="1807" w:name="_Toc9555"/>
      <w:bookmarkStart w:id="1808" w:name="_Toc18929"/>
      <w:bookmarkStart w:id="1809" w:name="_Toc10128"/>
      <w:bookmarkStart w:id="1810" w:name="_Toc16044"/>
      <w:bookmarkStart w:id="1811" w:name="_Toc10301"/>
      <w:bookmarkStart w:id="1812" w:name="_Toc19241"/>
      <w:bookmarkStart w:id="1813" w:name="_Toc9986"/>
      <w:bookmarkStart w:id="1814" w:name="_Toc11378"/>
      <w:bookmarkStart w:id="1815" w:name="_Toc19154"/>
      <w:bookmarkStart w:id="1816" w:name="_Toc26182"/>
      <w:bookmarkStart w:id="1817" w:name="_Toc14381"/>
      <w:bookmarkStart w:id="1818" w:name="_Toc27512"/>
      <w:bookmarkStart w:id="1819" w:name="_Toc192580249"/>
      <w:bookmarkStart w:id="1820" w:name="_Toc3565"/>
      <w:bookmarkStart w:id="1821" w:name="_Toc26043"/>
      <w:bookmarkStart w:id="1822" w:name="_Toc3969"/>
      <w:r>
        <w:rPr>
          <w:rFonts w:hint="eastAsia" w:eastAsia="宋体"/>
          <w:color w:val="auto"/>
          <w:highlight w:val="none"/>
          <w:lang w:eastAsia="zh-CN"/>
        </w:rPr>
        <w:t>表4.3-8</w:t>
      </w:r>
      <w:r>
        <w:rPr>
          <w:rFonts w:hint="eastAsia"/>
          <w:color w:val="auto"/>
          <w:highlight w:val="none"/>
          <w:lang w:eastAsia="zh-CN"/>
        </w:rPr>
        <w:t xml:space="preserve"> 结算资料催报函回执</w:t>
      </w:r>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p>
    <w:p w14:paraId="256B3D40">
      <w:pPr>
        <w:spacing w:line="480" w:lineRule="auto"/>
        <w:ind w:firstLine="643"/>
        <w:jc w:val="center"/>
        <w:rPr>
          <w:rFonts w:hint="eastAsia" w:eastAsiaTheme="minorEastAsia"/>
          <w:b/>
          <w:bCs/>
          <w:color w:val="auto"/>
          <w:sz w:val="32"/>
          <w:szCs w:val="32"/>
          <w:highlight w:val="none"/>
          <w:lang w:eastAsia="zh-CN"/>
        </w:rPr>
      </w:pPr>
      <w:r>
        <w:rPr>
          <w:rFonts w:hint="eastAsia" w:eastAsiaTheme="minorEastAsia"/>
          <w:b/>
          <w:bCs/>
          <w:color w:val="auto"/>
          <w:sz w:val="32"/>
          <w:szCs w:val="32"/>
          <w:highlight w:val="none"/>
          <w:lang w:eastAsia="zh-CN"/>
        </w:rPr>
        <w:t>项目结算资料催报函回执</w:t>
      </w:r>
    </w:p>
    <w:p w14:paraId="718818A9">
      <w:pPr>
        <w:pStyle w:val="5"/>
        <w:ind w:firstLine="480"/>
        <w:rPr>
          <w:rFonts w:asciiTheme="minorEastAsia" w:hAnsiTheme="minorEastAsia" w:eastAsiaTheme="minorEastAsia"/>
          <w:color w:val="auto"/>
          <w:sz w:val="24"/>
          <w:highlight w:val="none"/>
          <w:lang w:eastAsia="zh-CN"/>
        </w:rPr>
      </w:pPr>
    </w:p>
    <w:p w14:paraId="1C3ECBA3">
      <w:pPr>
        <w:pStyle w:val="5"/>
        <w:ind w:firstLine="480"/>
        <w:rPr>
          <w:rFonts w:hint="eastAsia" w:asciiTheme="minorEastAsia" w:hAnsiTheme="minorEastAsia" w:eastAsiaTheme="minorEastAsia"/>
          <w:color w:val="auto"/>
          <w:sz w:val="24"/>
          <w:highlight w:val="none"/>
          <w:lang w:eastAsia="zh-CN"/>
        </w:rPr>
      </w:pPr>
      <w:r>
        <w:rPr>
          <w:rFonts w:hint="eastAsia" w:asciiTheme="minorEastAsia" w:hAnsiTheme="minorEastAsia" w:eastAsiaTheme="minorEastAsia"/>
          <w:color w:val="auto"/>
          <w:sz w:val="24"/>
          <w:highlight w:val="none"/>
          <w:lang w:eastAsia="zh-CN"/>
        </w:rPr>
        <w:t>北京经济技术开发区土地储备与建设服务中心：</w:t>
      </w:r>
    </w:p>
    <w:p w14:paraId="607F5EB2">
      <w:pPr>
        <w:pStyle w:val="5"/>
        <w:ind w:firstLine="480"/>
        <w:rPr>
          <w:rFonts w:hint="eastAsia" w:asciiTheme="minorEastAsia" w:hAnsiTheme="minorEastAsia" w:eastAsiaTheme="minorEastAsia"/>
          <w:color w:val="auto"/>
          <w:sz w:val="24"/>
          <w:highlight w:val="none"/>
          <w:lang w:eastAsia="zh-CN"/>
        </w:rPr>
      </w:pPr>
      <w:r>
        <w:rPr>
          <w:rFonts w:hint="eastAsia" w:asciiTheme="minorEastAsia" w:hAnsiTheme="minorEastAsia" w:eastAsiaTheme="minorEastAsia"/>
          <w:color w:val="auto"/>
          <w:sz w:val="24"/>
          <w:highlight w:val="none"/>
          <w:lang w:eastAsia="zh-CN"/>
        </w:rPr>
        <w:t>贵中心于【】年【】月【】日向我公司发送的《项目结算资料催报函》已收悉，我公司承诺于本回执出具之日起十个工作日内派相关人员与贵中心联系并报送相关结算资料。如我公司未能在上述期限内报送结算资料，我公司同意自愿放弃《项目结算资料催报函》所述《建设工程施工合同》项下的结算，并自行承担由此导致的全部不利后果。</w:t>
      </w:r>
    </w:p>
    <w:p w14:paraId="2B8FF9B6">
      <w:pPr>
        <w:pStyle w:val="5"/>
        <w:ind w:firstLine="480"/>
        <w:rPr>
          <w:rFonts w:hint="eastAsia" w:asciiTheme="minorEastAsia" w:hAnsiTheme="minorEastAsia" w:eastAsiaTheme="minorEastAsia"/>
          <w:color w:val="auto"/>
          <w:sz w:val="24"/>
          <w:highlight w:val="none"/>
          <w:lang w:eastAsia="zh-CN"/>
        </w:rPr>
      </w:pPr>
      <w:r>
        <w:rPr>
          <w:rFonts w:hint="eastAsia" w:asciiTheme="minorEastAsia" w:hAnsiTheme="minorEastAsia" w:eastAsiaTheme="minorEastAsia"/>
          <w:color w:val="auto"/>
          <w:sz w:val="24"/>
          <w:highlight w:val="none"/>
          <w:lang w:eastAsia="zh-CN"/>
        </w:rPr>
        <w:t>特此回复。</w:t>
      </w:r>
    </w:p>
    <w:p w14:paraId="5DE31459">
      <w:pPr>
        <w:pStyle w:val="5"/>
        <w:ind w:firstLine="480"/>
        <w:rPr>
          <w:rFonts w:asciiTheme="minorEastAsia" w:hAnsiTheme="minorEastAsia" w:eastAsiaTheme="minorEastAsia"/>
          <w:color w:val="auto"/>
          <w:sz w:val="24"/>
          <w:highlight w:val="none"/>
          <w:lang w:eastAsia="zh-CN"/>
        </w:rPr>
      </w:pPr>
    </w:p>
    <w:p w14:paraId="69C1C435">
      <w:pPr>
        <w:pStyle w:val="5"/>
        <w:ind w:firstLine="480"/>
        <w:jc w:val="right"/>
        <w:rPr>
          <w:rFonts w:hint="eastAsia" w:asciiTheme="minorEastAsia" w:hAnsiTheme="minorEastAsia" w:eastAsiaTheme="minorEastAsia"/>
          <w:color w:val="auto"/>
          <w:sz w:val="24"/>
          <w:highlight w:val="none"/>
          <w:lang w:eastAsia="zh-CN"/>
        </w:rPr>
      </w:pPr>
      <w:r>
        <w:rPr>
          <w:rFonts w:hint="eastAsia" w:asciiTheme="minorEastAsia" w:hAnsiTheme="minorEastAsia" w:eastAsiaTheme="minorEastAsia"/>
          <w:color w:val="auto"/>
          <w:sz w:val="24"/>
          <w:highlight w:val="none"/>
          <w:lang w:eastAsia="zh-CN"/>
        </w:rPr>
        <w:t>【】有限公司</w:t>
      </w:r>
    </w:p>
    <w:p w14:paraId="2851464F">
      <w:pPr>
        <w:pStyle w:val="5"/>
        <w:ind w:firstLine="480"/>
        <w:jc w:val="right"/>
        <w:rPr>
          <w:rFonts w:hint="eastAsia" w:asciiTheme="minorEastAsia" w:hAnsiTheme="minorEastAsia" w:eastAsiaTheme="minorEastAsia"/>
          <w:color w:val="auto"/>
          <w:sz w:val="24"/>
          <w:highlight w:val="none"/>
          <w:lang w:eastAsia="zh-CN"/>
        </w:rPr>
      </w:pPr>
      <w:r>
        <w:rPr>
          <w:rFonts w:hint="eastAsia" w:asciiTheme="minorEastAsia" w:hAnsiTheme="minorEastAsia" w:eastAsiaTheme="minorEastAsia"/>
          <w:color w:val="auto"/>
          <w:sz w:val="24"/>
          <w:highlight w:val="none"/>
          <w:lang w:eastAsia="zh-CN"/>
        </w:rPr>
        <w:t xml:space="preserve">    年    月    日</w:t>
      </w:r>
    </w:p>
    <w:p w14:paraId="78AD02E7">
      <w:pPr>
        <w:pStyle w:val="5"/>
        <w:ind w:firstLine="480"/>
        <w:jc w:val="right"/>
        <w:rPr>
          <w:rFonts w:hint="eastAsia" w:eastAsiaTheme="minorEastAsia"/>
          <w:color w:val="auto"/>
          <w:sz w:val="24"/>
          <w:highlight w:val="none"/>
          <w:lang w:eastAsia="zh-CN"/>
        </w:rPr>
      </w:pPr>
    </w:p>
    <w:p w14:paraId="23F25743">
      <w:pPr>
        <w:pStyle w:val="5"/>
        <w:ind w:firstLine="480"/>
        <w:jc w:val="right"/>
        <w:rPr>
          <w:rFonts w:hint="eastAsia" w:eastAsiaTheme="minorEastAsia"/>
          <w:color w:val="auto"/>
          <w:sz w:val="24"/>
          <w:highlight w:val="none"/>
          <w:lang w:eastAsia="zh-CN"/>
        </w:rPr>
      </w:pPr>
    </w:p>
    <w:p w14:paraId="20520830">
      <w:pPr>
        <w:pStyle w:val="5"/>
        <w:ind w:firstLine="480"/>
        <w:jc w:val="right"/>
        <w:rPr>
          <w:rFonts w:hint="eastAsia" w:eastAsiaTheme="minorEastAsia"/>
          <w:color w:val="auto"/>
          <w:sz w:val="24"/>
          <w:highlight w:val="none"/>
          <w:lang w:eastAsia="zh-CN"/>
        </w:rPr>
      </w:pPr>
    </w:p>
    <w:p w14:paraId="460CA7B0">
      <w:pPr>
        <w:pStyle w:val="5"/>
        <w:ind w:firstLine="480"/>
        <w:jc w:val="right"/>
        <w:rPr>
          <w:rFonts w:hint="eastAsia" w:eastAsiaTheme="minorEastAsia"/>
          <w:color w:val="auto"/>
          <w:sz w:val="24"/>
          <w:highlight w:val="none"/>
          <w:lang w:eastAsia="zh-CN"/>
        </w:rPr>
      </w:pPr>
    </w:p>
    <w:p w14:paraId="0AA7643B">
      <w:pPr>
        <w:pStyle w:val="5"/>
        <w:ind w:firstLine="480"/>
        <w:jc w:val="right"/>
        <w:rPr>
          <w:rFonts w:hint="eastAsia" w:eastAsiaTheme="minorEastAsia"/>
          <w:color w:val="auto"/>
          <w:sz w:val="24"/>
          <w:highlight w:val="none"/>
          <w:lang w:eastAsia="zh-CN"/>
        </w:rPr>
      </w:pPr>
    </w:p>
    <w:p w14:paraId="3CC5820D">
      <w:pPr>
        <w:pStyle w:val="5"/>
        <w:ind w:firstLine="480"/>
        <w:jc w:val="right"/>
        <w:rPr>
          <w:rFonts w:hint="eastAsia" w:eastAsiaTheme="minorEastAsia"/>
          <w:color w:val="auto"/>
          <w:sz w:val="24"/>
          <w:highlight w:val="none"/>
          <w:lang w:eastAsia="zh-CN"/>
        </w:rPr>
      </w:pPr>
    </w:p>
    <w:p w14:paraId="472955AF">
      <w:pPr>
        <w:pStyle w:val="5"/>
        <w:ind w:firstLine="480"/>
        <w:jc w:val="right"/>
        <w:rPr>
          <w:rFonts w:hint="eastAsia" w:eastAsiaTheme="minorEastAsia"/>
          <w:color w:val="auto"/>
          <w:sz w:val="24"/>
          <w:highlight w:val="none"/>
          <w:lang w:eastAsia="zh-CN"/>
        </w:rPr>
      </w:pPr>
    </w:p>
    <w:p w14:paraId="184B8896">
      <w:pPr>
        <w:pStyle w:val="5"/>
        <w:ind w:firstLine="480"/>
        <w:jc w:val="right"/>
        <w:rPr>
          <w:rFonts w:hint="eastAsia" w:eastAsiaTheme="minorEastAsia"/>
          <w:color w:val="auto"/>
          <w:sz w:val="24"/>
          <w:highlight w:val="none"/>
          <w:lang w:eastAsia="zh-CN"/>
        </w:rPr>
      </w:pPr>
    </w:p>
    <w:p w14:paraId="221DC0E0">
      <w:pPr>
        <w:pStyle w:val="5"/>
        <w:ind w:firstLine="480"/>
        <w:jc w:val="right"/>
        <w:rPr>
          <w:rFonts w:hint="eastAsia" w:eastAsiaTheme="minorEastAsia"/>
          <w:color w:val="auto"/>
          <w:sz w:val="24"/>
          <w:highlight w:val="none"/>
          <w:lang w:eastAsia="zh-CN"/>
        </w:rPr>
      </w:pPr>
    </w:p>
    <w:p w14:paraId="5D12F2C6">
      <w:pPr>
        <w:pStyle w:val="5"/>
        <w:ind w:firstLine="480"/>
        <w:jc w:val="right"/>
        <w:rPr>
          <w:rFonts w:hint="eastAsia" w:eastAsiaTheme="minorEastAsia"/>
          <w:color w:val="auto"/>
          <w:sz w:val="24"/>
          <w:highlight w:val="none"/>
          <w:lang w:eastAsia="zh-CN"/>
        </w:rPr>
      </w:pPr>
    </w:p>
    <w:p w14:paraId="54C48FD6">
      <w:pPr>
        <w:pStyle w:val="5"/>
        <w:ind w:firstLine="480"/>
        <w:jc w:val="right"/>
        <w:rPr>
          <w:rFonts w:hint="eastAsia" w:eastAsiaTheme="minorEastAsia"/>
          <w:color w:val="auto"/>
          <w:sz w:val="24"/>
          <w:highlight w:val="none"/>
          <w:lang w:eastAsia="zh-CN"/>
        </w:rPr>
      </w:pPr>
    </w:p>
    <w:p w14:paraId="08F6BA52">
      <w:pPr>
        <w:pStyle w:val="5"/>
        <w:ind w:firstLine="480"/>
        <w:jc w:val="right"/>
        <w:rPr>
          <w:rFonts w:hint="eastAsia" w:eastAsiaTheme="minorEastAsia"/>
          <w:color w:val="auto"/>
          <w:sz w:val="24"/>
          <w:highlight w:val="none"/>
          <w:lang w:eastAsia="zh-CN"/>
        </w:rPr>
      </w:pPr>
    </w:p>
    <w:p w14:paraId="3F0242A9">
      <w:pPr>
        <w:pStyle w:val="5"/>
        <w:ind w:firstLine="480"/>
        <w:jc w:val="right"/>
        <w:rPr>
          <w:rFonts w:hint="eastAsia" w:eastAsiaTheme="minorEastAsia"/>
          <w:color w:val="auto"/>
          <w:sz w:val="24"/>
          <w:highlight w:val="none"/>
          <w:lang w:eastAsia="zh-CN"/>
        </w:rPr>
      </w:pPr>
    </w:p>
    <w:p w14:paraId="219E39E3">
      <w:pPr>
        <w:pStyle w:val="5"/>
        <w:ind w:firstLine="480"/>
        <w:jc w:val="right"/>
        <w:rPr>
          <w:rFonts w:hint="eastAsia" w:eastAsiaTheme="minorEastAsia"/>
          <w:color w:val="auto"/>
          <w:sz w:val="24"/>
          <w:highlight w:val="none"/>
          <w:lang w:eastAsia="zh-CN"/>
        </w:rPr>
      </w:pPr>
    </w:p>
    <w:p w14:paraId="17398F00">
      <w:pPr>
        <w:pStyle w:val="5"/>
        <w:ind w:firstLine="480"/>
        <w:jc w:val="right"/>
        <w:rPr>
          <w:rFonts w:hint="eastAsia" w:eastAsiaTheme="minorEastAsia"/>
          <w:color w:val="auto"/>
          <w:sz w:val="24"/>
          <w:highlight w:val="none"/>
          <w:lang w:eastAsia="zh-CN"/>
        </w:rPr>
      </w:pPr>
    </w:p>
    <w:p w14:paraId="254CAF9E">
      <w:pPr>
        <w:pStyle w:val="5"/>
        <w:ind w:firstLine="480"/>
        <w:jc w:val="right"/>
        <w:rPr>
          <w:rFonts w:hint="eastAsia" w:eastAsiaTheme="minorEastAsia"/>
          <w:color w:val="auto"/>
          <w:sz w:val="24"/>
          <w:highlight w:val="none"/>
          <w:lang w:eastAsia="zh-CN"/>
        </w:rPr>
      </w:pPr>
    </w:p>
    <w:p w14:paraId="0F2C7526">
      <w:pPr>
        <w:pStyle w:val="5"/>
        <w:ind w:firstLine="480"/>
        <w:jc w:val="right"/>
        <w:rPr>
          <w:rFonts w:hint="eastAsia" w:eastAsiaTheme="minorEastAsia"/>
          <w:color w:val="auto"/>
          <w:sz w:val="24"/>
          <w:highlight w:val="none"/>
          <w:lang w:eastAsia="zh-CN"/>
        </w:rPr>
      </w:pPr>
    </w:p>
    <w:p w14:paraId="5AD0598F">
      <w:pPr>
        <w:pStyle w:val="4"/>
        <w:ind w:firstLine="241"/>
        <w:rPr>
          <w:color w:val="auto"/>
          <w:highlight w:val="none"/>
          <w:lang w:eastAsia="zh-CN"/>
        </w:rPr>
      </w:pPr>
      <w:bookmarkStart w:id="1823" w:name="_Toc7596"/>
      <w:bookmarkStart w:id="1824" w:name="_Toc270"/>
      <w:bookmarkStart w:id="1825" w:name="_Toc11366"/>
      <w:bookmarkStart w:id="1826" w:name="_Toc30394"/>
      <w:bookmarkStart w:id="1827" w:name="_Toc20939"/>
      <w:bookmarkStart w:id="1828" w:name="_Toc18062"/>
      <w:bookmarkStart w:id="1829" w:name="_Toc14382"/>
      <w:bookmarkStart w:id="1830" w:name="_Toc26310"/>
      <w:bookmarkStart w:id="1831" w:name="_Toc12341"/>
      <w:bookmarkStart w:id="1832" w:name="_Toc10850"/>
      <w:bookmarkStart w:id="1833" w:name="_Toc14635"/>
      <w:bookmarkStart w:id="1834" w:name="_Toc21170"/>
      <w:bookmarkStart w:id="1835" w:name="_Toc16782"/>
      <w:bookmarkStart w:id="1836" w:name="_Toc192580250"/>
      <w:bookmarkStart w:id="1837" w:name="_Toc28737"/>
      <w:bookmarkStart w:id="1838" w:name="_Toc29892"/>
      <w:bookmarkStart w:id="1839" w:name="_Toc15616"/>
      <w:bookmarkStart w:id="1840" w:name="_Toc22595"/>
      <w:bookmarkStart w:id="1841" w:name="_Toc15530"/>
      <w:r>
        <w:rPr>
          <w:rFonts w:hint="eastAsia"/>
          <w:color w:val="auto"/>
          <w:highlight w:val="none"/>
          <w:lang w:eastAsia="zh-CN"/>
        </w:rPr>
        <w:t>表4.3-9 竣工决算审核意见</w:t>
      </w:r>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p>
    <w:p w14:paraId="7F6584F3">
      <w:pPr>
        <w:snapToGrid/>
        <w:spacing w:line="240" w:lineRule="auto"/>
        <w:ind w:firstLine="0" w:firstLineChars="0"/>
        <w:jc w:val="center"/>
        <w:rPr>
          <w:rFonts w:ascii="宋体" w:hAnsi="宋体" w:cs="宋体"/>
          <w:b/>
          <w:bCs/>
          <w:color w:val="auto"/>
          <w:sz w:val="44"/>
          <w:szCs w:val="44"/>
          <w:highlight w:val="none"/>
          <w:lang w:eastAsia="zh-CN"/>
        </w:rPr>
      </w:pPr>
      <w:r>
        <w:rPr>
          <w:rFonts w:hint="eastAsia" w:ascii="宋体" w:hAnsi="宋体" w:cs="宋体"/>
          <w:b/>
          <w:bCs/>
          <w:color w:val="auto"/>
          <w:sz w:val="44"/>
          <w:szCs w:val="44"/>
          <w:highlight w:val="none"/>
          <w:lang w:eastAsia="zh-CN"/>
        </w:rPr>
        <w:t>XXXXX工程竣工决算审核意见</w:t>
      </w:r>
    </w:p>
    <w:p w14:paraId="2D5D6C13">
      <w:pPr>
        <w:pStyle w:val="5"/>
        <w:spacing w:line="241" w:lineRule="auto"/>
        <w:ind w:firstLine="420"/>
        <w:rPr>
          <w:color w:val="auto"/>
          <w:highlight w:val="none"/>
          <w:lang w:eastAsia="zh-CN"/>
        </w:rPr>
      </w:pPr>
    </w:p>
    <w:p w14:paraId="4EAE9ECE">
      <w:pPr>
        <w:numPr>
          <w:ilvl w:val="0"/>
          <w:numId w:val="104"/>
        </w:numPr>
        <w:ind w:firstLine="482"/>
        <w:rPr>
          <w:b/>
          <w:bCs/>
          <w:color w:val="auto"/>
          <w:highlight w:val="none"/>
        </w:rPr>
      </w:pPr>
      <w:r>
        <w:rPr>
          <w:rFonts w:hint="eastAsia"/>
          <w:b/>
          <w:bCs/>
          <w:color w:val="auto"/>
          <w:highlight w:val="none"/>
        </w:rPr>
        <w:t>项目概况</w:t>
      </w:r>
    </w:p>
    <w:p w14:paraId="4583FCF4">
      <w:pPr>
        <w:numPr>
          <w:ilvl w:val="1"/>
          <w:numId w:val="105"/>
        </w:numPr>
        <w:ind w:firstLine="480"/>
        <w:rPr>
          <w:color w:val="auto"/>
          <w:highlight w:val="none"/>
        </w:rPr>
      </w:pPr>
      <w:r>
        <w:rPr>
          <w:rFonts w:hint="eastAsia"/>
          <w:color w:val="auto"/>
          <w:highlight w:val="none"/>
        </w:rPr>
        <w:t>工程名称：XXX工程</w:t>
      </w:r>
    </w:p>
    <w:p w14:paraId="15E83FA4">
      <w:pPr>
        <w:numPr>
          <w:ilvl w:val="1"/>
          <w:numId w:val="105"/>
        </w:numPr>
        <w:ind w:firstLine="480"/>
        <w:rPr>
          <w:color w:val="auto"/>
          <w:highlight w:val="none"/>
        </w:rPr>
      </w:pPr>
      <w:r>
        <w:rPr>
          <w:rFonts w:hint="eastAsia"/>
          <w:color w:val="auto"/>
          <w:highlight w:val="none"/>
        </w:rPr>
        <w:t>建设单位：XXX</w:t>
      </w:r>
    </w:p>
    <w:p w14:paraId="2BD8D705">
      <w:pPr>
        <w:numPr>
          <w:ilvl w:val="1"/>
          <w:numId w:val="105"/>
        </w:numPr>
        <w:ind w:firstLine="480"/>
        <w:rPr>
          <w:color w:val="auto"/>
          <w:highlight w:val="none"/>
          <w:lang w:eastAsia="zh-CN"/>
        </w:rPr>
      </w:pPr>
      <w:r>
        <w:rPr>
          <w:rFonts w:hint="eastAsia"/>
          <w:color w:val="auto"/>
          <w:highlight w:val="none"/>
          <w:lang w:eastAsia="zh-CN"/>
        </w:rPr>
        <w:t>批复概算：XX万元（注明文号） | 决算申报金额：XX万元</w:t>
      </w:r>
    </w:p>
    <w:p w14:paraId="101175B0">
      <w:pPr>
        <w:numPr>
          <w:ilvl w:val="1"/>
          <w:numId w:val="105"/>
        </w:numPr>
        <w:ind w:firstLine="480"/>
        <w:rPr>
          <w:color w:val="auto"/>
          <w:highlight w:val="none"/>
          <w:lang w:eastAsia="zh-CN"/>
        </w:rPr>
      </w:pPr>
      <w:r>
        <w:rPr>
          <w:rFonts w:hint="eastAsia"/>
          <w:color w:val="auto"/>
          <w:highlight w:val="none"/>
          <w:lang w:eastAsia="zh-CN"/>
        </w:rPr>
        <w:t>资金来源：财政拨款</w:t>
      </w:r>
    </w:p>
    <w:p w14:paraId="657C1B34">
      <w:pPr>
        <w:numPr>
          <w:ilvl w:val="1"/>
          <w:numId w:val="105"/>
        </w:numPr>
        <w:ind w:firstLine="480"/>
        <w:rPr>
          <w:color w:val="auto"/>
          <w:highlight w:val="none"/>
        </w:rPr>
      </w:pPr>
      <w:r>
        <w:rPr>
          <w:rFonts w:hint="eastAsia"/>
          <w:color w:val="auto"/>
          <w:highlight w:val="none"/>
        </w:rPr>
        <w:t>审核单位：</w:t>
      </w:r>
    </w:p>
    <w:p w14:paraId="748589C2">
      <w:pPr>
        <w:numPr>
          <w:ilvl w:val="1"/>
          <w:numId w:val="105"/>
        </w:numPr>
        <w:ind w:firstLine="480"/>
        <w:rPr>
          <w:color w:val="auto"/>
          <w:highlight w:val="none"/>
          <w:lang w:eastAsia="zh-CN"/>
        </w:rPr>
      </w:pPr>
      <w:r>
        <w:rPr>
          <w:rFonts w:hint="eastAsia"/>
          <w:color w:val="auto"/>
          <w:highlight w:val="none"/>
          <w:lang w:eastAsia="zh-CN"/>
        </w:rPr>
        <w:t>审核日期：XXXX年XX月XX日</w:t>
      </w:r>
    </w:p>
    <w:p w14:paraId="61EC980B">
      <w:pPr>
        <w:numPr>
          <w:ilvl w:val="0"/>
          <w:numId w:val="104"/>
        </w:numPr>
        <w:ind w:firstLine="482"/>
        <w:rPr>
          <w:b/>
          <w:bCs/>
          <w:color w:val="auto"/>
          <w:highlight w:val="none"/>
        </w:rPr>
      </w:pPr>
      <w:r>
        <w:rPr>
          <w:rFonts w:hint="eastAsia"/>
          <w:b/>
          <w:bCs/>
          <w:color w:val="auto"/>
          <w:highlight w:val="none"/>
        </w:rPr>
        <w:t>审核依据</w:t>
      </w:r>
    </w:p>
    <w:p w14:paraId="4EB317B8">
      <w:pPr>
        <w:numPr>
          <w:ilvl w:val="1"/>
          <w:numId w:val="106"/>
        </w:numPr>
        <w:ind w:firstLine="480"/>
        <w:rPr>
          <w:color w:val="auto"/>
          <w:highlight w:val="none"/>
        </w:rPr>
      </w:pPr>
      <w:r>
        <w:rPr>
          <w:rFonts w:hint="eastAsia"/>
          <w:color w:val="auto"/>
          <w:highlight w:val="none"/>
          <w:lang w:eastAsia="zh-CN"/>
        </w:rPr>
        <w:t>依据的现行法律法规；</w:t>
      </w:r>
    </w:p>
    <w:p w14:paraId="5D172844">
      <w:pPr>
        <w:numPr>
          <w:ilvl w:val="1"/>
          <w:numId w:val="106"/>
        </w:numPr>
        <w:ind w:firstLine="480"/>
        <w:rPr>
          <w:color w:val="auto"/>
          <w:highlight w:val="none"/>
          <w:lang w:eastAsia="zh-CN"/>
        </w:rPr>
      </w:pPr>
      <w:r>
        <w:rPr>
          <w:rFonts w:hint="eastAsia"/>
          <w:color w:val="auto"/>
          <w:highlight w:val="none"/>
          <w:lang w:eastAsia="zh-CN"/>
        </w:rPr>
        <w:t>项目批复文件（可研、初设、概算批复等）；</w:t>
      </w:r>
    </w:p>
    <w:p w14:paraId="3B0AC51A">
      <w:pPr>
        <w:numPr>
          <w:ilvl w:val="1"/>
          <w:numId w:val="106"/>
        </w:numPr>
        <w:ind w:firstLine="480"/>
        <w:rPr>
          <w:color w:val="auto"/>
          <w:highlight w:val="none"/>
          <w:lang w:eastAsia="zh-CN"/>
        </w:rPr>
      </w:pPr>
      <w:r>
        <w:rPr>
          <w:rFonts w:hint="eastAsia"/>
          <w:color w:val="auto"/>
          <w:highlight w:val="none"/>
          <w:lang w:eastAsia="zh-CN"/>
        </w:rPr>
        <w:t>施工合同、招投标文件、竣工结算审核报告；</w:t>
      </w:r>
    </w:p>
    <w:p w14:paraId="6D3890ED">
      <w:pPr>
        <w:numPr>
          <w:ilvl w:val="1"/>
          <w:numId w:val="106"/>
        </w:numPr>
        <w:ind w:firstLine="480"/>
        <w:rPr>
          <w:color w:val="auto"/>
          <w:highlight w:val="none"/>
          <w:lang w:eastAsia="zh-CN"/>
        </w:rPr>
      </w:pPr>
      <w:r>
        <w:rPr>
          <w:rFonts w:hint="eastAsia"/>
          <w:color w:val="auto"/>
          <w:highlight w:val="none"/>
          <w:lang w:eastAsia="zh-CN"/>
        </w:rPr>
        <w:t>建设单位财务凭证及账簿。</w:t>
      </w:r>
    </w:p>
    <w:p w14:paraId="0BA5246C">
      <w:pPr>
        <w:ind w:firstLine="482"/>
        <w:rPr>
          <w:b/>
          <w:bCs/>
          <w:color w:val="auto"/>
          <w:highlight w:val="none"/>
        </w:rPr>
      </w:pPr>
      <w:r>
        <w:rPr>
          <w:rFonts w:hint="eastAsia"/>
          <w:b/>
          <w:bCs/>
          <w:color w:val="auto"/>
          <w:highlight w:val="none"/>
          <w:lang w:eastAsia="zh-CN"/>
        </w:rPr>
        <w:t>三、</w:t>
      </w:r>
      <w:r>
        <w:rPr>
          <w:rFonts w:hint="eastAsia"/>
          <w:b/>
          <w:bCs/>
          <w:color w:val="auto"/>
          <w:highlight w:val="none"/>
        </w:rPr>
        <w:t>审核范围及内容</w:t>
      </w:r>
    </w:p>
    <w:p w14:paraId="725B6B28">
      <w:pPr>
        <w:numPr>
          <w:ilvl w:val="1"/>
          <w:numId w:val="107"/>
        </w:numPr>
        <w:ind w:firstLine="480"/>
        <w:rPr>
          <w:color w:val="auto"/>
          <w:highlight w:val="none"/>
        </w:rPr>
      </w:pPr>
      <w:r>
        <w:rPr>
          <w:rFonts w:hint="eastAsia"/>
          <w:color w:val="auto"/>
          <w:highlight w:val="none"/>
        </w:rPr>
        <w:t>资金管理：</w:t>
      </w:r>
    </w:p>
    <w:p w14:paraId="1C2E1AFD">
      <w:pPr>
        <w:numPr>
          <w:ilvl w:val="2"/>
          <w:numId w:val="107"/>
        </w:numPr>
        <w:ind w:firstLine="480"/>
        <w:rPr>
          <w:color w:val="auto"/>
          <w:highlight w:val="none"/>
          <w:lang w:eastAsia="zh-CN"/>
        </w:rPr>
      </w:pPr>
      <w:r>
        <w:rPr>
          <w:rFonts w:hint="eastAsia"/>
          <w:color w:val="auto"/>
          <w:highlight w:val="none"/>
          <w:lang w:eastAsia="zh-CN"/>
        </w:rPr>
        <w:t>资金到位率及使用合规性（是否专款专用）；</w:t>
      </w:r>
    </w:p>
    <w:p w14:paraId="127EEC7B">
      <w:pPr>
        <w:numPr>
          <w:ilvl w:val="2"/>
          <w:numId w:val="107"/>
        </w:numPr>
        <w:ind w:firstLine="480"/>
        <w:rPr>
          <w:color w:val="auto"/>
          <w:highlight w:val="none"/>
          <w:lang w:eastAsia="zh-CN"/>
        </w:rPr>
      </w:pPr>
      <w:r>
        <w:rPr>
          <w:rFonts w:hint="eastAsia"/>
          <w:color w:val="auto"/>
          <w:highlight w:val="none"/>
          <w:lang w:eastAsia="zh-CN"/>
        </w:rPr>
        <w:t>超概算原因及调整程序（是否履行“调概”审批）。</w:t>
      </w:r>
    </w:p>
    <w:p w14:paraId="579C0124">
      <w:pPr>
        <w:numPr>
          <w:ilvl w:val="1"/>
          <w:numId w:val="107"/>
        </w:numPr>
        <w:ind w:firstLine="480"/>
        <w:rPr>
          <w:color w:val="auto"/>
          <w:highlight w:val="none"/>
        </w:rPr>
      </w:pPr>
      <w:r>
        <w:rPr>
          <w:rFonts w:hint="eastAsia"/>
          <w:color w:val="auto"/>
          <w:highlight w:val="none"/>
        </w:rPr>
        <w:t>工程成本：</w:t>
      </w:r>
    </w:p>
    <w:p w14:paraId="4E4BD943">
      <w:pPr>
        <w:numPr>
          <w:ilvl w:val="2"/>
          <w:numId w:val="107"/>
        </w:numPr>
        <w:ind w:firstLine="480"/>
        <w:rPr>
          <w:color w:val="auto"/>
          <w:highlight w:val="none"/>
          <w:lang w:eastAsia="zh-CN"/>
        </w:rPr>
      </w:pPr>
      <w:r>
        <w:rPr>
          <w:rFonts w:hint="eastAsia"/>
          <w:color w:val="auto"/>
          <w:highlight w:val="none"/>
          <w:lang w:eastAsia="zh-CN"/>
        </w:rPr>
        <w:t>建安工程费、设备购置费、待摊投资（如前期费、监理费）的合理性；</w:t>
      </w:r>
    </w:p>
    <w:p w14:paraId="0BC00968">
      <w:pPr>
        <w:numPr>
          <w:ilvl w:val="2"/>
          <w:numId w:val="107"/>
        </w:numPr>
        <w:ind w:firstLine="480"/>
        <w:rPr>
          <w:color w:val="auto"/>
          <w:highlight w:val="none"/>
          <w:lang w:eastAsia="zh-CN"/>
        </w:rPr>
      </w:pPr>
      <w:r>
        <w:rPr>
          <w:rFonts w:hint="eastAsia"/>
          <w:color w:val="auto"/>
          <w:highlight w:val="none"/>
          <w:lang w:eastAsia="zh-CN"/>
        </w:rPr>
        <w:t>二类费用的合法性与真实性。</w:t>
      </w:r>
    </w:p>
    <w:p w14:paraId="07387FA7">
      <w:pPr>
        <w:numPr>
          <w:ilvl w:val="1"/>
          <w:numId w:val="107"/>
        </w:numPr>
        <w:ind w:firstLine="480"/>
        <w:rPr>
          <w:color w:val="auto"/>
          <w:highlight w:val="none"/>
        </w:rPr>
      </w:pPr>
      <w:r>
        <w:rPr>
          <w:rFonts w:hint="eastAsia"/>
          <w:color w:val="auto"/>
          <w:highlight w:val="none"/>
        </w:rPr>
        <w:t>资产交付：</w:t>
      </w:r>
    </w:p>
    <w:p w14:paraId="2D12EE24">
      <w:pPr>
        <w:numPr>
          <w:ilvl w:val="2"/>
          <w:numId w:val="107"/>
        </w:numPr>
        <w:ind w:firstLine="480"/>
        <w:rPr>
          <w:color w:val="auto"/>
          <w:highlight w:val="none"/>
          <w:lang w:eastAsia="zh-CN"/>
        </w:rPr>
      </w:pPr>
      <w:r>
        <w:rPr>
          <w:rFonts w:hint="eastAsia"/>
          <w:color w:val="auto"/>
          <w:highlight w:val="none"/>
          <w:lang w:eastAsia="zh-CN"/>
        </w:rPr>
        <w:t>形成固定资产的清单及移交手续；</w:t>
      </w:r>
    </w:p>
    <w:p w14:paraId="186DAD55">
      <w:pPr>
        <w:numPr>
          <w:ilvl w:val="2"/>
          <w:numId w:val="107"/>
        </w:numPr>
        <w:ind w:firstLine="480"/>
        <w:rPr>
          <w:color w:val="auto"/>
          <w:highlight w:val="none"/>
          <w:lang w:eastAsia="zh-CN"/>
        </w:rPr>
      </w:pPr>
      <w:r>
        <w:rPr>
          <w:rFonts w:hint="eastAsia"/>
          <w:color w:val="auto"/>
          <w:highlight w:val="none"/>
          <w:lang w:eastAsia="zh-CN"/>
        </w:rPr>
        <w:t>未形成资产的费用说明（如临时设施拆除）。</w:t>
      </w:r>
    </w:p>
    <w:p w14:paraId="3AD8CD4F">
      <w:pPr>
        <w:ind w:firstLine="482"/>
        <w:rPr>
          <w:b/>
          <w:bCs/>
          <w:color w:val="auto"/>
          <w:highlight w:val="none"/>
          <w:lang w:eastAsia="zh-CN"/>
        </w:rPr>
      </w:pPr>
      <w:r>
        <w:rPr>
          <w:rFonts w:hint="eastAsia"/>
          <w:b/>
          <w:bCs/>
          <w:color w:val="auto"/>
          <w:highlight w:val="none"/>
          <w:lang w:eastAsia="zh-CN"/>
        </w:rPr>
        <w:t>四、审核发现问题</w:t>
      </w:r>
    </w:p>
    <w:p w14:paraId="6CE69C49">
      <w:pPr>
        <w:numPr>
          <w:ilvl w:val="1"/>
          <w:numId w:val="108"/>
        </w:numPr>
        <w:ind w:firstLine="480"/>
        <w:rPr>
          <w:color w:val="auto"/>
          <w:highlight w:val="none"/>
        </w:rPr>
      </w:pPr>
      <w:r>
        <w:rPr>
          <w:rFonts w:hint="eastAsia"/>
          <w:color w:val="auto"/>
          <w:highlight w:val="none"/>
        </w:rPr>
        <w:t>程序性问题</w:t>
      </w:r>
      <w:r>
        <w:rPr>
          <w:rFonts w:hint="eastAsia"/>
          <w:color w:val="auto"/>
          <w:highlight w:val="none"/>
          <w:lang w:eastAsia="zh-CN"/>
        </w:rPr>
        <w:t>；</w:t>
      </w:r>
    </w:p>
    <w:p w14:paraId="5FD60ED1">
      <w:pPr>
        <w:numPr>
          <w:ilvl w:val="1"/>
          <w:numId w:val="108"/>
        </w:numPr>
        <w:ind w:firstLine="480"/>
        <w:rPr>
          <w:color w:val="auto"/>
          <w:highlight w:val="none"/>
        </w:rPr>
      </w:pPr>
      <w:r>
        <w:rPr>
          <w:rFonts w:hint="eastAsia"/>
          <w:color w:val="auto"/>
          <w:highlight w:val="none"/>
        </w:rPr>
        <w:t>财务问题</w:t>
      </w:r>
      <w:r>
        <w:rPr>
          <w:rFonts w:hint="eastAsia"/>
          <w:color w:val="auto"/>
          <w:highlight w:val="none"/>
          <w:lang w:eastAsia="zh-CN"/>
        </w:rPr>
        <w:t>；</w:t>
      </w:r>
    </w:p>
    <w:p w14:paraId="70B87BC2">
      <w:pPr>
        <w:numPr>
          <w:ilvl w:val="1"/>
          <w:numId w:val="108"/>
        </w:numPr>
        <w:ind w:firstLine="480"/>
        <w:rPr>
          <w:color w:val="auto"/>
          <w:highlight w:val="none"/>
        </w:rPr>
      </w:pPr>
      <w:r>
        <w:rPr>
          <w:rFonts w:hint="eastAsia"/>
          <w:color w:val="auto"/>
          <w:highlight w:val="none"/>
        </w:rPr>
        <w:t>工程管理问题</w:t>
      </w:r>
      <w:r>
        <w:rPr>
          <w:rFonts w:hint="eastAsia"/>
          <w:color w:val="auto"/>
          <w:highlight w:val="none"/>
          <w:lang w:eastAsia="zh-CN"/>
        </w:rPr>
        <w:t>。</w:t>
      </w:r>
    </w:p>
    <w:p w14:paraId="735D486C">
      <w:pPr>
        <w:ind w:firstLine="482"/>
        <w:rPr>
          <w:b/>
          <w:bCs/>
          <w:color w:val="auto"/>
          <w:highlight w:val="none"/>
          <w:lang w:eastAsia="zh-CN"/>
        </w:rPr>
      </w:pPr>
      <w:r>
        <w:rPr>
          <w:rFonts w:hint="eastAsia"/>
          <w:b/>
          <w:bCs/>
          <w:color w:val="auto"/>
          <w:highlight w:val="none"/>
          <w:lang w:eastAsia="zh-CN"/>
        </w:rPr>
        <w:t>五、审核结论</w:t>
      </w:r>
    </w:p>
    <w:p w14:paraId="1B67C11B">
      <w:pPr>
        <w:numPr>
          <w:ilvl w:val="1"/>
          <w:numId w:val="109"/>
        </w:numPr>
        <w:ind w:firstLine="480"/>
        <w:rPr>
          <w:color w:val="auto"/>
          <w:highlight w:val="none"/>
          <w:lang w:eastAsia="zh-CN"/>
        </w:rPr>
      </w:pPr>
      <w:r>
        <w:rPr>
          <w:rFonts w:hint="eastAsia"/>
          <w:color w:val="auto"/>
          <w:highlight w:val="none"/>
          <w:lang w:eastAsia="zh-CN"/>
        </w:rPr>
        <w:t>审定决算金额：XX万元（核减XX万元，核减率X%）；</w:t>
      </w:r>
    </w:p>
    <w:p w14:paraId="20BF0BBE">
      <w:pPr>
        <w:numPr>
          <w:ilvl w:val="1"/>
          <w:numId w:val="109"/>
        </w:numPr>
        <w:ind w:firstLine="480"/>
        <w:rPr>
          <w:color w:val="auto"/>
          <w:highlight w:val="none"/>
        </w:rPr>
      </w:pPr>
      <w:r>
        <w:rPr>
          <w:rFonts w:hint="eastAsia"/>
          <w:color w:val="auto"/>
          <w:highlight w:val="none"/>
        </w:rPr>
        <w:t>合规性结论：</w:t>
      </w:r>
    </w:p>
    <w:p w14:paraId="19E10690">
      <w:pPr>
        <w:numPr>
          <w:ilvl w:val="2"/>
          <w:numId w:val="110"/>
        </w:numPr>
        <w:ind w:firstLine="480"/>
        <w:rPr>
          <w:color w:val="auto"/>
          <w:highlight w:val="none"/>
          <w:lang w:eastAsia="zh-CN"/>
        </w:rPr>
      </w:pPr>
      <w:r>
        <w:rPr>
          <w:rFonts w:hint="eastAsia"/>
          <w:color w:val="auto"/>
          <w:highlight w:val="none"/>
          <w:lang w:eastAsia="zh-CN"/>
        </w:rPr>
        <w:t>项目资金使用总体合法/存在违规问题（具体说明）；</w:t>
      </w:r>
    </w:p>
    <w:p w14:paraId="47296FD8">
      <w:pPr>
        <w:numPr>
          <w:ilvl w:val="2"/>
          <w:numId w:val="110"/>
        </w:numPr>
        <w:ind w:firstLine="480"/>
        <w:rPr>
          <w:color w:val="auto"/>
          <w:highlight w:val="none"/>
          <w:lang w:eastAsia="zh-CN"/>
        </w:rPr>
      </w:pPr>
      <w:r>
        <w:rPr>
          <w:rFonts w:hint="eastAsia"/>
          <w:color w:val="auto"/>
          <w:highlight w:val="none"/>
          <w:lang w:eastAsia="zh-CN"/>
        </w:rPr>
        <w:t>资产移交手续完备/部分资产未登记入账（列明问题）。</w:t>
      </w:r>
    </w:p>
    <w:p w14:paraId="20822AE7">
      <w:pPr>
        <w:ind w:firstLine="482"/>
        <w:rPr>
          <w:b/>
          <w:bCs/>
          <w:color w:val="auto"/>
          <w:highlight w:val="none"/>
        </w:rPr>
      </w:pPr>
      <w:r>
        <w:rPr>
          <w:rFonts w:hint="eastAsia"/>
          <w:b/>
          <w:bCs/>
          <w:color w:val="auto"/>
          <w:highlight w:val="none"/>
          <w:lang w:eastAsia="zh-CN"/>
        </w:rPr>
        <w:t>六、</w:t>
      </w:r>
      <w:r>
        <w:rPr>
          <w:rFonts w:hint="eastAsia"/>
          <w:b/>
          <w:bCs/>
          <w:color w:val="auto"/>
          <w:highlight w:val="none"/>
        </w:rPr>
        <w:t>整改意见</w:t>
      </w:r>
    </w:p>
    <w:p w14:paraId="495465D7">
      <w:pPr>
        <w:numPr>
          <w:ilvl w:val="1"/>
          <w:numId w:val="111"/>
        </w:numPr>
        <w:ind w:firstLine="480"/>
        <w:rPr>
          <w:color w:val="auto"/>
          <w:highlight w:val="none"/>
        </w:rPr>
      </w:pPr>
      <w:r>
        <w:rPr>
          <w:rFonts w:hint="eastAsia"/>
          <w:color w:val="auto"/>
          <w:highlight w:val="none"/>
        </w:rPr>
        <w:t>资金管理</w:t>
      </w:r>
    </w:p>
    <w:p w14:paraId="3EEE91F4">
      <w:pPr>
        <w:numPr>
          <w:ilvl w:val="2"/>
          <w:numId w:val="112"/>
        </w:numPr>
        <w:ind w:firstLine="480"/>
        <w:rPr>
          <w:color w:val="auto"/>
          <w:highlight w:val="none"/>
          <w:lang w:eastAsia="zh-CN"/>
        </w:rPr>
      </w:pPr>
      <w:r>
        <w:rPr>
          <w:rFonts w:hint="eastAsia"/>
          <w:color w:val="auto"/>
          <w:highlight w:val="none"/>
          <w:lang w:eastAsia="zh-CN"/>
        </w:rPr>
        <w:t>限期追回超付资金，并上缴财政（如果有）；</w:t>
      </w:r>
    </w:p>
    <w:p w14:paraId="39E80DA7">
      <w:pPr>
        <w:numPr>
          <w:ilvl w:val="2"/>
          <w:numId w:val="112"/>
        </w:numPr>
        <w:ind w:firstLine="480"/>
        <w:rPr>
          <w:color w:val="auto"/>
          <w:highlight w:val="none"/>
          <w:lang w:eastAsia="zh-CN"/>
        </w:rPr>
      </w:pPr>
      <w:r>
        <w:rPr>
          <w:rFonts w:hint="eastAsia"/>
          <w:color w:val="auto"/>
          <w:highlight w:val="none"/>
          <w:lang w:eastAsia="zh-CN"/>
        </w:rPr>
        <w:t>超概算部分补充调整批复文件。</w:t>
      </w:r>
    </w:p>
    <w:p w14:paraId="33FE8ED3">
      <w:pPr>
        <w:numPr>
          <w:ilvl w:val="1"/>
          <w:numId w:val="111"/>
        </w:numPr>
        <w:ind w:firstLine="480"/>
        <w:rPr>
          <w:color w:val="auto"/>
          <w:highlight w:val="none"/>
        </w:rPr>
      </w:pPr>
      <w:r>
        <w:rPr>
          <w:rFonts w:hint="eastAsia"/>
          <w:color w:val="auto"/>
          <w:highlight w:val="none"/>
        </w:rPr>
        <w:t>程序完善</w:t>
      </w:r>
    </w:p>
    <w:p w14:paraId="2385C974">
      <w:pPr>
        <w:numPr>
          <w:ilvl w:val="2"/>
          <w:numId w:val="113"/>
        </w:numPr>
        <w:ind w:firstLine="480"/>
        <w:rPr>
          <w:color w:val="auto"/>
          <w:highlight w:val="none"/>
          <w:lang w:eastAsia="zh-CN"/>
        </w:rPr>
      </w:pPr>
      <w:r>
        <w:rPr>
          <w:rFonts w:hint="eastAsia"/>
          <w:color w:val="auto"/>
          <w:highlight w:val="none"/>
          <w:lang w:eastAsia="zh-CN"/>
        </w:rPr>
        <w:t>补充缺失的决策文件（如XX变更的会议纪要）；</w:t>
      </w:r>
    </w:p>
    <w:p w14:paraId="1F41683B">
      <w:pPr>
        <w:numPr>
          <w:ilvl w:val="2"/>
          <w:numId w:val="113"/>
        </w:numPr>
        <w:ind w:firstLine="480"/>
        <w:rPr>
          <w:color w:val="auto"/>
          <w:highlight w:val="none"/>
          <w:lang w:eastAsia="zh-CN"/>
        </w:rPr>
      </w:pPr>
      <w:r>
        <w:rPr>
          <w:rFonts w:hint="eastAsia"/>
          <w:color w:val="auto"/>
          <w:highlight w:val="none"/>
          <w:lang w:eastAsia="zh-CN"/>
        </w:rPr>
        <w:t>规范固定资产入账流程（附资产清单）。</w:t>
      </w:r>
    </w:p>
    <w:p w14:paraId="6E7E3CB8">
      <w:pPr>
        <w:numPr>
          <w:ilvl w:val="1"/>
          <w:numId w:val="111"/>
        </w:numPr>
        <w:ind w:firstLine="480"/>
        <w:rPr>
          <w:color w:val="auto"/>
          <w:highlight w:val="none"/>
        </w:rPr>
      </w:pPr>
      <w:r>
        <w:rPr>
          <w:rFonts w:hint="eastAsia"/>
          <w:color w:val="auto"/>
          <w:highlight w:val="none"/>
        </w:rPr>
        <w:t>追责建议</w:t>
      </w:r>
    </w:p>
    <w:p w14:paraId="54125AF1">
      <w:pPr>
        <w:ind w:firstLine="482"/>
        <w:rPr>
          <w:b/>
          <w:bCs/>
          <w:color w:val="auto"/>
          <w:highlight w:val="none"/>
        </w:rPr>
      </w:pPr>
      <w:r>
        <w:rPr>
          <w:rFonts w:hint="eastAsia"/>
          <w:b/>
          <w:bCs/>
          <w:color w:val="auto"/>
          <w:highlight w:val="none"/>
        </w:rPr>
        <w:t>七、附件</w:t>
      </w:r>
    </w:p>
    <w:p w14:paraId="0048BFA5">
      <w:pPr>
        <w:numPr>
          <w:ilvl w:val="1"/>
          <w:numId w:val="114"/>
        </w:numPr>
        <w:ind w:firstLine="480"/>
        <w:rPr>
          <w:color w:val="auto"/>
          <w:highlight w:val="none"/>
          <w:lang w:eastAsia="zh-CN"/>
        </w:rPr>
      </w:pPr>
      <w:r>
        <w:rPr>
          <w:rFonts w:hint="eastAsia"/>
          <w:color w:val="auto"/>
          <w:highlight w:val="none"/>
          <w:lang w:eastAsia="zh-CN"/>
        </w:rPr>
        <w:t>决算审核明细表（分项核减说明）；</w:t>
      </w:r>
    </w:p>
    <w:p w14:paraId="413E6546">
      <w:pPr>
        <w:numPr>
          <w:ilvl w:val="1"/>
          <w:numId w:val="114"/>
        </w:numPr>
        <w:ind w:firstLine="480"/>
        <w:rPr>
          <w:color w:val="auto"/>
          <w:highlight w:val="none"/>
          <w:lang w:eastAsia="zh-CN"/>
        </w:rPr>
      </w:pPr>
      <w:r>
        <w:rPr>
          <w:rFonts w:hint="eastAsia"/>
          <w:color w:val="auto"/>
          <w:highlight w:val="none"/>
          <w:lang w:eastAsia="zh-CN"/>
        </w:rPr>
        <w:t>问题凭证及资料清单（如虚假发票复印件）；</w:t>
      </w:r>
    </w:p>
    <w:p w14:paraId="52F2DE75">
      <w:pPr>
        <w:numPr>
          <w:ilvl w:val="1"/>
          <w:numId w:val="114"/>
        </w:numPr>
        <w:ind w:firstLine="480"/>
        <w:rPr>
          <w:color w:val="auto"/>
          <w:highlight w:val="none"/>
          <w:lang w:eastAsia="zh-CN"/>
        </w:rPr>
      </w:pPr>
      <w:r>
        <w:rPr>
          <w:rFonts w:hint="eastAsia"/>
          <w:color w:val="auto"/>
          <w:highlight w:val="none"/>
          <w:lang w:eastAsia="zh-CN"/>
        </w:rPr>
        <w:t>资产移交清单及签收记录；</w:t>
      </w:r>
    </w:p>
    <w:p w14:paraId="5B34E964">
      <w:pPr>
        <w:numPr>
          <w:ilvl w:val="1"/>
          <w:numId w:val="114"/>
        </w:numPr>
        <w:ind w:firstLine="480"/>
        <w:rPr>
          <w:color w:val="auto"/>
          <w:highlight w:val="none"/>
          <w:lang w:eastAsia="zh-CN"/>
        </w:rPr>
      </w:pPr>
      <w:r>
        <w:rPr>
          <w:rFonts w:hint="eastAsia"/>
          <w:color w:val="auto"/>
          <w:highlight w:val="none"/>
          <w:lang w:eastAsia="zh-CN"/>
        </w:rPr>
        <w:t>相关法规及批复文件索引；</w:t>
      </w:r>
    </w:p>
    <w:p w14:paraId="04F6ADE7">
      <w:pPr>
        <w:numPr>
          <w:ilvl w:val="1"/>
          <w:numId w:val="114"/>
        </w:numPr>
        <w:ind w:firstLine="480"/>
        <w:rPr>
          <w:color w:val="auto"/>
          <w:highlight w:val="none"/>
        </w:rPr>
      </w:pPr>
      <w:r>
        <w:rPr>
          <w:rFonts w:hint="eastAsia"/>
          <w:color w:val="auto"/>
          <w:highlight w:val="none"/>
          <w:lang w:eastAsia="zh-CN"/>
        </w:rPr>
        <w:t>审核单位声明。</w:t>
      </w:r>
    </w:p>
    <w:p w14:paraId="4CDFAFAA">
      <w:pPr>
        <w:tabs>
          <w:tab w:val="left" w:pos="0"/>
        </w:tabs>
        <w:ind w:left="4800" w:leftChars="2000" w:firstLine="560"/>
        <w:rPr>
          <w:rFonts w:ascii="仿宋_GB2312" w:hAnsi="仿宋_GB2312" w:eastAsia="仿宋_GB2312" w:cs="仿宋_GB2312"/>
          <w:color w:val="auto"/>
          <w:sz w:val="28"/>
          <w:szCs w:val="28"/>
          <w:highlight w:val="none"/>
        </w:rPr>
      </w:pPr>
    </w:p>
    <w:p w14:paraId="62D4EB91">
      <w:pPr>
        <w:autoSpaceDE/>
        <w:autoSpaceDN/>
        <w:spacing w:line="480" w:lineRule="auto"/>
        <w:ind w:left="4800" w:leftChars="2000" w:firstLine="0" w:firstLineChars="0"/>
        <w:jc w:val="both"/>
        <w:rPr>
          <w:rFonts w:hint="eastAsia"/>
          <w:color w:val="auto"/>
          <w:highlight w:val="none"/>
        </w:rPr>
      </w:pPr>
      <w:r>
        <w:rPr>
          <w:rFonts w:hint="eastAsia"/>
          <w:color w:val="auto"/>
          <w:highlight w:val="none"/>
        </w:rPr>
        <w:t>审核单位（盖章）：</w:t>
      </w:r>
    </w:p>
    <w:p w14:paraId="462F8BF5">
      <w:pPr>
        <w:autoSpaceDE/>
        <w:autoSpaceDN/>
        <w:spacing w:line="480" w:lineRule="auto"/>
        <w:ind w:left="4800" w:leftChars="2000" w:firstLine="0" w:firstLineChars="0"/>
        <w:jc w:val="both"/>
        <w:rPr>
          <w:color w:val="auto"/>
          <w:highlight w:val="none"/>
        </w:rPr>
      </w:pPr>
      <w:r>
        <w:rPr>
          <w:rFonts w:hint="eastAsia"/>
          <w:color w:val="auto"/>
          <w:highlight w:val="none"/>
        </w:rPr>
        <w:t>审核人（签字）：</w:t>
      </w:r>
    </w:p>
    <w:p w14:paraId="648BF69E">
      <w:pPr>
        <w:autoSpaceDE/>
        <w:autoSpaceDN/>
        <w:spacing w:line="480" w:lineRule="auto"/>
        <w:ind w:left="4800" w:leftChars="2000" w:firstLine="0" w:firstLineChars="0"/>
        <w:jc w:val="both"/>
        <w:rPr>
          <w:rFonts w:hint="eastAsia"/>
          <w:color w:val="auto"/>
          <w:highlight w:val="none"/>
          <w:lang w:eastAsia="zh-CN"/>
        </w:rPr>
      </w:pPr>
      <w:r>
        <w:rPr>
          <w:rFonts w:hint="eastAsia"/>
          <w:color w:val="auto"/>
          <w:highlight w:val="none"/>
        </w:rPr>
        <w:t>日期：XXXX年XX月XX日</w:t>
      </w:r>
    </w:p>
    <w:p w14:paraId="2B7C6A44">
      <w:pPr>
        <w:ind w:firstLine="480"/>
        <w:jc w:val="right"/>
        <w:rPr>
          <w:rFonts w:hint="eastAsia"/>
          <w:color w:val="auto"/>
          <w:highlight w:val="none"/>
          <w:lang w:eastAsia="zh-CN"/>
        </w:rPr>
      </w:pPr>
    </w:p>
    <w:p w14:paraId="7DBF9031">
      <w:pPr>
        <w:ind w:firstLine="480"/>
        <w:jc w:val="right"/>
        <w:rPr>
          <w:rFonts w:hint="eastAsia"/>
          <w:color w:val="auto"/>
          <w:highlight w:val="none"/>
          <w:lang w:eastAsia="zh-CN"/>
        </w:rPr>
      </w:pPr>
    </w:p>
    <w:p w14:paraId="04992539">
      <w:pPr>
        <w:ind w:firstLine="480"/>
        <w:jc w:val="right"/>
        <w:rPr>
          <w:rFonts w:hint="eastAsia"/>
          <w:color w:val="auto"/>
          <w:highlight w:val="none"/>
          <w:lang w:eastAsia="zh-CN"/>
        </w:rPr>
      </w:pPr>
    </w:p>
    <w:p w14:paraId="29669986">
      <w:pPr>
        <w:ind w:firstLine="480"/>
        <w:jc w:val="right"/>
        <w:rPr>
          <w:rFonts w:hint="eastAsia"/>
          <w:color w:val="auto"/>
          <w:highlight w:val="none"/>
          <w:lang w:eastAsia="zh-CN"/>
        </w:rPr>
      </w:pPr>
    </w:p>
    <w:p w14:paraId="1681B459">
      <w:pPr>
        <w:ind w:firstLine="480"/>
        <w:jc w:val="right"/>
        <w:rPr>
          <w:rFonts w:hint="eastAsia"/>
          <w:color w:val="auto"/>
          <w:highlight w:val="none"/>
          <w:lang w:eastAsia="zh-CN"/>
        </w:rPr>
      </w:pPr>
    </w:p>
    <w:p w14:paraId="1EE957DD">
      <w:pPr>
        <w:ind w:firstLine="480"/>
        <w:jc w:val="right"/>
        <w:rPr>
          <w:rFonts w:hint="eastAsia"/>
          <w:color w:val="auto"/>
          <w:highlight w:val="none"/>
          <w:lang w:eastAsia="zh-CN"/>
        </w:rPr>
      </w:pPr>
    </w:p>
    <w:p w14:paraId="3AD1A070">
      <w:pPr>
        <w:ind w:firstLine="0" w:firstLineChars="0"/>
        <w:jc w:val="both"/>
        <w:rPr>
          <w:rFonts w:hint="eastAsia"/>
          <w:color w:val="auto"/>
          <w:highlight w:val="none"/>
          <w:lang w:eastAsia="zh-CN"/>
        </w:rPr>
      </w:pPr>
    </w:p>
    <w:p w14:paraId="5F8F73C1">
      <w:pPr>
        <w:pStyle w:val="4"/>
        <w:ind w:firstLine="241"/>
        <w:jc w:val="both"/>
        <w:rPr>
          <w:rFonts w:hint="eastAsia"/>
          <w:color w:val="auto"/>
          <w:highlight w:val="none"/>
          <w:lang w:eastAsia="zh-CN"/>
        </w:rPr>
      </w:pPr>
      <w:bookmarkStart w:id="1842" w:name="_Toc192580251"/>
      <w:bookmarkStart w:id="1843" w:name="_Toc3877"/>
      <w:bookmarkStart w:id="1844" w:name="_Toc30282"/>
      <w:bookmarkStart w:id="1845" w:name="_Toc28954"/>
      <w:bookmarkStart w:id="1846" w:name="_Toc15233"/>
      <w:bookmarkStart w:id="1847" w:name="_Toc19978"/>
      <w:bookmarkStart w:id="1848" w:name="_Toc950"/>
      <w:bookmarkStart w:id="1849" w:name="_Toc18330"/>
      <w:bookmarkStart w:id="1850" w:name="_Toc4707"/>
      <w:bookmarkStart w:id="1851" w:name="_Toc21100"/>
      <w:bookmarkStart w:id="1852" w:name="_Toc22108"/>
      <w:bookmarkStart w:id="1853" w:name="_Toc3415"/>
      <w:bookmarkStart w:id="1854" w:name="_Toc18614"/>
      <w:bookmarkStart w:id="1855" w:name="_Toc3237"/>
      <w:bookmarkStart w:id="1856" w:name="_Toc11893"/>
      <w:bookmarkStart w:id="1857" w:name="_Toc18039"/>
      <w:bookmarkStart w:id="1858" w:name="_Toc6474"/>
      <w:bookmarkStart w:id="1859" w:name="_Toc13894"/>
      <w:bookmarkStart w:id="1860" w:name="_Toc20855"/>
      <w:r>
        <w:rPr>
          <w:rFonts w:hint="eastAsia"/>
          <w:color w:val="auto"/>
          <w:highlight w:val="none"/>
          <w:lang w:eastAsia="zh-CN"/>
        </w:rPr>
        <w:t>表4.3-10 竣工结算申报通知</w:t>
      </w:r>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p>
    <w:p w14:paraId="13C11276">
      <w:pPr>
        <w:pStyle w:val="5"/>
        <w:ind w:firstLine="482"/>
        <w:jc w:val="center"/>
        <w:rPr>
          <w:rFonts w:hint="eastAsia" w:eastAsiaTheme="minorEastAsia"/>
          <w:b/>
          <w:color w:val="auto"/>
          <w:sz w:val="24"/>
          <w:highlight w:val="none"/>
          <w:lang w:eastAsia="zh-CN"/>
        </w:rPr>
      </w:pPr>
      <w:r>
        <w:rPr>
          <w:rFonts w:hint="eastAsia" w:eastAsiaTheme="minorEastAsia"/>
          <w:b/>
          <w:color w:val="auto"/>
          <w:sz w:val="24"/>
          <w:highlight w:val="none"/>
          <w:lang w:eastAsia="zh-CN"/>
        </w:rPr>
        <w:t>建设工程施工合同竣工结算申报通知</w:t>
      </w:r>
    </w:p>
    <w:p w14:paraId="0C76B579">
      <w:pPr>
        <w:pStyle w:val="5"/>
        <w:ind w:firstLine="420"/>
        <w:jc w:val="center"/>
        <w:rPr>
          <w:rFonts w:hint="eastAsia" w:eastAsiaTheme="minorEastAsia"/>
          <w:color w:val="auto"/>
          <w:highlight w:val="none"/>
          <w:lang w:eastAsia="zh-CN"/>
        </w:rPr>
      </w:pPr>
      <w:r>
        <w:rPr>
          <w:rFonts w:hint="eastAsia" w:eastAsiaTheme="minorEastAsia"/>
          <w:color w:val="auto"/>
          <w:highlight w:val="none"/>
          <w:lang w:eastAsia="zh-CN"/>
        </w:rPr>
        <w:t>（立项编号：京技管（审）[XXXX]XX号）</w:t>
      </w:r>
    </w:p>
    <w:p w14:paraId="1D4574DD">
      <w:pPr>
        <w:pStyle w:val="5"/>
        <w:ind w:firstLine="420"/>
        <w:rPr>
          <w:rFonts w:hint="eastAsia" w:eastAsiaTheme="minorEastAsia"/>
          <w:color w:val="auto"/>
          <w:highlight w:val="none"/>
          <w:lang w:eastAsia="zh-CN"/>
        </w:rPr>
      </w:pPr>
    </w:p>
    <w:p w14:paraId="44684638">
      <w:pPr>
        <w:pStyle w:val="5"/>
        <w:ind w:firstLine="480"/>
        <w:rPr>
          <w:rFonts w:hint="eastAsia" w:asciiTheme="minorEastAsia" w:hAnsiTheme="minorEastAsia" w:eastAsiaTheme="minorEastAsia"/>
          <w:color w:val="auto"/>
          <w:sz w:val="24"/>
          <w:highlight w:val="none"/>
          <w:lang w:eastAsia="zh-CN"/>
        </w:rPr>
      </w:pPr>
      <w:r>
        <w:rPr>
          <w:rFonts w:hint="eastAsia" w:asciiTheme="minorEastAsia" w:hAnsiTheme="minorEastAsia" w:eastAsiaTheme="minorEastAsia"/>
          <w:color w:val="auto"/>
          <w:sz w:val="24"/>
          <w:highlight w:val="none"/>
          <w:lang w:eastAsia="zh-CN"/>
        </w:rPr>
        <w:t xml:space="preserve">致：XXXXXXX             </w:t>
      </w:r>
    </w:p>
    <w:p w14:paraId="1C88DE02">
      <w:pPr>
        <w:pStyle w:val="5"/>
        <w:ind w:firstLine="480"/>
        <w:rPr>
          <w:rFonts w:hint="eastAsia" w:asciiTheme="minorEastAsia" w:hAnsiTheme="minorEastAsia" w:eastAsiaTheme="minorEastAsia"/>
          <w:color w:val="auto"/>
          <w:sz w:val="24"/>
          <w:highlight w:val="none"/>
          <w:lang w:eastAsia="zh-CN"/>
        </w:rPr>
      </w:pPr>
      <w:r>
        <w:rPr>
          <w:rFonts w:hint="eastAsia" w:asciiTheme="minorEastAsia" w:hAnsiTheme="minorEastAsia" w:eastAsiaTheme="minorEastAsia"/>
          <w:color w:val="auto"/>
          <w:sz w:val="24"/>
          <w:highlight w:val="none"/>
          <w:lang w:eastAsia="zh-CN"/>
        </w:rPr>
        <w:t>贵公司作为承包人与我中心作为发包人于XXXX年X月签订了编号为XXXX的《XXXXX标段施工合同》 ，以下简称《施工合同》。为进一步明确《施工合同》项下的工程竣工付款相关事宜，现将结算申报通知如下：</w:t>
      </w:r>
    </w:p>
    <w:p w14:paraId="0D8FE6FB">
      <w:pPr>
        <w:pStyle w:val="5"/>
        <w:ind w:firstLine="480"/>
        <w:rPr>
          <w:rFonts w:hint="eastAsia" w:asciiTheme="minorEastAsia" w:hAnsiTheme="minorEastAsia" w:eastAsiaTheme="minorEastAsia"/>
          <w:color w:val="auto"/>
          <w:sz w:val="24"/>
          <w:highlight w:val="none"/>
          <w:lang w:eastAsia="zh-CN"/>
        </w:rPr>
      </w:pPr>
      <w:r>
        <w:rPr>
          <w:rFonts w:hint="eastAsia" w:asciiTheme="minorEastAsia" w:hAnsiTheme="minorEastAsia" w:eastAsiaTheme="minorEastAsia"/>
          <w:color w:val="auto"/>
          <w:sz w:val="24"/>
          <w:highlight w:val="none"/>
          <w:lang w:eastAsia="zh-CN"/>
        </w:rPr>
        <w:t xml:space="preserve">一、工程信息 </w:t>
      </w:r>
    </w:p>
    <w:p w14:paraId="0C2AD0FD">
      <w:pPr>
        <w:pStyle w:val="5"/>
        <w:ind w:firstLine="480"/>
        <w:rPr>
          <w:rFonts w:hint="eastAsia" w:asciiTheme="minorEastAsia" w:hAnsiTheme="minorEastAsia" w:eastAsiaTheme="minorEastAsia"/>
          <w:color w:val="auto"/>
          <w:sz w:val="24"/>
          <w:highlight w:val="none"/>
          <w:lang w:eastAsia="zh-CN"/>
        </w:rPr>
      </w:pPr>
      <w:r>
        <w:rPr>
          <w:rFonts w:hint="eastAsia" w:asciiTheme="minorEastAsia" w:hAnsiTheme="minorEastAsia" w:eastAsiaTheme="minorEastAsia"/>
          <w:color w:val="auto"/>
          <w:sz w:val="24"/>
          <w:highlight w:val="none"/>
          <w:lang w:eastAsia="zh-CN"/>
        </w:rPr>
        <w:t xml:space="preserve">工程名称： XXXXXXXXXX            </w:t>
      </w:r>
    </w:p>
    <w:p w14:paraId="7FEA0029">
      <w:pPr>
        <w:pStyle w:val="5"/>
        <w:ind w:firstLine="480"/>
        <w:rPr>
          <w:rFonts w:hint="eastAsia" w:asciiTheme="minorEastAsia" w:hAnsiTheme="minorEastAsia" w:eastAsiaTheme="minorEastAsia"/>
          <w:color w:val="auto"/>
          <w:sz w:val="24"/>
          <w:highlight w:val="none"/>
          <w:lang w:eastAsia="zh-CN"/>
        </w:rPr>
      </w:pPr>
      <w:r>
        <w:rPr>
          <w:rFonts w:hint="eastAsia" w:asciiTheme="minorEastAsia" w:hAnsiTheme="minorEastAsia" w:eastAsiaTheme="minorEastAsia"/>
          <w:color w:val="auto"/>
          <w:sz w:val="24"/>
          <w:highlight w:val="none"/>
          <w:lang w:eastAsia="zh-CN"/>
        </w:rPr>
        <w:t xml:space="preserve">开工日期：              </w:t>
      </w:r>
    </w:p>
    <w:p w14:paraId="569BA2DF">
      <w:pPr>
        <w:pStyle w:val="5"/>
        <w:ind w:firstLine="480"/>
        <w:rPr>
          <w:rFonts w:hint="eastAsia" w:asciiTheme="minorEastAsia" w:hAnsiTheme="minorEastAsia" w:eastAsiaTheme="minorEastAsia"/>
          <w:color w:val="auto"/>
          <w:sz w:val="24"/>
          <w:highlight w:val="none"/>
          <w:lang w:eastAsia="zh-CN"/>
        </w:rPr>
      </w:pPr>
      <w:r>
        <w:rPr>
          <w:rFonts w:hint="eastAsia" w:asciiTheme="minorEastAsia" w:hAnsiTheme="minorEastAsia" w:eastAsiaTheme="minorEastAsia"/>
          <w:color w:val="auto"/>
          <w:sz w:val="24"/>
          <w:highlight w:val="none"/>
          <w:lang w:eastAsia="zh-CN"/>
        </w:rPr>
        <w:t xml:space="preserve">竣工验收日期：           </w:t>
      </w:r>
    </w:p>
    <w:p w14:paraId="6FBB36A3">
      <w:pPr>
        <w:pStyle w:val="5"/>
        <w:ind w:firstLine="480"/>
        <w:rPr>
          <w:rFonts w:hint="eastAsia" w:asciiTheme="minorEastAsia" w:hAnsiTheme="minorEastAsia" w:eastAsiaTheme="minorEastAsia"/>
          <w:color w:val="auto"/>
          <w:sz w:val="24"/>
          <w:highlight w:val="none"/>
          <w:lang w:eastAsia="zh-CN"/>
        </w:rPr>
      </w:pPr>
      <w:r>
        <w:rPr>
          <w:rFonts w:hint="eastAsia" w:asciiTheme="minorEastAsia" w:hAnsiTheme="minorEastAsia" w:eastAsiaTheme="minorEastAsia"/>
          <w:color w:val="auto"/>
          <w:sz w:val="24"/>
          <w:highlight w:val="none"/>
          <w:lang w:eastAsia="zh-CN"/>
        </w:rPr>
        <w:t>二、申报结算金额</w:t>
      </w:r>
    </w:p>
    <w:p w14:paraId="2F4906C7">
      <w:pPr>
        <w:pStyle w:val="5"/>
        <w:ind w:firstLine="480"/>
        <w:rPr>
          <w:rFonts w:hint="eastAsia" w:asciiTheme="minorEastAsia" w:hAnsiTheme="minorEastAsia" w:eastAsiaTheme="minorEastAsia"/>
          <w:color w:val="auto"/>
          <w:sz w:val="24"/>
          <w:highlight w:val="none"/>
          <w:lang w:eastAsia="zh-CN"/>
        </w:rPr>
      </w:pPr>
      <w:r>
        <w:rPr>
          <w:rFonts w:hint="eastAsia" w:asciiTheme="minorEastAsia" w:hAnsiTheme="minorEastAsia" w:eastAsiaTheme="minorEastAsia"/>
          <w:color w:val="auto"/>
          <w:sz w:val="24"/>
          <w:highlight w:val="none"/>
          <w:lang w:eastAsia="zh-CN"/>
        </w:rPr>
        <w:t>根据《施工合同》有关工程进度款支付的约定，经我中心初步审核，拟按初审金额向经济发展局申报项目决算，结算申报金额及明细详见下表 ：</w:t>
      </w:r>
    </w:p>
    <w:p w14:paraId="05F4E1C5">
      <w:pPr>
        <w:pStyle w:val="5"/>
        <w:ind w:firstLine="480"/>
        <w:rPr>
          <w:rFonts w:hint="eastAsia" w:asciiTheme="minorEastAsia" w:hAnsiTheme="minorEastAsia" w:eastAsiaTheme="minorEastAsia"/>
          <w:color w:val="auto"/>
          <w:sz w:val="24"/>
          <w:highlight w:val="none"/>
          <w:lang w:eastAsia="zh-CN"/>
        </w:rPr>
      </w:pPr>
      <w:r>
        <w:rPr>
          <w:rFonts w:hint="eastAsia" w:asciiTheme="minorEastAsia" w:hAnsiTheme="minorEastAsia" w:eastAsiaTheme="minorEastAsia"/>
          <w:color w:val="auto"/>
          <w:sz w:val="24"/>
          <w:highlight w:val="none"/>
          <w:lang w:eastAsia="zh-CN"/>
        </w:rPr>
        <w:t>单位：元（含税）</w:t>
      </w:r>
    </w:p>
    <w:p w14:paraId="4650ED04">
      <w:pPr>
        <w:pStyle w:val="5"/>
        <w:ind w:firstLine="480"/>
        <w:rPr>
          <w:rFonts w:hint="eastAsia" w:asciiTheme="minorEastAsia" w:hAnsiTheme="minorEastAsia" w:eastAsiaTheme="minorEastAsia"/>
          <w:color w:val="auto"/>
          <w:sz w:val="24"/>
          <w:highlight w:val="none"/>
          <w:lang w:eastAsia="zh-CN"/>
        </w:rPr>
      </w:pPr>
      <w:r>
        <w:rPr>
          <w:rFonts w:hint="eastAsia" w:asciiTheme="minorEastAsia" w:hAnsiTheme="minorEastAsia" w:eastAsiaTheme="minorEastAsia"/>
          <w:color w:val="auto"/>
          <w:sz w:val="24"/>
          <w:highlight w:val="none"/>
          <w:lang w:eastAsia="zh-CN"/>
        </w:rPr>
        <w:t>签约合同价</w:t>
      </w:r>
      <w:r>
        <w:rPr>
          <w:rFonts w:hint="eastAsia" w:asciiTheme="minorEastAsia" w:hAnsiTheme="minorEastAsia" w:eastAsiaTheme="minorEastAsia"/>
          <w:color w:val="auto"/>
          <w:sz w:val="24"/>
          <w:highlight w:val="none"/>
          <w:lang w:eastAsia="zh-CN"/>
        </w:rPr>
        <w:tab/>
      </w:r>
    </w:p>
    <w:p w14:paraId="6C095DC4">
      <w:pPr>
        <w:pStyle w:val="5"/>
        <w:ind w:firstLine="480"/>
        <w:rPr>
          <w:rFonts w:hint="eastAsia" w:asciiTheme="minorEastAsia" w:hAnsiTheme="minorEastAsia" w:eastAsiaTheme="minorEastAsia"/>
          <w:color w:val="auto"/>
          <w:sz w:val="24"/>
          <w:highlight w:val="none"/>
          <w:lang w:eastAsia="zh-CN"/>
        </w:rPr>
      </w:pPr>
      <w:r>
        <w:rPr>
          <w:rFonts w:hint="eastAsia" w:asciiTheme="minorEastAsia" w:hAnsiTheme="minorEastAsia" w:eastAsiaTheme="minorEastAsia"/>
          <w:color w:val="auto"/>
          <w:sz w:val="24"/>
          <w:highlight w:val="none"/>
          <w:lang w:eastAsia="zh-CN"/>
        </w:rPr>
        <w:t>扣除费用</w:t>
      </w:r>
      <w:r>
        <w:rPr>
          <w:rFonts w:hint="eastAsia" w:asciiTheme="minorEastAsia" w:hAnsiTheme="minorEastAsia" w:eastAsiaTheme="minorEastAsia"/>
          <w:color w:val="auto"/>
          <w:sz w:val="24"/>
          <w:highlight w:val="none"/>
          <w:lang w:eastAsia="zh-CN"/>
        </w:rPr>
        <w:tab/>
      </w:r>
      <w:r>
        <w:rPr>
          <w:rFonts w:hint="eastAsia" w:asciiTheme="minorEastAsia" w:hAnsiTheme="minorEastAsia" w:eastAsiaTheme="minorEastAsia"/>
          <w:color w:val="auto"/>
          <w:sz w:val="24"/>
          <w:highlight w:val="none"/>
          <w:lang w:eastAsia="zh-CN"/>
        </w:rPr>
        <w:t xml:space="preserve"> </w:t>
      </w:r>
    </w:p>
    <w:p w14:paraId="3E9B4406">
      <w:pPr>
        <w:pStyle w:val="5"/>
        <w:ind w:firstLine="480"/>
        <w:rPr>
          <w:rFonts w:hint="eastAsia" w:asciiTheme="minorEastAsia" w:hAnsiTheme="minorEastAsia" w:eastAsiaTheme="minorEastAsia"/>
          <w:color w:val="auto"/>
          <w:sz w:val="24"/>
          <w:highlight w:val="none"/>
          <w:lang w:eastAsia="zh-CN"/>
        </w:rPr>
      </w:pPr>
      <w:r>
        <w:rPr>
          <w:rFonts w:hint="eastAsia" w:asciiTheme="minorEastAsia" w:hAnsiTheme="minorEastAsia" w:eastAsiaTheme="minorEastAsia"/>
          <w:color w:val="auto"/>
          <w:sz w:val="24"/>
          <w:highlight w:val="none"/>
          <w:lang w:eastAsia="zh-CN"/>
        </w:rPr>
        <w:t>增加费用</w:t>
      </w:r>
      <w:r>
        <w:rPr>
          <w:rFonts w:hint="eastAsia" w:asciiTheme="minorEastAsia" w:hAnsiTheme="minorEastAsia" w:eastAsiaTheme="minorEastAsia"/>
          <w:color w:val="auto"/>
          <w:sz w:val="24"/>
          <w:highlight w:val="none"/>
          <w:lang w:eastAsia="zh-CN"/>
        </w:rPr>
        <w:tab/>
      </w:r>
    </w:p>
    <w:p w14:paraId="369D028D">
      <w:pPr>
        <w:pStyle w:val="5"/>
        <w:ind w:firstLine="480"/>
        <w:rPr>
          <w:rFonts w:hint="eastAsia" w:asciiTheme="minorEastAsia" w:hAnsiTheme="minorEastAsia" w:eastAsiaTheme="minorEastAsia"/>
          <w:color w:val="auto"/>
          <w:sz w:val="24"/>
          <w:highlight w:val="none"/>
          <w:lang w:eastAsia="zh-CN"/>
        </w:rPr>
      </w:pPr>
      <w:r>
        <w:rPr>
          <w:rFonts w:hint="eastAsia" w:asciiTheme="minorEastAsia" w:hAnsiTheme="minorEastAsia" w:eastAsiaTheme="minorEastAsia"/>
          <w:color w:val="auto"/>
          <w:sz w:val="24"/>
          <w:highlight w:val="none"/>
          <w:lang w:eastAsia="zh-CN"/>
        </w:rPr>
        <w:t>结算申报金额</w:t>
      </w:r>
      <w:r>
        <w:rPr>
          <w:rFonts w:hint="eastAsia" w:asciiTheme="minorEastAsia" w:hAnsiTheme="minorEastAsia" w:eastAsiaTheme="minorEastAsia"/>
          <w:color w:val="auto"/>
          <w:sz w:val="24"/>
          <w:highlight w:val="none"/>
          <w:lang w:eastAsia="zh-CN"/>
        </w:rPr>
        <w:tab/>
      </w:r>
    </w:p>
    <w:p w14:paraId="043CB408">
      <w:pPr>
        <w:pStyle w:val="5"/>
        <w:ind w:firstLine="480"/>
        <w:rPr>
          <w:rFonts w:hint="eastAsia" w:asciiTheme="minorEastAsia" w:hAnsiTheme="minorEastAsia" w:eastAsiaTheme="minorEastAsia"/>
          <w:color w:val="auto"/>
          <w:sz w:val="24"/>
          <w:highlight w:val="none"/>
          <w:lang w:eastAsia="zh-CN"/>
        </w:rPr>
      </w:pPr>
      <w:r>
        <w:rPr>
          <w:rFonts w:hint="eastAsia" w:asciiTheme="minorEastAsia" w:hAnsiTheme="minorEastAsia" w:eastAsiaTheme="minorEastAsia"/>
          <w:color w:val="auto"/>
          <w:sz w:val="24"/>
          <w:highlight w:val="none"/>
          <w:lang w:eastAsia="zh-CN"/>
        </w:rPr>
        <w:t>累计支付金额</w:t>
      </w:r>
      <w:r>
        <w:rPr>
          <w:rFonts w:hint="eastAsia" w:asciiTheme="minorEastAsia" w:hAnsiTheme="minorEastAsia" w:eastAsiaTheme="minorEastAsia"/>
          <w:color w:val="auto"/>
          <w:sz w:val="24"/>
          <w:highlight w:val="none"/>
          <w:lang w:eastAsia="zh-CN"/>
        </w:rPr>
        <w:tab/>
      </w:r>
    </w:p>
    <w:p w14:paraId="3C27DF01">
      <w:pPr>
        <w:pStyle w:val="5"/>
        <w:ind w:firstLine="480"/>
        <w:rPr>
          <w:rFonts w:hint="eastAsia" w:asciiTheme="minorEastAsia" w:hAnsiTheme="minorEastAsia" w:eastAsiaTheme="minorEastAsia"/>
          <w:color w:val="auto"/>
          <w:sz w:val="24"/>
          <w:highlight w:val="none"/>
          <w:lang w:eastAsia="zh-CN"/>
        </w:rPr>
      </w:pPr>
      <w:r>
        <w:rPr>
          <w:rFonts w:hint="eastAsia" w:asciiTheme="minorEastAsia" w:hAnsiTheme="minorEastAsia" w:eastAsiaTheme="minorEastAsia"/>
          <w:color w:val="auto"/>
          <w:sz w:val="24"/>
          <w:highlight w:val="none"/>
          <w:lang w:eastAsia="zh-CN"/>
        </w:rPr>
        <w:t>为避免异议，特此声明，《施工合同》项下工程项目的最终价款以北京经济技术开发区经济发展局决算审定的金额为准。如届时经审定的决算金额小于我中心已向贵公司支付的金额，贵公司应在5日内将超付金额退回我单位指定账户，否则需按日向我中心支付审定金额万分之五的违约金。</w:t>
      </w:r>
    </w:p>
    <w:p w14:paraId="7788D903">
      <w:pPr>
        <w:pStyle w:val="5"/>
        <w:ind w:firstLine="480"/>
        <w:rPr>
          <w:rFonts w:hint="eastAsia" w:asciiTheme="minorEastAsia" w:hAnsiTheme="minorEastAsia" w:eastAsiaTheme="minorEastAsia"/>
          <w:color w:val="auto"/>
          <w:sz w:val="24"/>
          <w:highlight w:val="none"/>
          <w:lang w:eastAsia="zh-CN"/>
        </w:rPr>
      </w:pPr>
      <w:r>
        <w:rPr>
          <w:rFonts w:hint="eastAsia" w:asciiTheme="minorEastAsia" w:hAnsiTheme="minorEastAsia" w:eastAsiaTheme="minorEastAsia"/>
          <w:color w:val="auto"/>
          <w:sz w:val="24"/>
          <w:highlight w:val="none"/>
          <w:lang w:eastAsia="zh-CN"/>
        </w:rPr>
        <w:t>三、请贵公司核对确认本通知中载明的相关信息，包括但不限于工程信息、申报结算金额等。如确认无误，请于收到本结算通知后的10日内签署并向我中心提交附件回执，或向我中心提出异议。我中心在收到回执，且贵公司提交《施工合同》约定的发票及文件、材料等（视具体情况而定）后，将按照《施工合同》的约定向贵公司支付至本通知申报金额的XX%。</w:t>
      </w:r>
    </w:p>
    <w:p w14:paraId="207F7B33">
      <w:pPr>
        <w:pStyle w:val="5"/>
        <w:ind w:firstLine="480"/>
        <w:rPr>
          <w:rFonts w:hint="eastAsia" w:asciiTheme="minorEastAsia" w:hAnsiTheme="minorEastAsia" w:eastAsiaTheme="minorEastAsia"/>
          <w:color w:val="auto"/>
          <w:sz w:val="24"/>
          <w:highlight w:val="none"/>
          <w:lang w:eastAsia="zh-CN"/>
        </w:rPr>
      </w:pPr>
      <w:r>
        <w:rPr>
          <w:rFonts w:hint="eastAsia" w:asciiTheme="minorEastAsia" w:hAnsiTheme="minorEastAsia" w:eastAsiaTheme="minorEastAsia"/>
          <w:color w:val="auto"/>
          <w:sz w:val="24"/>
          <w:highlight w:val="none"/>
          <w:lang w:eastAsia="zh-CN"/>
        </w:rPr>
        <w:t>如贵公司未能在上述时限内提交回执或提出异议的，视为贵公司不同意拟支付的金额，我中心将暂停相关付款流程且不因此承担《施工合同》项下的任何违约责任，直至贵公司与我中心协商确定申报结算金额或北京经济技术开发区经济发展局审定决算金额。</w:t>
      </w:r>
    </w:p>
    <w:p w14:paraId="25B76545">
      <w:pPr>
        <w:pStyle w:val="5"/>
        <w:ind w:firstLine="480"/>
        <w:rPr>
          <w:rFonts w:hint="eastAsia" w:asciiTheme="minorEastAsia" w:hAnsiTheme="minorEastAsia" w:eastAsiaTheme="minorEastAsia"/>
          <w:color w:val="auto"/>
          <w:sz w:val="24"/>
          <w:highlight w:val="none"/>
          <w:lang w:eastAsia="zh-CN"/>
        </w:rPr>
      </w:pPr>
      <w:r>
        <w:rPr>
          <w:rFonts w:hint="eastAsia" w:asciiTheme="minorEastAsia" w:hAnsiTheme="minorEastAsia" w:eastAsiaTheme="minorEastAsia"/>
          <w:color w:val="auto"/>
          <w:sz w:val="24"/>
          <w:highlight w:val="none"/>
          <w:lang w:eastAsia="zh-CN"/>
        </w:rPr>
        <w:t>四、本通知的约定与《施工合同》存在任何冲突的，以本通知的内容为准。</w:t>
      </w:r>
    </w:p>
    <w:p w14:paraId="0DFC2CBB">
      <w:pPr>
        <w:pStyle w:val="5"/>
        <w:ind w:firstLine="480"/>
        <w:rPr>
          <w:rFonts w:hint="eastAsia" w:asciiTheme="minorEastAsia" w:hAnsiTheme="minorEastAsia" w:eastAsiaTheme="minorEastAsia"/>
          <w:color w:val="auto"/>
          <w:sz w:val="24"/>
          <w:highlight w:val="none"/>
          <w:lang w:eastAsia="zh-CN"/>
        </w:rPr>
      </w:pPr>
    </w:p>
    <w:p w14:paraId="2F4FA950">
      <w:pPr>
        <w:pStyle w:val="5"/>
        <w:ind w:firstLine="480"/>
        <w:rPr>
          <w:rFonts w:hint="eastAsia" w:asciiTheme="minorEastAsia" w:hAnsiTheme="minorEastAsia" w:eastAsiaTheme="minorEastAsia"/>
          <w:color w:val="auto"/>
          <w:sz w:val="24"/>
          <w:highlight w:val="none"/>
          <w:lang w:eastAsia="zh-CN"/>
        </w:rPr>
      </w:pPr>
      <w:r>
        <w:rPr>
          <w:rFonts w:hint="eastAsia" w:asciiTheme="minorEastAsia" w:hAnsiTheme="minorEastAsia" w:eastAsiaTheme="minorEastAsia"/>
          <w:color w:val="auto"/>
          <w:sz w:val="24"/>
          <w:highlight w:val="none"/>
          <w:lang w:eastAsia="zh-CN"/>
        </w:rPr>
        <w:t>特此通知。</w:t>
      </w:r>
    </w:p>
    <w:p w14:paraId="6E40A05A">
      <w:pPr>
        <w:pStyle w:val="5"/>
        <w:ind w:firstLine="480"/>
        <w:rPr>
          <w:rFonts w:hint="eastAsia" w:asciiTheme="minorEastAsia" w:hAnsiTheme="minorEastAsia" w:eastAsiaTheme="minorEastAsia"/>
          <w:color w:val="auto"/>
          <w:sz w:val="24"/>
          <w:highlight w:val="none"/>
          <w:lang w:eastAsia="zh-CN"/>
        </w:rPr>
      </w:pPr>
    </w:p>
    <w:p w14:paraId="60C707BC">
      <w:pPr>
        <w:pStyle w:val="5"/>
        <w:ind w:firstLine="480"/>
        <w:rPr>
          <w:rFonts w:asciiTheme="minorEastAsia" w:hAnsiTheme="minorEastAsia" w:eastAsiaTheme="minorEastAsia"/>
          <w:color w:val="auto"/>
          <w:sz w:val="24"/>
          <w:highlight w:val="none"/>
          <w:lang w:eastAsia="zh-CN"/>
        </w:rPr>
      </w:pPr>
    </w:p>
    <w:p w14:paraId="0021009B">
      <w:pPr>
        <w:pStyle w:val="5"/>
        <w:ind w:firstLine="480"/>
        <w:jc w:val="right"/>
        <w:rPr>
          <w:rFonts w:hint="eastAsia" w:asciiTheme="minorEastAsia" w:hAnsiTheme="minorEastAsia" w:eastAsiaTheme="minorEastAsia"/>
          <w:color w:val="auto"/>
          <w:sz w:val="24"/>
          <w:highlight w:val="none"/>
          <w:lang w:eastAsia="zh-CN"/>
        </w:rPr>
      </w:pPr>
      <w:r>
        <w:rPr>
          <w:rFonts w:hint="eastAsia" w:asciiTheme="minorEastAsia" w:hAnsiTheme="minorEastAsia" w:eastAsiaTheme="minorEastAsia"/>
          <w:color w:val="auto"/>
          <w:sz w:val="24"/>
          <w:highlight w:val="none"/>
          <w:lang w:eastAsia="zh-CN"/>
        </w:rPr>
        <w:t>北京经济技术开发区土地储备与建设服务中心</w:t>
      </w:r>
    </w:p>
    <w:p w14:paraId="2BB6138E">
      <w:pPr>
        <w:pStyle w:val="5"/>
        <w:ind w:firstLine="480"/>
        <w:jc w:val="right"/>
        <w:rPr>
          <w:rFonts w:hint="eastAsia" w:asciiTheme="minorEastAsia" w:hAnsiTheme="minorEastAsia" w:eastAsiaTheme="minorEastAsia"/>
          <w:color w:val="auto"/>
          <w:sz w:val="24"/>
          <w:highlight w:val="none"/>
          <w:lang w:eastAsia="zh-CN"/>
        </w:rPr>
      </w:pPr>
      <w:r>
        <w:rPr>
          <w:rFonts w:hint="eastAsia" w:asciiTheme="minorEastAsia" w:hAnsiTheme="minorEastAsia" w:eastAsiaTheme="minorEastAsia"/>
          <w:color w:val="auto"/>
          <w:sz w:val="24"/>
          <w:highlight w:val="none"/>
          <w:lang w:eastAsia="zh-CN"/>
        </w:rPr>
        <w:t>年    月    日</w:t>
      </w:r>
    </w:p>
    <w:p w14:paraId="1E9CE780">
      <w:pPr>
        <w:pStyle w:val="5"/>
        <w:ind w:firstLine="420"/>
        <w:rPr>
          <w:rFonts w:hint="eastAsia" w:eastAsiaTheme="minorEastAsia"/>
          <w:color w:val="auto"/>
          <w:highlight w:val="none"/>
          <w:lang w:eastAsia="zh-CN"/>
        </w:rPr>
      </w:pPr>
    </w:p>
    <w:p w14:paraId="1C01F9FF">
      <w:pPr>
        <w:pStyle w:val="5"/>
        <w:ind w:firstLine="420"/>
        <w:rPr>
          <w:rFonts w:hint="eastAsia" w:eastAsiaTheme="minorEastAsia"/>
          <w:color w:val="auto"/>
          <w:highlight w:val="none"/>
          <w:lang w:eastAsia="zh-CN"/>
        </w:rPr>
      </w:pPr>
    </w:p>
    <w:p w14:paraId="0D5CA05B">
      <w:pPr>
        <w:pStyle w:val="5"/>
        <w:ind w:firstLine="420"/>
        <w:rPr>
          <w:rFonts w:hint="eastAsia" w:eastAsiaTheme="minorEastAsia"/>
          <w:color w:val="auto"/>
          <w:highlight w:val="none"/>
          <w:lang w:eastAsia="zh-CN"/>
        </w:rPr>
      </w:pPr>
    </w:p>
    <w:p w14:paraId="540CA1EA">
      <w:pPr>
        <w:pStyle w:val="5"/>
        <w:ind w:firstLine="420"/>
        <w:rPr>
          <w:rFonts w:hint="eastAsia" w:eastAsiaTheme="minorEastAsia"/>
          <w:color w:val="auto"/>
          <w:highlight w:val="none"/>
          <w:lang w:eastAsia="zh-CN"/>
        </w:rPr>
      </w:pPr>
    </w:p>
    <w:p w14:paraId="37EFB338">
      <w:pPr>
        <w:pStyle w:val="5"/>
        <w:ind w:firstLine="420"/>
        <w:rPr>
          <w:rFonts w:hint="eastAsia" w:eastAsiaTheme="minorEastAsia"/>
          <w:color w:val="auto"/>
          <w:highlight w:val="none"/>
          <w:lang w:eastAsia="zh-CN"/>
        </w:rPr>
      </w:pPr>
    </w:p>
    <w:p w14:paraId="6D483AE7">
      <w:pPr>
        <w:pStyle w:val="5"/>
        <w:ind w:firstLine="420"/>
        <w:rPr>
          <w:rFonts w:hint="eastAsia" w:eastAsiaTheme="minorEastAsia"/>
          <w:color w:val="auto"/>
          <w:highlight w:val="none"/>
          <w:lang w:eastAsia="zh-CN"/>
        </w:rPr>
      </w:pPr>
    </w:p>
    <w:p w14:paraId="7F856BC2">
      <w:pPr>
        <w:pStyle w:val="5"/>
        <w:ind w:firstLine="420"/>
        <w:rPr>
          <w:rFonts w:hint="eastAsia" w:eastAsiaTheme="minorEastAsia"/>
          <w:color w:val="auto"/>
          <w:highlight w:val="none"/>
          <w:lang w:eastAsia="zh-CN"/>
        </w:rPr>
      </w:pPr>
    </w:p>
    <w:p w14:paraId="2973F064">
      <w:pPr>
        <w:pStyle w:val="5"/>
        <w:ind w:firstLine="420"/>
        <w:rPr>
          <w:rFonts w:hint="eastAsia" w:eastAsiaTheme="minorEastAsia"/>
          <w:color w:val="auto"/>
          <w:highlight w:val="none"/>
          <w:lang w:eastAsia="zh-CN"/>
        </w:rPr>
      </w:pPr>
    </w:p>
    <w:p w14:paraId="26AE3B9B">
      <w:pPr>
        <w:pStyle w:val="5"/>
        <w:ind w:firstLine="420"/>
        <w:rPr>
          <w:rFonts w:hint="eastAsia" w:eastAsiaTheme="minorEastAsia"/>
          <w:color w:val="auto"/>
          <w:highlight w:val="none"/>
          <w:lang w:eastAsia="zh-CN"/>
        </w:rPr>
      </w:pPr>
    </w:p>
    <w:p w14:paraId="67F63831">
      <w:pPr>
        <w:pStyle w:val="5"/>
        <w:ind w:firstLine="420"/>
        <w:rPr>
          <w:rFonts w:hint="eastAsia" w:eastAsiaTheme="minorEastAsia"/>
          <w:color w:val="auto"/>
          <w:highlight w:val="none"/>
          <w:lang w:eastAsia="zh-CN"/>
        </w:rPr>
      </w:pPr>
    </w:p>
    <w:p w14:paraId="035B75FA">
      <w:pPr>
        <w:pStyle w:val="5"/>
        <w:ind w:firstLine="420"/>
        <w:rPr>
          <w:rFonts w:hint="eastAsia" w:eastAsiaTheme="minorEastAsia"/>
          <w:color w:val="auto"/>
          <w:highlight w:val="none"/>
          <w:lang w:eastAsia="zh-CN"/>
        </w:rPr>
      </w:pPr>
    </w:p>
    <w:p w14:paraId="2C936290">
      <w:pPr>
        <w:pStyle w:val="5"/>
        <w:ind w:firstLine="420"/>
        <w:rPr>
          <w:rFonts w:hint="eastAsia" w:eastAsiaTheme="minorEastAsia"/>
          <w:color w:val="auto"/>
          <w:highlight w:val="none"/>
          <w:lang w:eastAsia="zh-CN"/>
        </w:rPr>
      </w:pPr>
    </w:p>
    <w:p w14:paraId="66F217C3">
      <w:pPr>
        <w:pStyle w:val="5"/>
        <w:ind w:firstLine="420"/>
        <w:rPr>
          <w:rFonts w:hint="eastAsia" w:eastAsiaTheme="minorEastAsia"/>
          <w:color w:val="auto"/>
          <w:highlight w:val="none"/>
          <w:lang w:eastAsia="zh-CN"/>
        </w:rPr>
      </w:pPr>
    </w:p>
    <w:p w14:paraId="7D7B7C2A">
      <w:pPr>
        <w:pStyle w:val="5"/>
        <w:ind w:firstLine="420"/>
        <w:rPr>
          <w:rFonts w:hint="eastAsia" w:eastAsiaTheme="minorEastAsia"/>
          <w:color w:val="auto"/>
          <w:highlight w:val="none"/>
          <w:lang w:eastAsia="zh-CN"/>
        </w:rPr>
      </w:pPr>
    </w:p>
    <w:p w14:paraId="47A66B1B">
      <w:pPr>
        <w:pStyle w:val="5"/>
        <w:ind w:firstLine="420"/>
        <w:rPr>
          <w:rFonts w:hint="eastAsia" w:eastAsiaTheme="minorEastAsia"/>
          <w:color w:val="auto"/>
          <w:highlight w:val="none"/>
          <w:lang w:eastAsia="zh-CN"/>
        </w:rPr>
      </w:pPr>
    </w:p>
    <w:p w14:paraId="7C216C28">
      <w:pPr>
        <w:pStyle w:val="5"/>
        <w:ind w:firstLine="420"/>
        <w:rPr>
          <w:rFonts w:hint="eastAsia" w:eastAsiaTheme="minorEastAsia"/>
          <w:color w:val="auto"/>
          <w:highlight w:val="none"/>
          <w:lang w:eastAsia="zh-CN"/>
        </w:rPr>
      </w:pPr>
    </w:p>
    <w:p w14:paraId="2E39B854">
      <w:pPr>
        <w:pStyle w:val="5"/>
        <w:ind w:firstLine="420"/>
        <w:rPr>
          <w:rFonts w:hint="eastAsia" w:eastAsiaTheme="minorEastAsia"/>
          <w:color w:val="auto"/>
          <w:highlight w:val="none"/>
          <w:lang w:eastAsia="zh-CN"/>
        </w:rPr>
      </w:pPr>
    </w:p>
    <w:p w14:paraId="7EA647CA">
      <w:pPr>
        <w:pStyle w:val="5"/>
        <w:ind w:firstLine="420"/>
        <w:rPr>
          <w:rFonts w:hint="eastAsia" w:eastAsiaTheme="minorEastAsia"/>
          <w:color w:val="auto"/>
          <w:highlight w:val="none"/>
          <w:lang w:eastAsia="zh-CN"/>
        </w:rPr>
      </w:pPr>
    </w:p>
    <w:p w14:paraId="397BA5B4">
      <w:pPr>
        <w:pStyle w:val="5"/>
        <w:ind w:firstLine="420"/>
        <w:rPr>
          <w:rFonts w:hint="eastAsia" w:eastAsiaTheme="minorEastAsia"/>
          <w:color w:val="auto"/>
          <w:highlight w:val="none"/>
          <w:lang w:eastAsia="zh-CN"/>
        </w:rPr>
      </w:pPr>
    </w:p>
    <w:p w14:paraId="02ED00A6">
      <w:pPr>
        <w:pStyle w:val="5"/>
        <w:ind w:firstLine="420"/>
        <w:rPr>
          <w:rFonts w:hint="eastAsia" w:eastAsiaTheme="minorEastAsia"/>
          <w:color w:val="auto"/>
          <w:highlight w:val="none"/>
          <w:lang w:eastAsia="zh-CN"/>
        </w:rPr>
      </w:pPr>
    </w:p>
    <w:p w14:paraId="772B73A7">
      <w:pPr>
        <w:pStyle w:val="5"/>
        <w:ind w:firstLine="420"/>
        <w:rPr>
          <w:rFonts w:hint="eastAsia" w:eastAsiaTheme="minorEastAsia"/>
          <w:color w:val="auto"/>
          <w:highlight w:val="none"/>
          <w:lang w:eastAsia="zh-CN"/>
        </w:rPr>
      </w:pPr>
    </w:p>
    <w:p w14:paraId="33DFF089">
      <w:pPr>
        <w:pStyle w:val="5"/>
        <w:ind w:firstLine="420"/>
        <w:rPr>
          <w:rFonts w:hint="eastAsia" w:eastAsiaTheme="minorEastAsia"/>
          <w:color w:val="auto"/>
          <w:highlight w:val="none"/>
          <w:lang w:eastAsia="zh-CN"/>
        </w:rPr>
      </w:pPr>
    </w:p>
    <w:p w14:paraId="4362D85D">
      <w:pPr>
        <w:pStyle w:val="5"/>
        <w:ind w:firstLine="420"/>
        <w:rPr>
          <w:rFonts w:hint="eastAsia" w:eastAsiaTheme="minorEastAsia"/>
          <w:color w:val="auto"/>
          <w:highlight w:val="none"/>
          <w:lang w:eastAsia="zh-CN"/>
        </w:rPr>
      </w:pPr>
    </w:p>
    <w:p w14:paraId="1DC95F15">
      <w:pPr>
        <w:pStyle w:val="5"/>
        <w:ind w:firstLine="420"/>
        <w:rPr>
          <w:rFonts w:hint="eastAsia" w:eastAsiaTheme="minorEastAsia"/>
          <w:color w:val="auto"/>
          <w:highlight w:val="none"/>
          <w:lang w:eastAsia="zh-CN"/>
        </w:rPr>
      </w:pPr>
    </w:p>
    <w:p w14:paraId="279A5F88">
      <w:pPr>
        <w:pStyle w:val="5"/>
        <w:ind w:firstLine="0" w:firstLineChars="0"/>
        <w:jc w:val="both"/>
        <w:rPr>
          <w:rFonts w:hint="eastAsia" w:eastAsiaTheme="minorEastAsia"/>
          <w:color w:val="auto"/>
          <w:highlight w:val="none"/>
          <w:lang w:eastAsia="zh-CN"/>
        </w:rPr>
      </w:pPr>
    </w:p>
    <w:p w14:paraId="56CCFE6F">
      <w:pPr>
        <w:pStyle w:val="4"/>
        <w:ind w:firstLine="241" w:firstLineChars="0"/>
        <w:rPr>
          <w:rFonts w:hint="eastAsia"/>
          <w:color w:val="auto"/>
          <w:highlight w:val="none"/>
          <w:lang w:eastAsia="zh-CN"/>
        </w:rPr>
      </w:pPr>
      <w:bookmarkStart w:id="1861" w:name="_Toc12349"/>
      <w:bookmarkStart w:id="1862" w:name="_Toc6791"/>
      <w:bookmarkStart w:id="1863" w:name="_Toc1515"/>
      <w:bookmarkStart w:id="1864" w:name="_Toc1096"/>
      <w:bookmarkStart w:id="1865" w:name="_Toc14517"/>
      <w:bookmarkStart w:id="1866" w:name="_Toc22360"/>
      <w:bookmarkStart w:id="1867" w:name="_Toc7694"/>
      <w:bookmarkStart w:id="1868" w:name="_Toc14649"/>
      <w:bookmarkStart w:id="1869" w:name="_Toc31411"/>
      <w:bookmarkStart w:id="1870" w:name="_Toc4952"/>
      <w:bookmarkStart w:id="1871" w:name="_Toc8223"/>
      <w:bookmarkStart w:id="1872" w:name="_Toc24212"/>
      <w:bookmarkStart w:id="1873" w:name="_Toc192580252"/>
      <w:bookmarkStart w:id="1874" w:name="_Toc23012"/>
      <w:bookmarkStart w:id="1875" w:name="_Toc15574"/>
      <w:bookmarkStart w:id="1876" w:name="_Toc1971"/>
      <w:bookmarkStart w:id="1877" w:name="_Toc7467"/>
      <w:bookmarkStart w:id="1878" w:name="_Toc12251"/>
      <w:bookmarkStart w:id="1879" w:name="_Toc27716"/>
      <w:r>
        <w:rPr>
          <w:rFonts w:hint="eastAsia"/>
          <w:color w:val="auto"/>
          <w:highlight w:val="none"/>
          <w:lang w:eastAsia="zh-CN"/>
        </w:rPr>
        <w:t>表4.3-11 竣工结算申报通知回执</w:t>
      </w:r>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p>
    <w:p w14:paraId="0EACEEDC">
      <w:pPr>
        <w:pStyle w:val="5"/>
        <w:ind w:firstLine="482"/>
        <w:jc w:val="center"/>
        <w:rPr>
          <w:rFonts w:hint="eastAsia" w:eastAsiaTheme="minorEastAsia"/>
          <w:b/>
          <w:color w:val="auto"/>
          <w:sz w:val="24"/>
          <w:highlight w:val="none"/>
          <w:lang w:eastAsia="zh-CN"/>
        </w:rPr>
      </w:pPr>
      <w:r>
        <w:rPr>
          <w:rFonts w:hint="eastAsia" w:eastAsiaTheme="minorEastAsia"/>
          <w:b/>
          <w:color w:val="auto"/>
          <w:sz w:val="24"/>
          <w:highlight w:val="none"/>
          <w:lang w:eastAsia="zh-CN"/>
        </w:rPr>
        <w:t>建设工程施工合同竣工结算申报通知回执</w:t>
      </w:r>
    </w:p>
    <w:p w14:paraId="070E215C">
      <w:pPr>
        <w:pStyle w:val="5"/>
        <w:ind w:firstLine="420"/>
        <w:rPr>
          <w:rFonts w:eastAsiaTheme="minorEastAsia"/>
          <w:color w:val="auto"/>
          <w:highlight w:val="none"/>
          <w:lang w:eastAsia="zh-CN"/>
        </w:rPr>
      </w:pPr>
    </w:p>
    <w:p w14:paraId="5B84C8D5">
      <w:pPr>
        <w:pStyle w:val="5"/>
        <w:ind w:firstLine="480"/>
        <w:rPr>
          <w:rFonts w:hint="eastAsia" w:asciiTheme="minorEastAsia" w:hAnsiTheme="minorEastAsia" w:eastAsiaTheme="minorEastAsia"/>
          <w:color w:val="auto"/>
          <w:sz w:val="24"/>
          <w:highlight w:val="none"/>
          <w:lang w:eastAsia="zh-CN"/>
        </w:rPr>
      </w:pPr>
      <w:r>
        <w:rPr>
          <w:rFonts w:hint="eastAsia" w:asciiTheme="minorEastAsia" w:hAnsiTheme="minorEastAsia" w:eastAsiaTheme="minorEastAsia"/>
          <w:color w:val="auto"/>
          <w:sz w:val="24"/>
          <w:highlight w:val="none"/>
          <w:lang w:eastAsia="zh-CN"/>
        </w:rPr>
        <w:t>致：北京经济技术开发区土地储备与建设服务中心</w:t>
      </w:r>
    </w:p>
    <w:p w14:paraId="62BB7296">
      <w:pPr>
        <w:pStyle w:val="5"/>
        <w:ind w:firstLine="480"/>
        <w:rPr>
          <w:rFonts w:asciiTheme="minorEastAsia" w:hAnsiTheme="minorEastAsia" w:eastAsiaTheme="minorEastAsia"/>
          <w:color w:val="auto"/>
          <w:sz w:val="24"/>
          <w:highlight w:val="none"/>
          <w:lang w:eastAsia="zh-CN"/>
        </w:rPr>
      </w:pPr>
    </w:p>
    <w:p w14:paraId="47A0550E">
      <w:pPr>
        <w:pStyle w:val="5"/>
        <w:ind w:firstLine="480"/>
        <w:rPr>
          <w:rFonts w:hint="eastAsia" w:asciiTheme="minorEastAsia" w:hAnsiTheme="minorEastAsia" w:eastAsiaTheme="minorEastAsia"/>
          <w:color w:val="auto"/>
          <w:sz w:val="24"/>
          <w:highlight w:val="none"/>
          <w:lang w:eastAsia="zh-CN"/>
        </w:rPr>
      </w:pPr>
      <w:r>
        <w:rPr>
          <w:rFonts w:hint="eastAsia" w:asciiTheme="minorEastAsia" w:hAnsiTheme="minorEastAsia" w:eastAsiaTheme="minorEastAsia"/>
          <w:color w:val="auto"/>
          <w:sz w:val="24"/>
          <w:highlight w:val="none"/>
          <w:lang w:eastAsia="zh-CN"/>
        </w:rPr>
        <w:t>贵单位向我公司发送的《建设工程施工合同竣工结算申报通知》已妥善收悉，我单位确认并同意《申报通知》中载明的各项信息及约定，并同意贵单位向我公司支付《申报通知》中载明的金额。</w:t>
      </w:r>
    </w:p>
    <w:p w14:paraId="6CC79348">
      <w:pPr>
        <w:pStyle w:val="5"/>
        <w:ind w:firstLine="480"/>
        <w:rPr>
          <w:rFonts w:hint="eastAsia" w:asciiTheme="minorEastAsia" w:hAnsiTheme="minorEastAsia" w:eastAsiaTheme="minorEastAsia"/>
          <w:color w:val="auto"/>
          <w:sz w:val="24"/>
          <w:highlight w:val="none"/>
          <w:lang w:eastAsia="zh-CN"/>
        </w:rPr>
      </w:pPr>
      <w:r>
        <w:rPr>
          <w:rFonts w:hint="eastAsia" w:asciiTheme="minorEastAsia" w:hAnsiTheme="minorEastAsia" w:eastAsiaTheme="minorEastAsia"/>
          <w:color w:val="auto"/>
          <w:sz w:val="24"/>
          <w:highlight w:val="none"/>
          <w:lang w:eastAsia="zh-CN"/>
        </w:rPr>
        <w:t>我公司进一步向贵单位承诺并确认：如届时经北京经济技术开发区经济发展局审定的决算金额小于贵单位已在《施工合同》项下向我公司支付的金额，我公司将在5日内将超付金额退回贵单位指定账户，否则我公司应按日向贵单位支付审定金额万分之五的违约金。</w:t>
      </w:r>
    </w:p>
    <w:p w14:paraId="0569A982">
      <w:pPr>
        <w:pStyle w:val="5"/>
        <w:ind w:firstLine="480"/>
        <w:rPr>
          <w:rFonts w:asciiTheme="minorEastAsia" w:hAnsiTheme="minorEastAsia" w:eastAsiaTheme="minorEastAsia"/>
          <w:color w:val="auto"/>
          <w:sz w:val="24"/>
          <w:highlight w:val="none"/>
          <w:lang w:eastAsia="zh-CN"/>
        </w:rPr>
      </w:pPr>
    </w:p>
    <w:p w14:paraId="1A520755">
      <w:pPr>
        <w:pStyle w:val="5"/>
        <w:ind w:firstLine="480"/>
        <w:rPr>
          <w:rFonts w:hint="eastAsia" w:asciiTheme="minorEastAsia" w:hAnsiTheme="minorEastAsia" w:eastAsiaTheme="minorEastAsia"/>
          <w:color w:val="auto"/>
          <w:sz w:val="24"/>
          <w:highlight w:val="none"/>
          <w:lang w:eastAsia="zh-CN"/>
        </w:rPr>
      </w:pPr>
      <w:r>
        <w:rPr>
          <w:rFonts w:hint="eastAsia" w:asciiTheme="minorEastAsia" w:hAnsiTheme="minorEastAsia" w:eastAsiaTheme="minorEastAsia"/>
          <w:color w:val="auto"/>
          <w:sz w:val="24"/>
          <w:highlight w:val="none"/>
          <w:lang w:eastAsia="zh-CN"/>
        </w:rPr>
        <w:t>特此回执。</w:t>
      </w:r>
    </w:p>
    <w:p w14:paraId="58E30748">
      <w:pPr>
        <w:pStyle w:val="5"/>
        <w:ind w:firstLine="480"/>
        <w:rPr>
          <w:rFonts w:asciiTheme="minorEastAsia" w:hAnsiTheme="minorEastAsia" w:eastAsiaTheme="minorEastAsia"/>
          <w:color w:val="auto"/>
          <w:sz w:val="24"/>
          <w:highlight w:val="none"/>
          <w:lang w:eastAsia="zh-CN"/>
        </w:rPr>
      </w:pPr>
    </w:p>
    <w:p w14:paraId="3AC2C767">
      <w:pPr>
        <w:pStyle w:val="5"/>
        <w:ind w:left="4800" w:leftChars="2000" w:firstLine="480"/>
        <w:rPr>
          <w:rFonts w:asciiTheme="minorEastAsia" w:hAnsiTheme="minorEastAsia" w:eastAsiaTheme="minorEastAsia"/>
          <w:color w:val="auto"/>
          <w:sz w:val="24"/>
          <w:highlight w:val="none"/>
          <w:lang w:eastAsia="zh-CN"/>
        </w:rPr>
      </w:pPr>
    </w:p>
    <w:p w14:paraId="1AB78A5A">
      <w:pPr>
        <w:pStyle w:val="5"/>
        <w:autoSpaceDE/>
        <w:autoSpaceDN/>
        <w:spacing w:line="480" w:lineRule="auto"/>
        <w:ind w:left="4800" w:leftChars="2000" w:firstLine="480"/>
        <w:rPr>
          <w:rFonts w:asciiTheme="minorEastAsia" w:hAnsiTheme="minorEastAsia" w:eastAsiaTheme="minorEastAsia"/>
          <w:color w:val="auto"/>
          <w:sz w:val="24"/>
          <w:highlight w:val="none"/>
          <w:lang w:eastAsia="zh-CN"/>
        </w:rPr>
      </w:pPr>
      <w:r>
        <w:rPr>
          <w:rFonts w:hint="eastAsia" w:asciiTheme="minorEastAsia" w:hAnsiTheme="minorEastAsia" w:eastAsiaTheme="minorEastAsia"/>
          <w:color w:val="auto"/>
          <w:sz w:val="24"/>
          <w:highlight w:val="none"/>
          <w:lang w:eastAsia="zh-CN"/>
        </w:rPr>
        <w:t>承包人：（盖章）</w:t>
      </w:r>
    </w:p>
    <w:p w14:paraId="4195737F">
      <w:pPr>
        <w:pStyle w:val="5"/>
        <w:autoSpaceDE/>
        <w:autoSpaceDN/>
        <w:spacing w:line="480" w:lineRule="auto"/>
        <w:ind w:left="4800" w:leftChars="2000" w:firstLine="480"/>
        <w:rPr>
          <w:rFonts w:asciiTheme="minorEastAsia" w:hAnsiTheme="minorEastAsia" w:eastAsiaTheme="minorEastAsia"/>
          <w:color w:val="auto"/>
          <w:sz w:val="24"/>
          <w:highlight w:val="none"/>
          <w:lang w:eastAsia="zh-CN"/>
        </w:rPr>
      </w:pPr>
      <w:r>
        <w:rPr>
          <w:rFonts w:hint="eastAsia" w:asciiTheme="minorEastAsia" w:hAnsiTheme="minorEastAsia" w:eastAsiaTheme="minorEastAsia"/>
          <w:color w:val="auto"/>
          <w:sz w:val="24"/>
          <w:highlight w:val="none"/>
          <w:lang w:eastAsia="zh-CN"/>
        </w:rPr>
        <w:t xml:space="preserve">法定代表人/委托代理人：                </w:t>
      </w:r>
    </w:p>
    <w:p w14:paraId="0ECE1540">
      <w:pPr>
        <w:pStyle w:val="5"/>
        <w:spacing w:line="480" w:lineRule="auto"/>
        <w:ind w:left="4800" w:leftChars="2000" w:firstLine="480" w:firstLineChars="0"/>
        <w:rPr>
          <w:rFonts w:hint="eastAsia" w:asciiTheme="minorEastAsia" w:hAnsiTheme="minorEastAsia" w:eastAsiaTheme="minorEastAsia"/>
          <w:color w:val="auto"/>
          <w:sz w:val="24"/>
          <w:highlight w:val="none"/>
          <w:lang w:eastAsia="zh-CN"/>
        </w:rPr>
      </w:pPr>
      <w:r>
        <w:rPr>
          <w:rFonts w:hint="eastAsia" w:asciiTheme="minorEastAsia" w:hAnsiTheme="minorEastAsia" w:eastAsiaTheme="minorEastAsia"/>
          <w:color w:val="auto"/>
          <w:sz w:val="24"/>
          <w:highlight w:val="none"/>
          <w:lang w:eastAsia="zh-CN"/>
        </w:rPr>
        <w:t>年    月    日</w:t>
      </w:r>
    </w:p>
    <w:p w14:paraId="2DC3EF05">
      <w:pPr>
        <w:pStyle w:val="5"/>
        <w:ind w:firstLine="0" w:firstLineChars="0"/>
        <w:rPr>
          <w:rFonts w:hint="eastAsia" w:ascii="方正仿宋_GB2312" w:hAnsi="方正仿宋_GB2312" w:cs="方正仿宋_GB2312" w:eastAsiaTheme="minorEastAsia"/>
          <w:color w:val="auto"/>
          <w:spacing w:val="-9"/>
          <w:sz w:val="28"/>
          <w:szCs w:val="28"/>
          <w:highlight w:val="none"/>
          <w:lang w:eastAsia="zh-CN"/>
        </w:rPr>
        <w:sectPr>
          <w:headerReference r:id="rId24" w:type="default"/>
          <w:pgSz w:w="11906" w:h="16838"/>
          <w:pgMar w:top="1440" w:right="1080" w:bottom="1440" w:left="1080" w:header="0" w:footer="1010" w:gutter="0"/>
          <w:pgBorders>
            <w:top w:val="none" w:sz="0" w:space="0"/>
            <w:left w:val="none" w:sz="0" w:space="0"/>
            <w:bottom w:val="none" w:sz="0" w:space="0"/>
            <w:right w:val="none" w:sz="0" w:space="0"/>
          </w:pgBorders>
          <w:pgNumType w:fmt="decimal"/>
          <w:cols w:space="720" w:num="1"/>
        </w:sectPr>
      </w:pPr>
    </w:p>
    <w:p w14:paraId="4868F913">
      <w:pPr>
        <w:pStyle w:val="4"/>
        <w:bidi w:val="0"/>
        <w:rPr>
          <w:rFonts w:hint="eastAsia"/>
          <w:lang w:eastAsia="zh-CN"/>
        </w:rPr>
      </w:pPr>
      <w:bookmarkStart w:id="1880" w:name="_Toc23150"/>
      <w:bookmarkStart w:id="1881" w:name="_Toc3063"/>
      <w:bookmarkStart w:id="1882" w:name="_Toc12636"/>
      <w:bookmarkStart w:id="1883" w:name="_Toc14897"/>
      <w:bookmarkStart w:id="1884" w:name="_Toc192580253"/>
      <w:bookmarkStart w:id="1885" w:name="_Toc16507"/>
      <w:bookmarkStart w:id="1886" w:name="_Toc31176"/>
      <w:bookmarkStart w:id="1887" w:name="_Toc23130"/>
      <w:bookmarkStart w:id="1888" w:name="_Toc19856"/>
      <w:bookmarkStart w:id="1889" w:name="_Toc24906"/>
      <w:bookmarkStart w:id="1890" w:name="_Toc5222"/>
      <w:bookmarkStart w:id="1891" w:name="_Toc4833"/>
      <w:bookmarkStart w:id="1892" w:name="_Toc15080"/>
      <w:bookmarkStart w:id="1893" w:name="_Toc9129"/>
      <w:bookmarkStart w:id="1894" w:name="_Toc28110"/>
      <w:bookmarkStart w:id="1895" w:name="_Toc31348"/>
      <w:bookmarkStart w:id="1896" w:name="_Toc1301"/>
      <w:bookmarkStart w:id="1897" w:name="_Toc30730"/>
      <w:bookmarkStart w:id="1898" w:name="_Toc21697"/>
      <w:r>
        <w:rPr>
          <w:rFonts w:hint="eastAsia"/>
          <w:lang w:eastAsia="zh-CN"/>
        </w:rPr>
        <w:t>表4.3-12 固定资产入账单</w:t>
      </w:r>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p>
    <w:p w14:paraId="5E8F97BA">
      <w:pPr>
        <w:pStyle w:val="5"/>
        <w:jc w:val="center"/>
        <w:rPr>
          <w:rFonts w:hint="eastAsia"/>
          <w:lang w:eastAsia="zh-CN"/>
        </w:rPr>
      </w:pPr>
      <w:r>
        <w:rPr>
          <w:rFonts w:hint="eastAsia" w:ascii="宋体" w:hAnsi="宋体" w:cs="宋体"/>
          <w:b/>
          <w:bCs/>
          <w:color w:val="auto"/>
          <w:sz w:val="44"/>
          <w:szCs w:val="44"/>
          <w:highlight w:val="none"/>
          <w:lang w:eastAsia="zh-CN" w:bidi="ar"/>
        </w:rPr>
        <w:t>固定资产入账单</w:t>
      </w:r>
    </w:p>
    <w:tbl>
      <w:tblPr>
        <w:tblStyle w:val="24"/>
        <w:tblW w:w="14420" w:type="dxa"/>
        <w:tblInd w:w="-1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3"/>
        <w:gridCol w:w="2059"/>
        <w:gridCol w:w="1650"/>
        <w:gridCol w:w="2059"/>
        <w:gridCol w:w="2059"/>
        <w:gridCol w:w="2059"/>
        <w:gridCol w:w="1621"/>
      </w:tblGrid>
      <w:tr w14:paraId="080A5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2913" w:type="dxa"/>
            <w:tcBorders>
              <w:tl2br w:val="nil"/>
              <w:tr2bl w:val="nil"/>
            </w:tcBorders>
            <w:shd w:val="clear" w:color="auto" w:fill="auto"/>
            <w:noWrap/>
            <w:vAlign w:val="center"/>
          </w:tcPr>
          <w:p w14:paraId="2BDDB461">
            <w:pPr>
              <w:ind w:firstLine="482"/>
              <w:textAlignment w:val="center"/>
              <w:rPr>
                <w:rFonts w:ascii="宋体" w:hAnsi="宋体" w:cs="宋体"/>
                <w:b/>
                <w:bCs/>
                <w:color w:val="auto"/>
                <w:highlight w:val="none"/>
              </w:rPr>
            </w:pPr>
            <w:r>
              <w:rPr>
                <w:rFonts w:hint="eastAsia" w:ascii="宋体" w:hAnsi="宋体" w:cs="宋体"/>
                <w:b/>
                <w:bCs/>
                <w:color w:val="auto"/>
                <w:highlight w:val="none"/>
                <w:lang w:eastAsia="zh-CN" w:bidi="ar"/>
              </w:rPr>
              <w:t>入账单位（公章）：</w:t>
            </w:r>
          </w:p>
        </w:tc>
        <w:tc>
          <w:tcPr>
            <w:tcW w:w="2059" w:type="dxa"/>
            <w:tcBorders>
              <w:tl2br w:val="nil"/>
              <w:tr2bl w:val="nil"/>
            </w:tcBorders>
            <w:shd w:val="clear" w:color="auto" w:fill="auto"/>
            <w:noWrap/>
            <w:vAlign w:val="center"/>
          </w:tcPr>
          <w:p w14:paraId="333E321C">
            <w:pPr>
              <w:ind w:firstLine="482"/>
              <w:rPr>
                <w:rFonts w:ascii="宋体" w:hAnsi="宋体" w:cs="宋体"/>
                <w:b/>
                <w:bCs/>
                <w:color w:val="auto"/>
                <w:highlight w:val="none"/>
              </w:rPr>
            </w:pPr>
          </w:p>
        </w:tc>
        <w:tc>
          <w:tcPr>
            <w:tcW w:w="1650" w:type="dxa"/>
            <w:tcBorders>
              <w:tl2br w:val="nil"/>
              <w:tr2bl w:val="nil"/>
            </w:tcBorders>
            <w:shd w:val="clear" w:color="auto" w:fill="auto"/>
            <w:noWrap/>
            <w:vAlign w:val="center"/>
          </w:tcPr>
          <w:p w14:paraId="0D6A6617">
            <w:pPr>
              <w:ind w:firstLine="482"/>
              <w:rPr>
                <w:rFonts w:ascii="宋体" w:hAnsi="宋体" w:cs="宋体"/>
                <w:b/>
                <w:bCs/>
                <w:color w:val="auto"/>
                <w:highlight w:val="none"/>
              </w:rPr>
            </w:pPr>
          </w:p>
        </w:tc>
        <w:tc>
          <w:tcPr>
            <w:tcW w:w="2059" w:type="dxa"/>
            <w:tcBorders>
              <w:tl2br w:val="nil"/>
              <w:tr2bl w:val="nil"/>
            </w:tcBorders>
            <w:shd w:val="clear" w:color="auto" w:fill="auto"/>
            <w:noWrap/>
            <w:vAlign w:val="center"/>
          </w:tcPr>
          <w:p w14:paraId="209FBC33">
            <w:pPr>
              <w:ind w:firstLine="482"/>
              <w:rPr>
                <w:rFonts w:ascii="宋体" w:hAnsi="宋体" w:cs="宋体"/>
                <w:b/>
                <w:bCs/>
                <w:color w:val="auto"/>
                <w:highlight w:val="none"/>
              </w:rPr>
            </w:pPr>
          </w:p>
        </w:tc>
        <w:tc>
          <w:tcPr>
            <w:tcW w:w="2059" w:type="dxa"/>
            <w:tcBorders>
              <w:tl2br w:val="nil"/>
              <w:tr2bl w:val="nil"/>
            </w:tcBorders>
            <w:shd w:val="clear" w:color="auto" w:fill="auto"/>
            <w:noWrap/>
            <w:vAlign w:val="center"/>
          </w:tcPr>
          <w:p w14:paraId="3F98758C">
            <w:pPr>
              <w:ind w:firstLine="482"/>
              <w:rPr>
                <w:rFonts w:ascii="宋体" w:hAnsi="宋体" w:cs="宋体"/>
                <w:b/>
                <w:bCs/>
                <w:color w:val="auto"/>
                <w:highlight w:val="none"/>
              </w:rPr>
            </w:pPr>
          </w:p>
        </w:tc>
        <w:tc>
          <w:tcPr>
            <w:tcW w:w="2059" w:type="dxa"/>
            <w:tcBorders>
              <w:tl2br w:val="nil"/>
              <w:tr2bl w:val="nil"/>
            </w:tcBorders>
            <w:shd w:val="clear" w:color="auto" w:fill="auto"/>
            <w:noWrap/>
            <w:vAlign w:val="center"/>
          </w:tcPr>
          <w:p w14:paraId="435CF446">
            <w:pPr>
              <w:ind w:firstLine="482"/>
              <w:textAlignment w:val="center"/>
              <w:rPr>
                <w:rFonts w:ascii="宋体" w:hAnsi="宋体" w:cs="宋体"/>
                <w:b/>
                <w:bCs/>
                <w:color w:val="auto"/>
                <w:highlight w:val="none"/>
              </w:rPr>
            </w:pPr>
            <w:r>
              <w:rPr>
                <w:rFonts w:hint="eastAsia" w:ascii="宋体" w:hAnsi="宋体" w:cs="宋体"/>
                <w:b/>
                <w:bCs/>
                <w:color w:val="auto"/>
                <w:highlight w:val="none"/>
                <w:lang w:eastAsia="zh-CN" w:bidi="ar"/>
              </w:rPr>
              <w:t>填表日期：</w:t>
            </w:r>
          </w:p>
        </w:tc>
        <w:tc>
          <w:tcPr>
            <w:tcW w:w="1621" w:type="dxa"/>
            <w:tcBorders>
              <w:tl2br w:val="nil"/>
              <w:tr2bl w:val="nil"/>
            </w:tcBorders>
            <w:shd w:val="clear" w:color="auto" w:fill="auto"/>
            <w:noWrap/>
            <w:vAlign w:val="center"/>
          </w:tcPr>
          <w:p w14:paraId="3973DAF6">
            <w:pPr>
              <w:ind w:firstLine="482"/>
              <w:rPr>
                <w:rFonts w:ascii="宋体" w:hAnsi="宋体" w:cs="宋体"/>
                <w:b/>
                <w:bCs/>
                <w:color w:val="auto"/>
                <w:highlight w:val="none"/>
              </w:rPr>
            </w:pPr>
          </w:p>
        </w:tc>
      </w:tr>
      <w:tr w14:paraId="4CE75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2913" w:type="dxa"/>
            <w:tcBorders>
              <w:tl2br w:val="nil"/>
              <w:tr2bl w:val="nil"/>
            </w:tcBorders>
            <w:shd w:val="clear" w:color="auto" w:fill="auto"/>
            <w:noWrap/>
            <w:vAlign w:val="center"/>
          </w:tcPr>
          <w:p w14:paraId="383BFBE0">
            <w:pPr>
              <w:ind w:firstLine="482"/>
              <w:jc w:val="center"/>
              <w:textAlignment w:val="center"/>
              <w:rPr>
                <w:rFonts w:ascii="宋体" w:hAnsi="宋体" w:cs="宋体"/>
                <w:b/>
                <w:bCs/>
                <w:color w:val="auto"/>
                <w:highlight w:val="none"/>
              </w:rPr>
            </w:pPr>
            <w:r>
              <w:rPr>
                <w:rFonts w:hint="eastAsia" w:ascii="宋体" w:hAnsi="宋体" w:cs="宋体"/>
                <w:b/>
                <w:bCs/>
                <w:color w:val="auto"/>
                <w:highlight w:val="none"/>
                <w:lang w:eastAsia="zh-CN" w:bidi="ar"/>
              </w:rPr>
              <w:t>序号</w:t>
            </w:r>
          </w:p>
        </w:tc>
        <w:tc>
          <w:tcPr>
            <w:tcW w:w="2059" w:type="dxa"/>
            <w:tcBorders>
              <w:tl2br w:val="nil"/>
              <w:tr2bl w:val="nil"/>
            </w:tcBorders>
            <w:shd w:val="clear" w:color="auto" w:fill="auto"/>
            <w:noWrap/>
            <w:vAlign w:val="center"/>
          </w:tcPr>
          <w:p w14:paraId="3D3E49CC">
            <w:pPr>
              <w:ind w:firstLine="482"/>
              <w:jc w:val="center"/>
              <w:textAlignment w:val="center"/>
              <w:rPr>
                <w:rFonts w:ascii="宋体" w:hAnsi="宋体" w:cs="宋体"/>
                <w:b/>
                <w:bCs/>
                <w:color w:val="auto"/>
                <w:highlight w:val="none"/>
              </w:rPr>
            </w:pPr>
            <w:r>
              <w:rPr>
                <w:rFonts w:hint="eastAsia" w:ascii="宋体" w:hAnsi="宋体" w:cs="宋体"/>
                <w:b/>
                <w:bCs/>
                <w:color w:val="auto"/>
                <w:highlight w:val="none"/>
                <w:lang w:eastAsia="zh-CN" w:bidi="ar"/>
              </w:rPr>
              <w:t>资产名称</w:t>
            </w:r>
          </w:p>
        </w:tc>
        <w:tc>
          <w:tcPr>
            <w:tcW w:w="1650" w:type="dxa"/>
            <w:tcBorders>
              <w:tl2br w:val="nil"/>
              <w:tr2bl w:val="nil"/>
            </w:tcBorders>
            <w:shd w:val="clear" w:color="auto" w:fill="auto"/>
            <w:noWrap/>
            <w:vAlign w:val="center"/>
          </w:tcPr>
          <w:p w14:paraId="20946844">
            <w:pPr>
              <w:ind w:firstLine="482"/>
              <w:jc w:val="center"/>
              <w:textAlignment w:val="center"/>
              <w:rPr>
                <w:rFonts w:ascii="宋体" w:hAnsi="宋体" w:cs="宋体"/>
                <w:b/>
                <w:bCs/>
                <w:color w:val="auto"/>
                <w:highlight w:val="none"/>
              </w:rPr>
            </w:pPr>
            <w:r>
              <w:rPr>
                <w:rFonts w:hint="eastAsia" w:ascii="宋体" w:hAnsi="宋体" w:cs="宋体"/>
                <w:b/>
                <w:bCs/>
                <w:color w:val="auto"/>
                <w:highlight w:val="none"/>
                <w:lang w:eastAsia="zh-CN" w:bidi="ar"/>
              </w:rPr>
              <w:t>品牌</w:t>
            </w:r>
          </w:p>
        </w:tc>
        <w:tc>
          <w:tcPr>
            <w:tcW w:w="2059" w:type="dxa"/>
            <w:tcBorders>
              <w:tl2br w:val="nil"/>
              <w:tr2bl w:val="nil"/>
            </w:tcBorders>
            <w:shd w:val="clear" w:color="auto" w:fill="auto"/>
            <w:noWrap/>
            <w:vAlign w:val="center"/>
          </w:tcPr>
          <w:p w14:paraId="27EF9C53">
            <w:pPr>
              <w:ind w:firstLine="482"/>
              <w:jc w:val="center"/>
              <w:textAlignment w:val="center"/>
              <w:rPr>
                <w:rFonts w:ascii="宋体" w:hAnsi="宋体" w:cs="宋体"/>
                <w:b/>
                <w:bCs/>
                <w:color w:val="auto"/>
                <w:highlight w:val="none"/>
              </w:rPr>
            </w:pPr>
            <w:r>
              <w:rPr>
                <w:rFonts w:hint="eastAsia" w:ascii="宋体" w:hAnsi="宋体" w:cs="宋体"/>
                <w:b/>
                <w:bCs/>
                <w:color w:val="auto"/>
                <w:highlight w:val="none"/>
                <w:lang w:eastAsia="zh-CN" w:bidi="ar"/>
              </w:rPr>
              <w:t>规格/型号</w:t>
            </w:r>
          </w:p>
        </w:tc>
        <w:tc>
          <w:tcPr>
            <w:tcW w:w="2059" w:type="dxa"/>
            <w:tcBorders>
              <w:tl2br w:val="nil"/>
              <w:tr2bl w:val="nil"/>
            </w:tcBorders>
            <w:shd w:val="clear" w:color="auto" w:fill="auto"/>
            <w:noWrap/>
            <w:vAlign w:val="center"/>
          </w:tcPr>
          <w:p w14:paraId="733B4CEC">
            <w:pPr>
              <w:ind w:firstLine="482"/>
              <w:jc w:val="center"/>
              <w:textAlignment w:val="center"/>
              <w:rPr>
                <w:rFonts w:ascii="宋体" w:hAnsi="宋体" w:cs="宋体"/>
                <w:b/>
                <w:bCs/>
                <w:color w:val="auto"/>
                <w:highlight w:val="none"/>
              </w:rPr>
            </w:pPr>
            <w:r>
              <w:rPr>
                <w:rFonts w:hint="eastAsia" w:ascii="宋体" w:hAnsi="宋体" w:cs="宋体"/>
                <w:b/>
                <w:bCs/>
                <w:color w:val="auto"/>
                <w:highlight w:val="none"/>
                <w:lang w:eastAsia="zh-CN" w:bidi="ar"/>
              </w:rPr>
              <w:t>单价</w:t>
            </w:r>
          </w:p>
        </w:tc>
        <w:tc>
          <w:tcPr>
            <w:tcW w:w="2059" w:type="dxa"/>
            <w:tcBorders>
              <w:tl2br w:val="nil"/>
              <w:tr2bl w:val="nil"/>
            </w:tcBorders>
            <w:shd w:val="clear" w:color="auto" w:fill="auto"/>
            <w:noWrap/>
            <w:vAlign w:val="center"/>
          </w:tcPr>
          <w:p w14:paraId="5CFD85C0">
            <w:pPr>
              <w:ind w:firstLine="482"/>
              <w:jc w:val="center"/>
              <w:textAlignment w:val="center"/>
              <w:rPr>
                <w:rFonts w:ascii="宋体" w:hAnsi="宋体" w:cs="宋体"/>
                <w:b/>
                <w:bCs/>
                <w:color w:val="auto"/>
                <w:highlight w:val="none"/>
              </w:rPr>
            </w:pPr>
            <w:r>
              <w:rPr>
                <w:rFonts w:hint="eastAsia" w:ascii="宋体" w:hAnsi="宋体" w:cs="宋体"/>
                <w:b/>
                <w:bCs/>
                <w:color w:val="auto"/>
                <w:highlight w:val="none"/>
                <w:lang w:eastAsia="zh-CN" w:bidi="ar"/>
              </w:rPr>
              <w:t>数量</w:t>
            </w:r>
          </w:p>
        </w:tc>
        <w:tc>
          <w:tcPr>
            <w:tcW w:w="1621" w:type="dxa"/>
            <w:tcBorders>
              <w:tl2br w:val="nil"/>
              <w:tr2bl w:val="nil"/>
            </w:tcBorders>
            <w:shd w:val="clear" w:color="auto" w:fill="auto"/>
            <w:noWrap/>
            <w:vAlign w:val="center"/>
          </w:tcPr>
          <w:p w14:paraId="03DF636B">
            <w:pPr>
              <w:ind w:firstLine="482"/>
              <w:jc w:val="center"/>
              <w:textAlignment w:val="center"/>
              <w:rPr>
                <w:rFonts w:ascii="宋体" w:hAnsi="宋体" w:cs="宋体"/>
                <w:b/>
                <w:bCs/>
                <w:color w:val="auto"/>
                <w:highlight w:val="none"/>
              </w:rPr>
            </w:pPr>
            <w:r>
              <w:rPr>
                <w:rFonts w:hint="eastAsia" w:ascii="宋体" w:hAnsi="宋体" w:cs="宋体"/>
                <w:b/>
                <w:bCs/>
                <w:color w:val="auto"/>
                <w:highlight w:val="none"/>
                <w:lang w:eastAsia="zh-CN" w:bidi="ar"/>
              </w:rPr>
              <w:t>总价</w:t>
            </w:r>
          </w:p>
        </w:tc>
      </w:tr>
      <w:tr w14:paraId="3A0AB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913" w:type="dxa"/>
            <w:tcBorders>
              <w:tl2br w:val="nil"/>
              <w:tr2bl w:val="nil"/>
            </w:tcBorders>
            <w:shd w:val="clear" w:color="auto" w:fill="auto"/>
            <w:noWrap/>
            <w:vAlign w:val="center"/>
          </w:tcPr>
          <w:p w14:paraId="32D234CA">
            <w:pPr>
              <w:ind w:firstLine="480"/>
              <w:rPr>
                <w:rFonts w:ascii="宋体" w:hAnsi="宋体" w:cs="宋体"/>
                <w:color w:val="auto"/>
                <w:highlight w:val="none"/>
              </w:rPr>
            </w:pPr>
          </w:p>
        </w:tc>
        <w:tc>
          <w:tcPr>
            <w:tcW w:w="2059" w:type="dxa"/>
            <w:tcBorders>
              <w:tl2br w:val="nil"/>
              <w:tr2bl w:val="nil"/>
            </w:tcBorders>
            <w:shd w:val="clear" w:color="auto" w:fill="auto"/>
            <w:noWrap/>
            <w:vAlign w:val="center"/>
          </w:tcPr>
          <w:p w14:paraId="39DB144A">
            <w:pPr>
              <w:ind w:firstLine="480"/>
              <w:rPr>
                <w:rFonts w:ascii="宋体" w:hAnsi="宋体" w:cs="宋体"/>
                <w:color w:val="auto"/>
                <w:highlight w:val="none"/>
              </w:rPr>
            </w:pPr>
          </w:p>
        </w:tc>
        <w:tc>
          <w:tcPr>
            <w:tcW w:w="1650" w:type="dxa"/>
            <w:tcBorders>
              <w:tl2br w:val="nil"/>
              <w:tr2bl w:val="nil"/>
            </w:tcBorders>
            <w:shd w:val="clear" w:color="auto" w:fill="auto"/>
            <w:noWrap/>
            <w:vAlign w:val="center"/>
          </w:tcPr>
          <w:p w14:paraId="2EBF12BD">
            <w:pPr>
              <w:ind w:firstLine="480"/>
              <w:rPr>
                <w:rFonts w:ascii="宋体" w:hAnsi="宋体" w:cs="宋体"/>
                <w:color w:val="auto"/>
                <w:highlight w:val="none"/>
              </w:rPr>
            </w:pPr>
          </w:p>
        </w:tc>
        <w:tc>
          <w:tcPr>
            <w:tcW w:w="2059" w:type="dxa"/>
            <w:tcBorders>
              <w:tl2br w:val="nil"/>
              <w:tr2bl w:val="nil"/>
            </w:tcBorders>
            <w:shd w:val="clear" w:color="auto" w:fill="auto"/>
            <w:noWrap/>
            <w:vAlign w:val="center"/>
          </w:tcPr>
          <w:p w14:paraId="631008C5">
            <w:pPr>
              <w:ind w:firstLine="480"/>
              <w:rPr>
                <w:rFonts w:ascii="宋体" w:hAnsi="宋体" w:cs="宋体"/>
                <w:color w:val="auto"/>
                <w:highlight w:val="none"/>
              </w:rPr>
            </w:pPr>
          </w:p>
        </w:tc>
        <w:tc>
          <w:tcPr>
            <w:tcW w:w="2059" w:type="dxa"/>
            <w:tcBorders>
              <w:tl2br w:val="nil"/>
              <w:tr2bl w:val="nil"/>
            </w:tcBorders>
            <w:shd w:val="clear" w:color="auto" w:fill="auto"/>
            <w:noWrap/>
            <w:vAlign w:val="center"/>
          </w:tcPr>
          <w:p w14:paraId="17A79ED1">
            <w:pPr>
              <w:ind w:firstLine="480"/>
              <w:rPr>
                <w:rFonts w:ascii="宋体" w:hAnsi="宋体" w:cs="宋体"/>
                <w:color w:val="auto"/>
                <w:highlight w:val="none"/>
              </w:rPr>
            </w:pPr>
          </w:p>
        </w:tc>
        <w:tc>
          <w:tcPr>
            <w:tcW w:w="2059" w:type="dxa"/>
            <w:tcBorders>
              <w:tl2br w:val="nil"/>
              <w:tr2bl w:val="nil"/>
            </w:tcBorders>
            <w:shd w:val="clear" w:color="auto" w:fill="auto"/>
            <w:noWrap/>
            <w:vAlign w:val="center"/>
          </w:tcPr>
          <w:p w14:paraId="0DA599A4">
            <w:pPr>
              <w:ind w:firstLine="480"/>
              <w:rPr>
                <w:rFonts w:ascii="宋体" w:hAnsi="宋体" w:cs="宋体"/>
                <w:color w:val="auto"/>
                <w:highlight w:val="none"/>
              </w:rPr>
            </w:pPr>
          </w:p>
        </w:tc>
        <w:tc>
          <w:tcPr>
            <w:tcW w:w="1621" w:type="dxa"/>
            <w:tcBorders>
              <w:tl2br w:val="nil"/>
              <w:tr2bl w:val="nil"/>
            </w:tcBorders>
            <w:shd w:val="clear" w:color="auto" w:fill="auto"/>
            <w:noWrap/>
            <w:vAlign w:val="center"/>
          </w:tcPr>
          <w:p w14:paraId="3DF5E383">
            <w:pPr>
              <w:ind w:firstLine="480"/>
              <w:rPr>
                <w:rFonts w:ascii="宋体" w:hAnsi="宋体" w:cs="宋体"/>
                <w:color w:val="auto"/>
                <w:highlight w:val="none"/>
              </w:rPr>
            </w:pPr>
          </w:p>
        </w:tc>
      </w:tr>
      <w:tr w14:paraId="0AE0A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913" w:type="dxa"/>
            <w:tcBorders>
              <w:tl2br w:val="nil"/>
              <w:tr2bl w:val="nil"/>
            </w:tcBorders>
            <w:shd w:val="clear" w:color="auto" w:fill="auto"/>
            <w:noWrap/>
            <w:vAlign w:val="center"/>
          </w:tcPr>
          <w:p w14:paraId="71851EA9">
            <w:pPr>
              <w:ind w:firstLine="480"/>
              <w:rPr>
                <w:rFonts w:ascii="宋体" w:hAnsi="宋体" w:cs="宋体"/>
                <w:color w:val="auto"/>
                <w:highlight w:val="none"/>
              </w:rPr>
            </w:pPr>
          </w:p>
        </w:tc>
        <w:tc>
          <w:tcPr>
            <w:tcW w:w="2059" w:type="dxa"/>
            <w:tcBorders>
              <w:tl2br w:val="nil"/>
              <w:tr2bl w:val="nil"/>
            </w:tcBorders>
            <w:shd w:val="clear" w:color="auto" w:fill="auto"/>
            <w:noWrap/>
            <w:vAlign w:val="center"/>
          </w:tcPr>
          <w:p w14:paraId="6D4AEE2A">
            <w:pPr>
              <w:ind w:firstLine="480"/>
              <w:rPr>
                <w:rFonts w:ascii="宋体" w:hAnsi="宋体" w:cs="宋体"/>
                <w:color w:val="auto"/>
                <w:highlight w:val="none"/>
              </w:rPr>
            </w:pPr>
          </w:p>
        </w:tc>
        <w:tc>
          <w:tcPr>
            <w:tcW w:w="1650" w:type="dxa"/>
            <w:tcBorders>
              <w:tl2br w:val="nil"/>
              <w:tr2bl w:val="nil"/>
            </w:tcBorders>
            <w:shd w:val="clear" w:color="auto" w:fill="auto"/>
            <w:noWrap/>
            <w:vAlign w:val="center"/>
          </w:tcPr>
          <w:p w14:paraId="3976FB24">
            <w:pPr>
              <w:ind w:firstLine="480"/>
              <w:rPr>
                <w:rFonts w:ascii="宋体" w:hAnsi="宋体" w:cs="宋体"/>
                <w:color w:val="auto"/>
                <w:highlight w:val="none"/>
              </w:rPr>
            </w:pPr>
          </w:p>
        </w:tc>
        <w:tc>
          <w:tcPr>
            <w:tcW w:w="2059" w:type="dxa"/>
            <w:tcBorders>
              <w:tl2br w:val="nil"/>
              <w:tr2bl w:val="nil"/>
            </w:tcBorders>
            <w:shd w:val="clear" w:color="auto" w:fill="auto"/>
            <w:noWrap/>
            <w:vAlign w:val="center"/>
          </w:tcPr>
          <w:p w14:paraId="1192278B">
            <w:pPr>
              <w:ind w:firstLine="480"/>
              <w:rPr>
                <w:rFonts w:ascii="宋体" w:hAnsi="宋体" w:cs="宋体"/>
                <w:color w:val="auto"/>
                <w:highlight w:val="none"/>
              </w:rPr>
            </w:pPr>
          </w:p>
        </w:tc>
        <w:tc>
          <w:tcPr>
            <w:tcW w:w="2059" w:type="dxa"/>
            <w:tcBorders>
              <w:tl2br w:val="nil"/>
              <w:tr2bl w:val="nil"/>
            </w:tcBorders>
            <w:shd w:val="clear" w:color="auto" w:fill="auto"/>
            <w:noWrap/>
            <w:vAlign w:val="center"/>
          </w:tcPr>
          <w:p w14:paraId="460EB697">
            <w:pPr>
              <w:ind w:firstLine="480"/>
              <w:rPr>
                <w:rFonts w:ascii="宋体" w:hAnsi="宋体" w:cs="宋体"/>
                <w:color w:val="auto"/>
                <w:highlight w:val="none"/>
              </w:rPr>
            </w:pPr>
          </w:p>
        </w:tc>
        <w:tc>
          <w:tcPr>
            <w:tcW w:w="2059" w:type="dxa"/>
            <w:tcBorders>
              <w:tl2br w:val="nil"/>
              <w:tr2bl w:val="nil"/>
            </w:tcBorders>
            <w:shd w:val="clear" w:color="auto" w:fill="auto"/>
            <w:noWrap/>
            <w:vAlign w:val="center"/>
          </w:tcPr>
          <w:p w14:paraId="63B055EA">
            <w:pPr>
              <w:ind w:firstLine="480"/>
              <w:rPr>
                <w:rFonts w:ascii="宋体" w:hAnsi="宋体" w:cs="宋体"/>
                <w:color w:val="auto"/>
                <w:highlight w:val="none"/>
              </w:rPr>
            </w:pPr>
          </w:p>
        </w:tc>
        <w:tc>
          <w:tcPr>
            <w:tcW w:w="1621" w:type="dxa"/>
            <w:tcBorders>
              <w:tl2br w:val="nil"/>
              <w:tr2bl w:val="nil"/>
            </w:tcBorders>
            <w:shd w:val="clear" w:color="auto" w:fill="auto"/>
            <w:noWrap/>
            <w:vAlign w:val="center"/>
          </w:tcPr>
          <w:p w14:paraId="56014472">
            <w:pPr>
              <w:ind w:firstLine="480"/>
              <w:rPr>
                <w:rFonts w:ascii="宋体" w:hAnsi="宋体" w:cs="宋体"/>
                <w:color w:val="auto"/>
                <w:highlight w:val="none"/>
              </w:rPr>
            </w:pPr>
          </w:p>
        </w:tc>
      </w:tr>
      <w:tr w14:paraId="377D3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913" w:type="dxa"/>
            <w:tcBorders>
              <w:tl2br w:val="nil"/>
              <w:tr2bl w:val="nil"/>
            </w:tcBorders>
            <w:shd w:val="clear" w:color="auto" w:fill="auto"/>
            <w:noWrap/>
            <w:vAlign w:val="center"/>
          </w:tcPr>
          <w:p w14:paraId="52D7BC69">
            <w:pPr>
              <w:ind w:firstLine="480"/>
              <w:rPr>
                <w:rFonts w:ascii="宋体" w:hAnsi="宋体" w:cs="宋体"/>
                <w:color w:val="auto"/>
                <w:highlight w:val="none"/>
              </w:rPr>
            </w:pPr>
          </w:p>
        </w:tc>
        <w:tc>
          <w:tcPr>
            <w:tcW w:w="2059" w:type="dxa"/>
            <w:tcBorders>
              <w:tl2br w:val="nil"/>
              <w:tr2bl w:val="nil"/>
            </w:tcBorders>
            <w:shd w:val="clear" w:color="auto" w:fill="auto"/>
            <w:noWrap/>
            <w:vAlign w:val="center"/>
          </w:tcPr>
          <w:p w14:paraId="5AF41758">
            <w:pPr>
              <w:ind w:firstLine="480"/>
              <w:rPr>
                <w:rFonts w:ascii="宋体" w:hAnsi="宋体" w:cs="宋体"/>
                <w:color w:val="auto"/>
                <w:highlight w:val="none"/>
              </w:rPr>
            </w:pPr>
          </w:p>
        </w:tc>
        <w:tc>
          <w:tcPr>
            <w:tcW w:w="1650" w:type="dxa"/>
            <w:tcBorders>
              <w:tl2br w:val="nil"/>
              <w:tr2bl w:val="nil"/>
            </w:tcBorders>
            <w:shd w:val="clear" w:color="auto" w:fill="auto"/>
            <w:noWrap/>
            <w:vAlign w:val="center"/>
          </w:tcPr>
          <w:p w14:paraId="3F3B9B9E">
            <w:pPr>
              <w:ind w:firstLine="480"/>
              <w:rPr>
                <w:rFonts w:ascii="宋体" w:hAnsi="宋体" w:cs="宋体"/>
                <w:color w:val="auto"/>
                <w:highlight w:val="none"/>
              </w:rPr>
            </w:pPr>
          </w:p>
        </w:tc>
        <w:tc>
          <w:tcPr>
            <w:tcW w:w="2059" w:type="dxa"/>
            <w:tcBorders>
              <w:tl2br w:val="nil"/>
              <w:tr2bl w:val="nil"/>
            </w:tcBorders>
            <w:shd w:val="clear" w:color="auto" w:fill="auto"/>
            <w:noWrap/>
            <w:vAlign w:val="center"/>
          </w:tcPr>
          <w:p w14:paraId="1A490442">
            <w:pPr>
              <w:ind w:firstLine="480"/>
              <w:rPr>
                <w:rFonts w:ascii="宋体" w:hAnsi="宋体" w:cs="宋体"/>
                <w:color w:val="auto"/>
                <w:highlight w:val="none"/>
              </w:rPr>
            </w:pPr>
          </w:p>
        </w:tc>
        <w:tc>
          <w:tcPr>
            <w:tcW w:w="2059" w:type="dxa"/>
            <w:tcBorders>
              <w:tl2br w:val="nil"/>
              <w:tr2bl w:val="nil"/>
            </w:tcBorders>
            <w:shd w:val="clear" w:color="auto" w:fill="auto"/>
            <w:noWrap/>
            <w:vAlign w:val="center"/>
          </w:tcPr>
          <w:p w14:paraId="6F7221CE">
            <w:pPr>
              <w:ind w:firstLine="480"/>
              <w:rPr>
                <w:rFonts w:ascii="宋体" w:hAnsi="宋体" w:cs="宋体"/>
                <w:color w:val="auto"/>
                <w:highlight w:val="none"/>
              </w:rPr>
            </w:pPr>
          </w:p>
        </w:tc>
        <w:tc>
          <w:tcPr>
            <w:tcW w:w="2059" w:type="dxa"/>
            <w:tcBorders>
              <w:tl2br w:val="nil"/>
              <w:tr2bl w:val="nil"/>
            </w:tcBorders>
            <w:shd w:val="clear" w:color="auto" w:fill="auto"/>
            <w:noWrap/>
            <w:vAlign w:val="center"/>
          </w:tcPr>
          <w:p w14:paraId="28F12B44">
            <w:pPr>
              <w:ind w:firstLine="480"/>
              <w:rPr>
                <w:rFonts w:ascii="宋体" w:hAnsi="宋体" w:cs="宋体"/>
                <w:color w:val="auto"/>
                <w:highlight w:val="none"/>
              </w:rPr>
            </w:pPr>
          </w:p>
        </w:tc>
        <w:tc>
          <w:tcPr>
            <w:tcW w:w="1621" w:type="dxa"/>
            <w:tcBorders>
              <w:tl2br w:val="nil"/>
              <w:tr2bl w:val="nil"/>
            </w:tcBorders>
            <w:shd w:val="clear" w:color="auto" w:fill="auto"/>
            <w:noWrap/>
            <w:vAlign w:val="center"/>
          </w:tcPr>
          <w:p w14:paraId="74C57225">
            <w:pPr>
              <w:ind w:firstLine="480"/>
              <w:rPr>
                <w:rFonts w:ascii="宋体" w:hAnsi="宋体" w:cs="宋体"/>
                <w:color w:val="auto"/>
                <w:highlight w:val="none"/>
              </w:rPr>
            </w:pPr>
          </w:p>
        </w:tc>
      </w:tr>
      <w:tr w14:paraId="6DA5E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913" w:type="dxa"/>
            <w:tcBorders>
              <w:tl2br w:val="nil"/>
              <w:tr2bl w:val="nil"/>
            </w:tcBorders>
            <w:shd w:val="clear" w:color="auto" w:fill="auto"/>
            <w:noWrap/>
            <w:vAlign w:val="center"/>
          </w:tcPr>
          <w:p w14:paraId="55A1C66A">
            <w:pPr>
              <w:ind w:firstLine="480"/>
              <w:rPr>
                <w:rFonts w:ascii="宋体" w:hAnsi="宋体" w:cs="宋体"/>
                <w:color w:val="auto"/>
                <w:highlight w:val="none"/>
              </w:rPr>
            </w:pPr>
          </w:p>
        </w:tc>
        <w:tc>
          <w:tcPr>
            <w:tcW w:w="2059" w:type="dxa"/>
            <w:tcBorders>
              <w:tl2br w:val="nil"/>
              <w:tr2bl w:val="nil"/>
            </w:tcBorders>
            <w:shd w:val="clear" w:color="auto" w:fill="auto"/>
            <w:noWrap/>
            <w:vAlign w:val="center"/>
          </w:tcPr>
          <w:p w14:paraId="52214FB2">
            <w:pPr>
              <w:ind w:firstLine="480"/>
              <w:rPr>
                <w:rFonts w:ascii="宋体" w:hAnsi="宋体" w:cs="宋体"/>
                <w:color w:val="auto"/>
                <w:highlight w:val="none"/>
              </w:rPr>
            </w:pPr>
          </w:p>
        </w:tc>
        <w:tc>
          <w:tcPr>
            <w:tcW w:w="1650" w:type="dxa"/>
            <w:tcBorders>
              <w:tl2br w:val="nil"/>
              <w:tr2bl w:val="nil"/>
            </w:tcBorders>
            <w:shd w:val="clear" w:color="auto" w:fill="auto"/>
            <w:noWrap/>
            <w:vAlign w:val="center"/>
          </w:tcPr>
          <w:p w14:paraId="7CC52945">
            <w:pPr>
              <w:ind w:firstLine="480"/>
              <w:rPr>
                <w:rFonts w:ascii="宋体" w:hAnsi="宋体" w:cs="宋体"/>
                <w:color w:val="auto"/>
                <w:highlight w:val="none"/>
              </w:rPr>
            </w:pPr>
          </w:p>
        </w:tc>
        <w:tc>
          <w:tcPr>
            <w:tcW w:w="2059" w:type="dxa"/>
            <w:tcBorders>
              <w:tl2br w:val="nil"/>
              <w:tr2bl w:val="nil"/>
            </w:tcBorders>
            <w:shd w:val="clear" w:color="auto" w:fill="auto"/>
            <w:noWrap/>
            <w:vAlign w:val="center"/>
          </w:tcPr>
          <w:p w14:paraId="6F4D0A66">
            <w:pPr>
              <w:ind w:firstLine="480"/>
              <w:rPr>
                <w:rFonts w:ascii="宋体" w:hAnsi="宋体" w:cs="宋体"/>
                <w:color w:val="auto"/>
                <w:highlight w:val="none"/>
              </w:rPr>
            </w:pPr>
          </w:p>
        </w:tc>
        <w:tc>
          <w:tcPr>
            <w:tcW w:w="2059" w:type="dxa"/>
            <w:tcBorders>
              <w:tl2br w:val="nil"/>
              <w:tr2bl w:val="nil"/>
            </w:tcBorders>
            <w:shd w:val="clear" w:color="auto" w:fill="auto"/>
            <w:noWrap/>
            <w:vAlign w:val="center"/>
          </w:tcPr>
          <w:p w14:paraId="59D39D8F">
            <w:pPr>
              <w:ind w:firstLine="480"/>
              <w:rPr>
                <w:rFonts w:ascii="宋体" w:hAnsi="宋体" w:cs="宋体"/>
                <w:color w:val="auto"/>
                <w:highlight w:val="none"/>
              </w:rPr>
            </w:pPr>
          </w:p>
        </w:tc>
        <w:tc>
          <w:tcPr>
            <w:tcW w:w="2059" w:type="dxa"/>
            <w:tcBorders>
              <w:tl2br w:val="nil"/>
              <w:tr2bl w:val="nil"/>
            </w:tcBorders>
            <w:shd w:val="clear" w:color="auto" w:fill="auto"/>
            <w:noWrap/>
            <w:vAlign w:val="center"/>
          </w:tcPr>
          <w:p w14:paraId="18FEC04F">
            <w:pPr>
              <w:ind w:firstLine="480"/>
              <w:rPr>
                <w:rFonts w:ascii="宋体" w:hAnsi="宋体" w:cs="宋体"/>
                <w:color w:val="auto"/>
                <w:highlight w:val="none"/>
              </w:rPr>
            </w:pPr>
          </w:p>
        </w:tc>
        <w:tc>
          <w:tcPr>
            <w:tcW w:w="1621" w:type="dxa"/>
            <w:tcBorders>
              <w:tl2br w:val="nil"/>
              <w:tr2bl w:val="nil"/>
            </w:tcBorders>
            <w:shd w:val="clear" w:color="auto" w:fill="auto"/>
            <w:noWrap/>
            <w:vAlign w:val="center"/>
          </w:tcPr>
          <w:p w14:paraId="627EB86F">
            <w:pPr>
              <w:ind w:firstLine="480"/>
              <w:rPr>
                <w:rFonts w:ascii="宋体" w:hAnsi="宋体" w:cs="宋体"/>
                <w:color w:val="auto"/>
                <w:highlight w:val="none"/>
              </w:rPr>
            </w:pPr>
          </w:p>
        </w:tc>
      </w:tr>
      <w:tr w14:paraId="2ADE3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913" w:type="dxa"/>
            <w:tcBorders>
              <w:tl2br w:val="nil"/>
              <w:tr2bl w:val="nil"/>
            </w:tcBorders>
            <w:shd w:val="clear" w:color="auto" w:fill="auto"/>
            <w:noWrap/>
            <w:vAlign w:val="center"/>
          </w:tcPr>
          <w:p w14:paraId="79B392B5">
            <w:pPr>
              <w:ind w:firstLine="480"/>
              <w:rPr>
                <w:rFonts w:ascii="宋体" w:hAnsi="宋体" w:cs="宋体"/>
                <w:color w:val="auto"/>
                <w:highlight w:val="none"/>
              </w:rPr>
            </w:pPr>
          </w:p>
        </w:tc>
        <w:tc>
          <w:tcPr>
            <w:tcW w:w="2059" w:type="dxa"/>
            <w:tcBorders>
              <w:tl2br w:val="nil"/>
              <w:tr2bl w:val="nil"/>
            </w:tcBorders>
            <w:shd w:val="clear" w:color="auto" w:fill="auto"/>
            <w:noWrap/>
            <w:vAlign w:val="center"/>
          </w:tcPr>
          <w:p w14:paraId="622C67AB">
            <w:pPr>
              <w:ind w:firstLine="480"/>
              <w:rPr>
                <w:rFonts w:ascii="宋体" w:hAnsi="宋体" w:cs="宋体"/>
                <w:color w:val="auto"/>
                <w:highlight w:val="none"/>
              </w:rPr>
            </w:pPr>
          </w:p>
        </w:tc>
        <w:tc>
          <w:tcPr>
            <w:tcW w:w="1650" w:type="dxa"/>
            <w:tcBorders>
              <w:tl2br w:val="nil"/>
              <w:tr2bl w:val="nil"/>
            </w:tcBorders>
            <w:shd w:val="clear" w:color="auto" w:fill="auto"/>
            <w:noWrap/>
            <w:vAlign w:val="center"/>
          </w:tcPr>
          <w:p w14:paraId="52A3F1B7">
            <w:pPr>
              <w:ind w:firstLine="480"/>
              <w:rPr>
                <w:rFonts w:ascii="宋体" w:hAnsi="宋体" w:cs="宋体"/>
                <w:color w:val="auto"/>
                <w:highlight w:val="none"/>
              </w:rPr>
            </w:pPr>
          </w:p>
        </w:tc>
        <w:tc>
          <w:tcPr>
            <w:tcW w:w="2059" w:type="dxa"/>
            <w:tcBorders>
              <w:tl2br w:val="nil"/>
              <w:tr2bl w:val="nil"/>
            </w:tcBorders>
            <w:shd w:val="clear" w:color="auto" w:fill="auto"/>
            <w:noWrap/>
            <w:vAlign w:val="center"/>
          </w:tcPr>
          <w:p w14:paraId="7373262C">
            <w:pPr>
              <w:ind w:firstLine="480"/>
              <w:rPr>
                <w:rFonts w:ascii="宋体" w:hAnsi="宋体" w:cs="宋体"/>
                <w:color w:val="auto"/>
                <w:highlight w:val="none"/>
              </w:rPr>
            </w:pPr>
          </w:p>
        </w:tc>
        <w:tc>
          <w:tcPr>
            <w:tcW w:w="2059" w:type="dxa"/>
            <w:tcBorders>
              <w:tl2br w:val="nil"/>
              <w:tr2bl w:val="nil"/>
            </w:tcBorders>
            <w:shd w:val="clear" w:color="auto" w:fill="auto"/>
            <w:noWrap/>
            <w:vAlign w:val="center"/>
          </w:tcPr>
          <w:p w14:paraId="455CBA41">
            <w:pPr>
              <w:ind w:firstLine="480"/>
              <w:rPr>
                <w:rFonts w:ascii="宋体" w:hAnsi="宋体" w:cs="宋体"/>
                <w:color w:val="auto"/>
                <w:highlight w:val="none"/>
              </w:rPr>
            </w:pPr>
          </w:p>
        </w:tc>
        <w:tc>
          <w:tcPr>
            <w:tcW w:w="2059" w:type="dxa"/>
            <w:tcBorders>
              <w:tl2br w:val="nil"/>
              <w:tr2bl w:val="nil"/>
            </w:tcBorders>
            <w:shd w:val="clear" w:color="auto" w:fill="auto"/>
            <w:noWrap/>
            <w:vAlign w:val="center"/>
          </w:tcPr>
          <w:p w14:paraId="243B1BAA">
            <w:pPr>
              <w:ind w:firstLine="480"/>
              <w:rPr>
                <w:rFonts w:ascii="宋体" w:hAnsi="宋体" w:cs="宋体"/>
                <w:color w:val="auto"/>
                <w:highlight w:val="none"/>
              </w:rPr>
            </w:pPr>
          </w:p>
        </w:tc>
        <w:tc>
          <w:tcPr>
            <w:tcW w:w="1621" w:type="dxa"/>
            <w:tcBorders>
              <w:tl2br w:val="nil"/>
              <w:tr2bl w:val="nil"/>
            </w:tcBorders>
            <w:shd w:val="clear" w:color="auto" w:fill="auto"/>
            <w:noWrap/>
            <w:vAlign w:val="center"/>
          </w:tcPr>
          <w:p w14:paraId="7C0AC500">
            <w:pPr>
              <w:ind w:firstLine="480"/>
              <w:rPr>
                <w:rFonts w:ascii="宋体" w:hAnsi="宋体" w:cs="宋体"/>
                <w:color w:val="auto"/>
                <w:highlight w:val="none"/>
              </w:rPr>
            </w:pPr>
          </w:p>
        </w:tc>
      </w:tr>
      <w:tr w14:paraId="0F327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2913" w:type="dxa"/>
            <w:tcBorders>
              <w:tl2br w:val="nil"/>
              <w:tr2bl w:val="nil"/>
            </w:tcBorders>
            <w:shd w:val="clear" w:color="auto" w:fill="auto"/>
            <w:noWrap/>
            <w:vAlign w:val="center"/>
          </w:tcPr>
          <w:p w14:paraId="2A5E0949">
            <w:pPr>
              <w:ind w:firstLine="480"/>
              <w:rPr>
                <w:rFonts w:ascii="宋体" w:hAnsi="宋体" w:cs="宋体"/>
                <w:color w:val="auto"/>
                <w:highlight w:val="none"/>
              </w:rPr>
            </w:pPr>
          </w:p>
        </w:tc>
        <w:tc>
          <w:tcPr>
            <w:tcW w:w="2059" w:type="dxa"/>
            <w:tcBorders>
              <w:tl2br w:val="nil"/>
              <w:tr2bl w:val="nil"/>
            </w:tcBorders>
            <w:shd w:val="clear" w:color="auto" w:fill="auto"/>
            <w:noWrap/>
            <w:vAlign w:val="center"/>
          </w:tcPr>
          <w:p w14:paraId="5420B214">
            <w:pPr>
              <w:ind w:firstLine="480"/>
              <w:rPr>
                <w:rFonts w:ascii="宋体" w:hAnsi="宋体" w:cs="宋体"/>
                <w:color w:val="auto"/>
                <w:highlight w:val="none"/>
              </w:rPr>
            </w:pPr>
          </w:p>
        </w:tc>
        <w:tc>
          <w:tcPr>
            <w:tcW w:w="1650" w:type="dxa"/>
            <w:tcBorders>
              <w:tl2br w:val="nil"/>
              <w:tr2bl w:val="nil"/>
            </w:tcBorders>
            <w:shd w:val="clear" w:color="auto" w:fill="auto"/>
            <w:noWrap/>
            <w:vAlign w:val="center"/>
          </w:tcPr>
          <w:p w14:paraId="0B1C4D52">
            <w:pPr>
              <w:ind w:firstLine="480"/>
              <w:rPr>
                <w:rFonts w:ascii="宋体" w:hAnsi="宋体" w:cs="宋体"/>
                <w:color w:val="auto"/>
                <w:highlight w:val="none"/>
              </w:rPr>
            </w:pPr>
          </w:p>
        </w:tc>
        <w:tc>
          <w:tcPr>
            <w:tcW w:w="2059" w:type="dxa"/>
            <w:tcBorders>
              <w:tl2br w:val="nil"/>
              <w:tr2bl w:val="nil"/>
            </w:tcBorders>
            <w:shd w:val="clear" w:color="auto" w:fill="auto"/>
            <w:noWrap/>
            <w:vAlign w:val="center"/>
          </w:tcPr>
          <w:p w14:paraId="37F1CFDD">
            <w:pPr>
              <w:ind w:firstLine="480"/>
              <w:rPr>
                <w:rFonts w:ascii="宋体" w:hAnsi="宋体" w:cs="宋体"/>
                <w:color w:val="auto"/>
                <w:highlight w:val="none"/>
              </w:rPr>
            </w:pPr>
          </w:p>
        </w:tc>
        <w:tc>
          <w:tcPr>
            <w:tcW w:w="2059" w:type="dxa"/>
            <w:tcBorders>
              <w:tl2br w:val="nil"/>
              <w:tr2bl w:val="nil"/>
            </w:tcBorders>
            <w:shd w:val="clear" w:color="auto" w:fill="auto"/>
            <w:noWrap/>
            <w:vAlign w:val="center"/>
          </w:tcPr>
          <w:p w14:paraId="29FF1393">
            <w:pPr>
              <w:ind w:firstLine="480"/>
              <w:rPr>
                <w:rFonts w:ascii="宋体" w:hAnsi="宋体" w:cs="宋体"/>
                <w:color w:val="auto"/>
                <w:highlight w:val="none"/>
              </w:rPr>
            </w:pPr>
          </w:p>
        </w:tc>
        <w:tc>
          <w:tcPr>
            <w:tcW w:w="2059" w:type="dxa"/>
            <w:tcBorders>
              <w:tl2br w:val="nil"/>
              <w:tr2bl w:val="nil"/>
            </w:tcBorders>
            <w:shd w:val="clear" w:color="auto" w:fill="auto"/>
            <w:noWrap/>
            <w:vAlign w:val="center"/>
          </w:tcPr>
          <w:p w14:paraId="5EC8B79B">
            <w:pPr>
              <w:ind w:firstLine="480"/>
              <w:rPr>
                <w:rFonts w:ascii="宋体" w:hAnsi="宋体" w:cs="宋体"/>
                <w:color w:val="auto"/>
                <w:highlight w:val="none"/>
              </w:rPr>
            </w:pPr>
          </w:p>
        </w:tc>
        <w:tc>
          <w:tcPr>
            <w:tcW w:w="1621" w:type="dxa"/>
            <w:tcBorders>
              <w:tl2br w:val="nil"/>
              <w:tr2bl w:val="nil"/>
            </w:tcBorders>
            <w:shd w:val="clear" w:color="auto" w:fill="auto"/>
            <w:noWrap/>
            <w:vAlign w:val="center"/>
          </w:tcPr>
          <w:p w14:paraId="41B0D968">
            <w:pPr>
              <w:ind w:firstLine="480"/>
              <w:rPr>
                <w:rFonts w:ascii="宋体" w:hAnsi="宋体" w:cs="宋体"/>
                <w:color w:val="auto"/>
                <w:highlight w:val="none"/>
              </w:rPr>
            </w:pPr>
          </w:p>
        </w:tc>
      </w:tr>
      <w:tr w14:paraId="4C5BB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atLeast"/>
        </w:trPr>
        <w:tc>
          <w:tcPr>
            <w:tcW w:w="2913" w:type="dxa"/>
            <w:tcBorders>
              <w:tl2br w:val="nil"/>
              <w:tr2bl w:val="nil"/>
            </w:tcBorders>
            <w:shd w:val="clear" w:color="auto" w:fill="auto"/>
            <w:noWrap/>
            <w:vAlign w:val="center"/>
          </w:tcPr>
          <w:p w14:paraId="6D28F0D7">
            <w:pPr>
              <w:ind w:firstLine="482"/>
              <w:jc w:val="center"/>
              <w:textAlignment w:val="center"/>
              <w:rPr>
                <w:rFonts w:ascii="宋体" w:hAnsi="宋体" w:cs="宋体"/>
                <w:b/>
                <w:bCs/>
                <w:color w:val="auto"/>
                <w:highlight w:val="none"/>
              </w:rPr>
            </w:pPr>
            <w:r>
              <w:rPr>
                <w:rFonts w:hint="eastAsia" w:ascii="宋体" w:hAnsi="宋体" w:cs="宋体"/>
                <w:b/>
                <w:bCs/>
                <w:color w:val="auto"/>
                <w:highlight w:val="none"/>
                <w:lang w:eastAsia="zh-CN" w:bidi="ar"/>
              </w:rPr>
              <w:t>合计：</w:t>
            </w:r>
          </w:p>
        </w:tc>
        <w:tc>
          <w:tcPr>
            <w:tcW w:w="11507" w:type="dxa"/>
            <w:gridSpan w:val="6"/>
            <w:tcBorders>
              <w:tl2br w:val="nil"/>
              <w:tr2bl w:val="nil"/>
            </w:tcBorders>
            <w:shd w:val="clear" w:color="auto" w:fill="auto"/>
            <w:noWrap/>
            <w:vAlign w:val="center"/>
          </w:tcPr>
          <w:p w14:paraId="39B934BD">
            <w:pPr>
              <w:ind w:firstLine="480"/>
              <w:jc w:val="center"/>
              <w:textAlignment w:val="center"/>
              <w:rPr>
                <w:rFonts w:ascii="宋体" w:hAnsi="宋体" w:cs="宋体"/>
                <w:color w:val="auto"/>
                <w:highlight w:val="none"/>
              </w:rPr>
            </w:pPr>
          </w:p>
        </w:tc>
      </w:tr>
      <w:tr w14:paraId="2634B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2913" w:type="dxa"/>
            <w:tcBorders>
              <w:tl2br w:val="nil"/>
              <w:tr2bl w:val="nil"/>
            </w:tcBorders>
            <w:shd w:val="clear" w:color="auto" w:fill="auto"/>
            <w:noWrap/>
            <w:vAlign w:val="center"/>
          </w:tcPr>
          <w:p w14:paraId="4F229266">
            <w:pPr>
              <w:ind w:firstLine="482"/>
              <w:textAlignment w:val="center"/>
              <w:rPr>
                <w:rFonts w:ascii="宋体" w:hAnsi="宋体" w:cs="宋体"/>
                <w:b/>
                <w:bCs/>
                <w:color w:val="auto"/>
                <w:highlight w:val="none"/>
              </w:rPr>
            </w:pPr>
            <w:r>
              <w:rPr>
                <w:rFonts w:hint="eastAsia" w:ascii="宋体" w:hAnsi="宋体" w:cs="宋体"/>
                <w:b/>
                <w:bCs/>
                <w:color w:val="auto"/>
                <w:highlight w:val="none"/>
                <w:lang w:eastAsia="zh-CN" w:bidi="ar"/>
              </w:rPr>
              <w:t>经办人签字：</w:t>
            </w:r>
          </w:p>
        </w:tc>
        <w:tc>
          <w:tcPr>
            <w:tcW w:w="2059" w:type="dxa"/>
            <w:tcBorders>
              <w:tl2br w:val="nil"/>
              <w:tr2bl w:val="nil"/>
            </w:tcBorders>
            <w:shd w:val="clear" w:color="auto" w:fill="auto"/>
            <w:noWrap/>
            <w:vAlign w:val="center"/>
          </w:tcPr>
          <w:p w14:paraId="3D5EB1CF">
            <w:pPr>
              <w:ind w:firstLine="482"/>
              <w:rPr>
                <w:rFonts w:ascii="宋体" w:hAnsi="宋体" w:cs="宋体"/>
                <w:b/>
                <w:bCs/>
                <w:color w:val="auto"/>
                <w:highlight w:val="none"/>
              </w:rPr>
            </w:pPr>
          </w:p>
        </w:tc>
        <w:tc>
          <w:tcPr>
            <w:tcW w:w="1650" w:type="dxa"/>
            <w:tcBorders>
              <w:tl2br w:val="nil"/>
              <w:tr2bl w:val="nil"/>
            </w:tcBorders>
            <w:shd w:val="clear" w:color="auto" w:fill="auto"/>
            <w:noWrap/>
            <w:vAlign w:val="center"/>
          </w:tcPr>
          <w:p w14:paraId="1BA178ED">
            <w:pPr>
              <w:ind w:firstLine="482"/>
              <w:rPr>
                <w:rFonts w:ascii="宋体" w:hAnsi="宋体" w:cs="宋体"/>
                <w:b/>
                <w:bCs/>
                <w:color w:val="auto"/>
                <w:highlight w:val="none"/>
              </w:rPr>
            </w:pPr>
          </w:p>
        </w:tc>
        <w:tc>
          <w:tcPr>
            <w:tcW w:w="2059" w:type="dxa"/>
            <w:tcBorders>
              <w:tl2br w:val="nil"/>
              <w:tr2bl w:val="nil"/>
            </w:tcBorders>
            <w:shd w:val="clear" w:color="auto" w:fill="auto"/>
            <w:noWrap/>
            <w:vAlign w:val="center"/>
          </w:tcPr>
          <w:p w14:paraId="71EF3832">
            <w:pPr>
              <w:ind w:firstLine="482"/>
              <w:rPr>
                <w:rFonts w:ascii="宋体" w:hAnsi="宋体" w:cs="宋体"/>
                <w:b/>
                <w:bCs/>
                <w:color w:val="auto"/>
                <w:highlight w:val="none"/>
              </w:rPr>
            </w:pPr>
          </w:p>
        </w:tc>
        <w:tc>
          <w:tcPr>
            <w:tcW w:w="2059" w:type="dxa"/>
            <w:tcBorders>
              <w:tl2br w:val="nil"/>
              <w:tr2bl w:val="nil"/>
            </w:tcBorders>
            <w:shd w:val="clear" w:color="auto" w:fill="auto"/>
            <w:noWrap/>
            <w:vAlign w:val="center"/>
          </w:tcPr>
          <w:p w14:paraId="3BB3EE2B">
            <w:pPr>
              <w:ind w:firstLine="482"/>
              <w:textAlignment w:val="center"/>
              <w:rPr>
                <w:rFonts w:ascii="宋体" w:hAnsi="宋体" w:cs="宋体"/>
                <w:b/>
                <w:bCs/>
                <w:color w:val="auto"/>
                <w:highlight w:val="none"/>
              </w:rPr>
            </w:pPr>
            <w:r>
              <w:rPr>
                <w:rFonts w:hint="eastAsia" w:ascii="宋体" w:hAnsi="宋体" w:cs="宋体"/>
                <w:b/>
                <w:bCs/>
                <w:color w:val="auto"/>
                <w:highlight w:val="none"/>
                <w:lang w:eastAsia="zh-CN" w:bidi="ar"/>
              </w:rPr>
              <w:t>联系电话：</w:t>
            </w:r>
          </w:p>
        </w:tc>
        <w:tc>
          <w:tcPr>
            <w:tcW w:w="2059" w:type="dxa"/>
            <w:tcBorders>
              <w:tl2br w:val="nil"/>
              <w:tr2bl w:val="nil"/>
            </w:tcBorders>
            <w:shd w:val="clear" w:color="auto" w:fill="auto"/>
            <w:noWrap/>
            <w:vAlign w:val="center"/>
          </w:tcPr>
          <w:p w14:paraId="44483D1F">
            <w:pPr>
              <w:ind w:firstLine="482"/>
              <w:rPr>
                <w:rFonts w:ascii="宋体" w:hAnsi="宋体" w:cs="宋体"/>
                <w:b/>
                <w:bCs/>
                <w:color w:val="auto"/>
                <w:highlight w:val="none"/>
              </w:rPr>
            </w:pPr>
          </w:p>
        </w:tc>
        <w:tc>
          <w:tcPr>
            <w:tcW w:w="1621" w:type="dxa"/>
            <w:tcBorders>
              <w:tl2br w:val="nil"/>
              <w:tr2bl w:val="nil"/>
            </w:tcBorders>
            <w:shd w:val="clear" w:color="auto" w:fill="auto"/>
            <w:noWrap/>
            <w:vAlign w:val="center"/>
          </w:tcPr>
          <w:p w14:paraId="6702164E">
            <w:pPr>
              <w:ind w:firstLine="482"/>
              <w:rPr>
                <w:rFonts w:ascii="宋体" w:hAnsi="宋体" w:cs="宋体"/>
                <w:b/>
                <w:bCs/>
                <w:color w:val="auto"/>
                <w:highlight w:val="none"/>
              </w:rPr>
            </w:pPr>
          </w:p>
        </w:tc>
      </w:tr>
    </w:tbl>
    <w:p w14:paraId="1CA57CA9">
      <w:pPr>
        <w:ind w:firstLine="384"/>
        <w:rPr>
          <w:rFonts w:hint="eastAsia" w:ascii="宋体" w:hAnsi="宋体" w:cs="宋体"/>
          <w:color w:val="auto"/>
          <w:spacing w:val="-9"/>
          <w:sz w:val="21"/>
          <w:szCs w:val="21"/>
          <w:highlight w:val="none"/>
          <w:lang w:eastAsia="zh-CN"/>
        </w:rPr>
      </w:pPr>
    </w:p>
    <w:p w14:paraId="22434AEA">
      <w:pPr>
        <w:ind w:firstLine="384"/>
        <w:rPr>
          <w:rFonts w:hint="eastAsia" w:ascii="宋体" w:hAnsi="宋体" w:cs="宋体"/>
          <w:color w:val="auto"/>
          <w:spacing w:val="-9"/>
          <w:sz w:val="21"/>
          <w:szCs w:val="21"/>
          <w:highlight w:val="none"/>
          <w:lang w:eastAsia="zh-CN"/>
        </w:rPr>
      </w:pPr>
      <w:r>
        <w:rPr>
          <w:rFonts w:hint="eastAsia" w:ascii="宋体" w:hAnsi="宋体" w:cs="宋体"/>
          <w:color w:val="auto"/>
          <w:spacing w:val="-9"/>
          <w:sz w:val="21"/>
          <w:szCs w:val="21"/>
          <w:highlight w:val="none"/>
          <w:lang w:eastAsia="zh-CN"/>
        </w:rPr>
        <w:t>固定资产是指使用期限超过1年（不含1年），单位价值在规定标准以上（1000元以上，其中专用设备单位价值在1500元以上），并在使用过程中基本保持原有物质形态的资产。单位价值虽未达到规定标准，但是耐用时间超过1年（不含1年）的大批同类物资，应当作为固定资产核算。</w:t>
      </w:r>
    </w:p>
    <w:p w14:paraId="68137B10">
      <w:pPr>
        <w:pStyle w:val="5"/>
        <w:ind w:firstLine="0" w:firstLineChars="0"/>
        <w:rPr>
          <w:rFonts w:hint="eastAsia" w:ascii="宋体" w:hAnsi="宋体" w:cs="宋体" w:eastAsiaTheme="minorEastAsia"/>
          <w:color w:val="auto"/>
          <w:spacing w:val="-9"/>
          <w:sz w:val="21"/>
          <w:szCs w:val="21"/>
          <w:highlight w:val="none"/>
          <w:lang w:eastAsia="zh-CN"/>
        </w:rPr>
      </w:pPr>
    </w:p>
    <w:sectPr>
      <w:pgSz w:w="16838" w:h="11906" w:orient="landscape"/>
      <w:pgMar w:top="1800" w:right="1440" w:bottom="1800" w:left="144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A"/>
    <w:family w:val="auto"/>
    <w:pitch w:val="default"/>
    <w:sig w:usb0="E0002EFF" w:usb1="C000785B" w:usb2="00000009" w:usb3="00000000" w:csb0="400001FF" w:csb1="FFFF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9E031613-6020-4470-B0F3-89915F4D6CD8}"/>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embedRegular r:id="rId2" w:fontKey="{7E0E671F-BE52-4EEE-B2AB-7C08582D60FD}"/>
  </w:font>
  <w:font w:name="方正小标宋简体">
    <w:panose1 w:val="03000509000000000000"/>
    <w:charset w:val="86"/>
    <w:family w:val="auto"/>
    <w:pitch w:val="default"/>
    <w:sig w:usb0="00000001" w:usb1="080E0000" w:usb2="00000000" w:usb3="00000000" w:csb0="00040000" w:csb1="00000000"/>
    <w:embedRegular r:id="rId3" w:fontKey="{0C563A11-F0DC-482F-89F8-3A444743857D}"/>
  </w:font>
  <w:font w:name="仿宋_GB2312">
    <w:panose1 w:val="02010609030101010101"/>
    <w:charset w:val="86"/>
    <w:family w:val="auto"/>
    <w:pitch w:val="default"/>
    <w:sig w:usb0="00000001" w:usb1="080E0000" w:usb2="00000000" w:usb3="00000000" w:csb0="00040000" w:csb1="00000000"/>
    <w:embedRegular r:id="rId4" w:fontKey="{59E8AD9E-32C6-4DEB-A9AE-6679446FF2AB}"/>
  </w:font>
  <w:font w:name="仿宋">
    <w:panose1 w:val="02010609060101010101"/>
    <w:charset w:val="86"/>
    <w:family w:val="modern"/>
    <w:pitch w:val="default"/>
    <w:sig w:usb0="800002BF" w:usb1="38CF7CFA" w:usb2="00000016" w:usb3="00000000" w:csb0="00040001" w:csb1="00000000"/>
    <w:embedRegular r:id="rId5" w:fontKey="{01E16F5C-580F-4AB2-808C-871C56E398A7}"/>
  </w:font>
  <w:font w:name="方正仿宋_GB2312">
    <w:panose1 w:val="02000000000000000000"/>
    <w:charset w:val="86"/>
    <w:family w:val="auto"/>
    <w:pitch w:val="default"/>
    <w:sig w:usb0="A00002BF" w:usb1="184F6CFA" w:usb2="00000012" w:usb3="00000000" w:csb0="00040001" w:csb1="00000000"/>
    <w:embedRegular r:id="rId6" w:fontKey="{2CD00978-BA4A-4AAE-8AE8-6C7192D99A9E}"/>
  </w:font>
  <w:font w:name="WPSEMBED1">
    <w:panose1 w:val="02010609030101010101"/>
    <w:charset w:val="86"/>
    <w:family w:val="auto"/>
    <w:pitch w:val="default"/>
    <w:sig w:usb0="00000001" w:usb1="080E0000" w:usb2="00000000" w:usb3="00000000" w:csb0="00040000" w:csb1="00000000"/>
  </w:font>
  <w:font w:name="WPSEMBED2">
    <w:panose1 w:val="02000000000000000000"/>
    <w:charset w:val="86"/>
    <w:family w:val="auto"/>
    <w:pitch w:val="default"/>
    <w:sig w:usb0="A00002BF" w:usb1="184F6CFA" w:usb2="00000012"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41CDE7">
    <w:pPr>
      <w:pStyle w:val="1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E3693">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6EA2C">
    <w:pPr>
      <w:pStyle w:val="1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2DA62">
    <w:pPr>
      <w:pStyle w:val="15"/>
      <w:spacing w:before="602" w:beforeLines="251"/>
      <w:ind w:firstLine="0" w:firstLineChars="0"/>
      <w:jc w:val="center"/>
      <w:rPr>
        <w:rFonts w:hint="default" w:eastAsia="宋体"/>
        <w:lang w:val="en-US" w:eastAsia="zh-CN"/>
      </w:rPr>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010851">
                          <w:pPr>
                            <w:pStyle w:val="15"/>
                            <w:ind w:firstLine="0" w:firstLineChars="0"/>
                            <w:jc w:val="both"/>
                            <w:rPr>
                              <w:rFonts w:hint="default" w:eastAsia="宋体"/>
                              <w:lang w:val="en-US" w:eastAsia="zh-C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3D010851">
                    <w:pPr>
                      <w:pStyle w:val="15"/>
                      <w:ind w:firstLine="0" w:firstLineChars="0"/>
                      <w:jc w:val="both"/>
                      <w:rPr>
                        <w:rFonts w:hint="default" w:eastAsia="宋体"/>
                        <w:lang w:val="en-US" w:eastAsia="zh-CN"/>
                      </w:rPr>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2A121">
    <w:pPr>
      <w:pStyle w:val="15"/>
      <w:spacing w:before="602" w:beforeLines="251"/>
      <w:ind w:firstLine="0" w:firstLineChars="0"/>
      <w:jc w:val="both"/>
    </w:pPr>
    <w:r>
      <w:rPr>
        <w:sz w:val="18"/>
      </w:rPr>
      <mc:AlternateContent>
        <mc:Choice Requires="wps">
          <w:drawing>
            <wp:anchor distT="0" distB="0" distL="114300" distR="114300" simplePos="0" relativeHeight="251671552" behindDoc="0" locked="0" layoutInCell="1" allowOverlap="1">
              <wp:simplePos x="0" y="0"/>
              <wp:positionH relativeFrom="margin">
                <wp:posOffset>2959735</wp:posOffset>
              </wp:positionH>
              <wp:positionV relativeFrom="paragraph">
                <wp:posOffset>46990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A172FD">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33.05pt;margin-top:3.7pt;height:144pt;width:144pt;mso-position-horizontal-relative:margin;mso-wrap-style:none;z-index:251671552;mso-width-relative:page;mso-height-relative:page;" filled="f" stroked="f" coordsize="21600,21600" o:gfxdata="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nMLn9dYAAAAJAQAADwAAAAAAAAABACAAAAAiAAAAZHJzL2Rvd25yZXYueG1s&#10;UEsBAhQAFAAAAAgAh07iQGGthHIzAgAAYwQAAA4AAAAAAAAAAQAgAAAAJQEAAGRycy9lMm9Eb2Mu&#10;eG1sUEsFBgAAAAAGAAYAWQEAAMoFAAAAAA==&#10;">
              <v:fill on="f" focussize="0,0"/>
              <v:stroke on="f" weight="0.5pt"/>
              <v:imagedata o:title=""/>
              <o:lock v:ext="edit" aspectratio="f"/>
              <v:textbox inset="0mm,0mm,0mm,0mm" style="mso-fit-shape-to-text:t;">
                <w:txbxContent>
                  <w:p w14:paraId="12A172FD">
                    <w:pPr>
                      <w:pStyle w:val="15"/>
                    </w:pPr>
                    <w:r>
                      <w:fldChar w:fldCharType="begin"/>
                    </w:r>
                    <w:r>
                      <w:instrText xml:space="preserve"> PAGE  \* MERGEFORMAT </w:instrText>
                    </w:r>
                    <w:r>
                      <w:fldChar w:fldCharType="separate"/>
                    </w:r>
                    <w:r>
                      <w:t>1</w:t>
                    </w:r>
                    <w:r>
                      <w:fldChar w:fldCharType="end"/>
                    </w:r>
                  </w:p>
                </w:txbxContent>
              </v:textbox>
            </v:shape>
          </w:pict>
        </mc:Fallback>
      </mc:AlternateContent>
    </w: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19D635">
                          <w:pPr>
                            <w:pStyle w:val="15"/>
                            <w:ind w:firstLine="0" w:firstLineChars="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3719D635">
                    <w:pPr>
                      <w:pStyle w:val="15"/>
                      <w:ind w:firstLine="0" w:firstLineChars="0"/>
                    </w:pPr>
                  </w:p>
                </w:txbxContent>
              </v:textbox>
            </v:shape>
          </w:pict>
        </mc:Fallback>
      </mc:AlternateContent>
    </w:r>
    <w:r>
      <w:rPr>
        <w:lang w:eastAsia="zh-CN"/>
      </w:rPr>
      <mc:AlternateContent>
        <mc:Choice Requires="wps">
          <w:drawing>
            <wp:anchor distT="0" distB="0" distL="114300" distR="114300" simplePos="0" relativeHeight="251666432" behindDoc="0" locked="0" layoutInCell="1" allowOverlap="1">
              <wp:simplePos x="0" y="0"/>
              <wp:positionH relativeFrom="margin">
                <wp:posOffset>2948305</wp:posOffset>
              </wp:positionH>
              <wp:positionV relativeFrom="paragraph">
                <wp:posOffset>236855</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C6F985">
                          <w:pPr>
                            <w:pStyle w:val="15"/>
                            <w:ind w:firstLine="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32.15pt;margin-top:18.65pt;height:144pt;width:144pt;mso-position-horizontal-relative:margin;mso-wrap-style:none;z-index:251666432;mso-width-relative:page;mso-height-relative:page;" filled="f" stroked="f" coordsize="21600,21600" o:gfxdata="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itiw2tcAAAAKAQAADwAAAAAAAAABACAAAAAiAAAAZHJzL2Rvd25yZXYueG1sUEsBAhQA&#10;FAAAAAgAh07iQJ66C/ssAgAAVQQAAA4AAAAAAAAAAQAgAAAAJgEAAGRycy9lMm9Eb2MueG1sUEsF&#10;BgAAAAAGAAYAWQEAAMQFAAAAAA==&#10;">
              <v:fill on="f" focussize="0,0"/>
              <v:stroke on="f" weight="0.5pt"/>
              <v:imagedata o:title=""/>
              <o:lock v:ext="edit" aspectratio="f"/>
              <v:textbox inset="0mm,0mm,0mm,0mm" style="mso-fit-shape-to-text:t;">
                <w:txbxContent>
                  <w:p w14:paraId="5DC6F985">
                    <w:pPr>
                      <w:pStyle w:val="15"/>
                      <w:ind w:firstLine="360"/>
                    </w:pP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04F91">
    <w:pPr>
      <w:pStyle w:val="15"/>
      <w:spacing w:before="602" w:beforeLines="251"/>
      <w:ind w:firstLine="0" w:firstLineChars="0"/>
      <w:jc w:val="both"/>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B02A58">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6FB02A58">
                    <w:pPr>
                      <w:pStyle w:val="15"/>
                    </w:pPr>
                    <w:r>
                      <w:fldChar w:fldCharType="begin"/>
                    </w:r>
                    <w:r>
                      <w:instrText xml:space="preserve"> PAGE  \* MERGEFORMAT </w:instrText>
                    </w:r>
                    <w:r>
                      <w:fldChar w:fldCharType="separate"/>
                    </w:r>
                    <w:r>
                      <w:t>1</w:t>
                    </w:r>
                    <w:r>
                      <w:fldChar w:fldCharType="end"/>
                    </w:r>
                  </w:p>
                </w:txbxContent>
              </v:textbox>
            </v:shape>
          </w:pict>
        </mc:Fallback>
      </mc:AlternateContent>
    </w:r>
    <w:r>
      <w:rPr>
        <w:lang w:eastAsia="zh-CN"/>
      </w:rPr>
      <mc:AlternateContent>
        <mc:Choice Requires="wps">
          <w:drawing>
            <wp:anchor distT="0" distB="0" distL="114300" distR="114300" simplePos="0" relativeHeight="251667456" behindDoc="0" locked="0" layoutInCell="1" allowOverlap="1">
              <wp:simplePos x="0" y="0"/>
              <wp:positionH relativeFrom="margin">
                <wp:posOffset>2948305</wp:posOffset>
              </wp:positionH>
              <wp:positionV relativeFrom="paragraph">
                <wp:posOffset>236855</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2A5DF2">
                          <w:pPr>
                            <w:pStyle w:val="15"/>
                            <w:ind w:firstLine="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32.15pt;margin-top:18.65pt;height:144pt;width:144pt;mso-position-horizontal-relative:margin;mso-wrap-style:none;z-index:251667456;mso-width-relative:page;mso-height-relative:page;" filled="f" stroked="f" coordsize="21600,21600" o:gfxdata="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K2LDa1wAAAAoBAAAPAAAAAAAAAAEAIAAAACIAAABkcnMvZG93bnJldi54bWxQSwECFAAU&#10;AAAACACHTuJAYpCETCsCAABXBAAADgAAAAAAAAABACAAAAAmAQAAZHJzL2Uyb0RvYy54bWxQSwUG&#10;AAAAAAYABgBZAQAAwwUAAAAA&#10;">
              <v:fill on="f" focussize="0,0"/>
              <v:stroke on="f" weight="0.5pt"/>
              <v:imagedata o:title=""/>
              <o:lock v:ext="edit" aspectratio="f"/>
              <v:textbox inset="0mm,0mm,0mm,0mm" style="mso-fit-shape-to-text:t;">
                <w:txbxContent>
                  <w:p w14:paraId="422A5DF2">
                    <w:pPr>
                      <w:pStyle w:val="15"/>
                      <w:ind w:firstLine="360"/>
                    </w:pP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4F6F2A">
    <w:pPr>
      <w:pStyle w:val="15"/>
      <w:spacing w:before="602" w:beforeLines="251"/>
      <w:ind w:firstLine="0" w:firstLineChars="0"/>
      <w:jc w:val="both"/>
    </w:pPr>
    <w:r>
      <w:rPr>
        <w:lang w:eastAsia="zh-CN"/>
      </w:rPr>
      <mc:AlternateContent>
        <mc:Choice Requires="wps">
          <w:drawing>
            <wp:anchor distT="0" distB="0" distL="114300" distR="114300" simplePos="0" relativeHeight="251661312" behindDoc="0" locked="0" layoutInCell="1" allowOverlap="1">
              <wp:simplePos x="0" y="0"/>
              <wp:positionH relativeFrom="margin">
                <wp:posOffset>2948305</wp:posOffset>
              </wp:positionH>
              <wp:positionV relativeFrom="paragraph">
                <wp:posOffset>130810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B6A3">
                          <w:pPr>
                            <w:pStyle w:val="15"/>
                            <w:ind w:firstLine="360"/>
                          </w:pPr>
                          <w:r>
                            <w:fldChar w:fldCharType="begin"/>
                          </w:r>
                          <w:r>
                            <w:instrText xml:space="preserve"> PAGE  \* MERGEFORMAT </w:instrText>
                          </w:r>
                          <w:r>
                            <w:fldChar w:fldCharType="separate"/>
                          </w:r>
                          <w:r>
                            <w:t>12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32.15pt;margin-top:10.3pt;height:144pt;width:144pt;mso-position-horizontal-relative:margin;mso-wrap-style:none;z-index:251661312;mso-width-relative:page;mso-height-relative:page;" filled="f" stroked="f" coordsize="21600,21600" o:gfxdata="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xeXdANgAAAAKAQAADwAAAAAAAAABACAAAAAiAAAAZHJzL2Rvd25yZXYueG1sUEsBAhQA&#10;FAAAAAgAh07iQAVhjD8rAgAAVQQAAA4AAAAAAAAAAQAgAAAAJwEAAGRycy9lMm9Eb2MueG1sUEsF&#10;BgAAAAAGAAYAWQEAAMQFAAAAAA==&#10;">
              <v:fill on="f" focussize="0,0"/>
              <v:stroke on="f" weight="0.5pt"/>
              <v:imagedata o:title=""/>
              <o:lock v:ext="edit" aspectratio="f"/>
              <v:textbox inset="0mm,0mm,0mm,0mm" style="mso-fit-shape-to-text:t;">
                <w:txbxContent>
                  <w:p w14:paraId="3366B6A3">
                    <w:pPr>
                      <w:pStyle w:val="15"/>
                      <w:ind w:firstLine="360"/>
                    </w:pPr>
                    <w:r>
                      <w:fldChar w:fldCharType="begin"/>
                    </w:r>
                    <w:r>
                      <w:instrText xml:space="preserve"> PAGE  \* MERGEFORMAT </w:instrText>
                    </w:r>
                    <w:r>
                      <w:fldChar w:fldCharType="separate"/>
                    </w:r>
                    <w:r>
                      <w:t>12</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F8882">
    <w:pPr>
      <w:pStyle w:val="15"/>
      <w:ind w:firstLine="360"/>
    </w:pPr>
    <w:r>
      <w:rPr>
        <w:lang w:eastAsia="zh-CN"/>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07EF12">
                          <w:pPr>
                            <w:pStyle w:val="15"/>
                            <w:ind w:firstLine="360"/>
                          </w:pPr>
                          <w:r>
                            <w:fldChar w:fldCharType="begin"/>
                          </w:r>
                          <w:r>
                            <w:instrText xml:space="preserve"> PAGE  \* MERGEFORMAT </w:instrText>
                          </w:r>
                          <w:r>
                            <w:fldChar w:fldCharType="separate"/>
                          </w:r>
                          <w:r>
                            <w:t>42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2A07EF12">
                    <w:pPr>
                      <w:pStyle w:val="15"/>
                      <w:ind w:firstLine="360"/>
                    </w:pPr>
                    <w:r>
                      <w:fldChar w:fldCharType="begin"/>
                    </w:r>
                    <w:r>
                      <w:instrText xml:space="preserve"> PAGE  \* MERGEFORMAT </w:instrText>
                    </w:r>
                    <w:r>
                      <w:fldChar w:fldCharType="separate"/>
                    </w:r>
                    <w:r>
                      <w:t>42</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B2890">
    <w:pPr>
      <w:pStyle w:val="15"/>
      <w:tabs>
        <w:tab w:val="center" w:pos="4434"/>
        <w:tab w:val="clear" w:pos="4153"/>
      </w:tabs>
      <w:ind w:firstLine="360"/>
    </w:pPr>
    <w:r>
      <w:rPr>
        <w:lang w:eastAsia="zh-CN"/>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F1E127">
                          <w:pPr>
                            <w:pStyle w:val="15"/>
                            <w:ind w:firstLine="360"/>
                          </w:pPr>
                          <w:r>
                            <w:fldChar w:fldCharType="begin"/>
                          </w:r>
                          <w:r>
                            <w:instrText xml:space="preserve"> PAGE  \* MERGEFORMAT </w:instrText>
                          </w:r>
                          <w:r>
                            <w:fldChar w:fldCharType="separate"/>
                          </w:r>
                          <w:r>
                            <w:t>18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62F1E127">
                    <w:pPr>
                      <w:pStyle w:val="15"/>
                      <w:ind w:firstLine="360"/>
                    </w:pPr>
                    <w:r>
                      <w:fldChar w:fldCharType="begin"/>
                    </w:r>
                    <w:r>
                      <w:instrText xml:space="preserve"> PAGE  \* MERGEFORMAT </w:instrText>
                    </w:r>
                    <w:r>
                      <w:fldChar w:fldCharType="separate"/>
                    </w:r>
                    <w:r>
                      <w:t>18</w:t>
                    </w:r>
                    <w:r>
                      <w:fldChar w:fldCharType="end"/>
                    </w:r>
                  </w:p>
                </w:txbxContent>
              </v:textbox>
            </v:shape>
          </w:pict>
        </mc:Fallback>
      </mc:AlternateContent>
    </w:r>
    <w:r>
      <w:rPr>
        <w:lang w:eastAsia="zh-CN"/>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C37CBA">
                          <w:pPr>
                            <w:pStyle w:val="15"/>
                            <w:ind w:firstLine="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inset="0mm,0mm,0mm,0mm" style="mso-fit-shape-to-text:t;">
                <w:txbxContent>
                  <w:p w14:paraId="12C37CBA">
                    <w:pPr>
                      <w:pStyle w:val="15"/>
                      <w:ind w:firstLine="360"/>
                    </w:pPr>
                  </w:p>
                </w:txbxContent>
              </v:textbox>
            </v:shape>
          </w:pict>
        </mc:Fallback>
      </mc:AlternateContent>
    </w:r>
    <w:r>
      <w:rPr>
        <w:lang w:eastAsia="zh-C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7690B0">
                          <w:pPr>
                            <w:pStyle w:val="15"/>
                            <w:ind w:firstLine="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ILIsw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1dvx+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MgsizCwCAABXBAAADgAAAAAAAAABACAAAAAfAQAAZHJzL2Uyb0RvYy54bWxQSwUGAAAAAAYA&#10;BgBZAQAAvQUAAAAA&#10;">
              <v:fill on="f" focussize="0,0"/>
              <v:stroke on="f" weight="0.5pt"/>
              <v:imagedata o:title=""/>
              <o:lock v:ext="edit" aspectratio="f"/>
              <v:textbox inset="0mm,0mm,0mm,0mm" style="mso-fit-shape-to-text:t;">
                <w:txbxContent>
                  <w:p w14:paraId="517690B0">
                    <w:pPr>
                      <w:pStyle w:val="15"/>
                      <w:ind w:firstLine="360"/>
                    </w:pP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B49EE">
    <w:pPr>
      <w:spacing w:line="172" w:lineRule="auto"/>
      <w:ind w:firstLine="360"/>
      <w:jc w:val="both"/>
      <w:rPr>
        <w:rFonts w:ascii="宋体" w:hAnsi="宋体" w:cs="宋体"/>
        <w:sz w:val="18"/>
        <w:szCs w:val="18"/>
      </w:rPr>
    </w:pPr>
    <w:r>
      <w:rPr>
        <w:sz w:val="18"/>
        <w:lang w:eastAsia="zh-CN"/>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935385">
                          <w:pPr>
                            <w:pStyle w:val="15"/>
                            <w:ind w:firstLine="360"/>
                          </w:pPr>
                          <w:r>
                            <w:fldChar w:fldCharType="begin"/>
                          </w:r>
                          <w:r>
                            <w:instrText xml:space="preserve"> PAGE  \* MERGEFORMAT </w:instrText>
                          </w:r>
                          <w:r>
                            <w:fldChar w:fldCharType="separate"/>
                          </w:r>
                          <w:r>
                            <w:t>72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0F935385">
                    <w:pPr>
                      <w:pStyle w:val="15"/>
                      <w:ind w:firstLine="360"/>
                    </w:pPr>
                    <w:r>
                      <w:fldChar w:fldCharType="begin"/>
                    </w:r>
                    <w:r>
                      <w:instrText xml:space="preserve"> PAGE  \* MERGEFORMAT </w:instrText>
                    </w:r>
                    <w:r>
                      <w:fldChar w:fldCharType="separate"/>
                    </w:r>
                    <w:r>
                      <w:t>72</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21366">
    <w:pPr>
      <w:spacing w:line="173" w:lineRule="auto"/>
      <w:ind w:firstLine="360"/>
      <w:rPr>
        <w:rFonts w:ascii="宋体" w:hAnsi="宋体" w:cs="宋体"/>
        <w:sz w:val="18"/>
        <w:szCs w:val="18"/>
      </w:rPr>
    </w:pPr>
    <w:r>
      <w:rPr>
        <w:sz w:val="18"/>
        <w:lang w:eastAsia="zh-CN"/>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5B5056">
                          <w:pPr>
                            <w:pStyle w:val="15"/>
                            <w:ind w:firstLine="360"/>
                          </w:pPr>
                          <w:r>
                            <w:fldChar w:fldCharType="begin"/>
                          </w:r>
                          <w:r>
                            <w:instrText xml:space="preserve"> PAGE  \* MERGEFORMAT </w:instrText>
                          </w:r>
                          <w:r>
                            <w:fldChar w:fldCharType="separate"/>
                          </w:r>
                          <w:r>
                            <w:t>96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755B5056">
                    <w:pPr>
                      <w:pStyle w:val="15"/>
                      <w:ind w:firstLine="360"/>
                    </w:pPr>
                    <w:r>
                      <w:fldChar w:fldCharType="begin"/>
                    </w:r>
                    <w:r>
                      <w:instrText xml:space="preserve"> PAGE  \* MERGEFORMAT </w:instrText>
                    </w:r>
                    <w:r>
                      <w:fldChar w:fldCharType="separate"/>
                    </w:r>
                    <w:r>
                      <w:t>96</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7DD54">
    <w:pPr>
      <w:pStyle w:val="16"/>
      <w:ind w:firstLine="956"/>
      <w:jc w:val="right"/>
      <w:rPr>
        <w:rFonts w:ascii="宋体" w:hAnsi="宋体" w:cs="宋体"/>
        <w:spacing w:val="-1"/>
        <w:sz w:val="48"/>
        <w:szCs w:val="48"/>
        <w:lang w:eastAsia="zh-CN"/>
      </w:rPr>
    </w:pPr>
  </w:p>
  <w:p w14:paraId="2DD30939">
    <w:pPr>
      <w:pStyle w:val="16"/>
      <w:ind w:firstLine="36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750C11">
    <w:pPr>
      <w:pStyle w:val="1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23644">
    <w:pPr>
      <w:pStyle w:val="16"/>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717B4">
    <w:pPr>
      <w:pStyle w:val="16"/>
      <w:ind w:firstLine="956"/>
      <w:jc w:val="right"/>
      <w:rPr>
        <w:rFonts w:ascii="宋体" w:hAnsi="宋体" w:cs="宋体"/>
        <w:spacing w:val="-1"/>
        <w:sz w:val="48"/>
        <w:szCs w:val="48"/>
        <w:lang w:eastAsia="zh-CN"/>
      </w:rPr>
    </w:pPr>
  </w:p>
  <w:p w14:paraId="3F15542A">
    <w:pPr>
      <w:pStyle w:val="16"/>
      <w:ind w:firstLine="360"/>
      <w:jc w:val="righ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0A92C">
    <w:pPr>
      <w:pStyle w:val="16"/>
      <w:ind w:firstLine="360"/>
      <w:rPr>
        <w:rFonts w:eastAsiaTheme="minorEastAsia"/>
        <w:lang w:eastAsia="zh-CN"/>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92EE3">
    <w:pPr>
      <w:pStyle w:val="16"/>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C510F5">
    <w:pPr>
      <w:pStyle w:val="16"/>
      <w:ind w:firstLine="36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4982CE">
    <w:pPr>
      <w:pStyle w:val="16"/>
      <w:ind w:firstLine="36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DC0A3">
    <w:pPr>
      <w:pStyle w:val="16"/>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51A5C0"/>
    <w:multiLevelType w:val="singleLevel"/>
    <w:tmpl w:val="8151A5C0"/>
    <w:lvl w:ilvl="0" w:tentative="0">
      <w:start w:val="1"/>
      <w:numFmt w:val="decimal"/>
      <w:suff w:val="space"/>
      <w:lvlText w:val="(%1)"/>
      <w:lvlJc w:val="left"/>
      <w:pPr>
        <w:ind w:left="311" w:firstLine="177"/>
      </w:pPr>
      <w:rPr>
        <w:rFonts w:hint="default"/>
        <w:sz w:val="24"/>
        <w:szCs w:val="24"/>
      </w:rPr>
    </w:lvl>
  </w:abstractNum>
  <w:abstractNum w:abstractNumId="1">
    <w:nsid w:val="879D1F1F"/>
    <w:multiLevelType w:val="multilevel"/>
    <w:tmpl w:val="879D1F1F"/>
    <w:lvl w:ilvl="0" w:tentative="0">
      <w:start w:val="1"/>
      <w:numFmt w:val="decimal"/>
      <w:lvlText w:val="%1."/>
      <w:lvlJc w:val="left"/>
      <w:pPr>
        <w:ind w:left="425" w:hanging="425"/>
      </w:pPr>
      <w:rPr>
        <w:rFonts w:hint="default"/>
      </w:rPr>
    </w:lvl>
    <w:lvl w:ilvl="1" w:tentative="0">
      <w:start w:val="1"/>
      <w:numFmt w:val="decimal"/>
      <w:lvlText w:val="(%2)"/>
      <w:lvlJc w:val="left"/>
      <w:pPr>
        <w:tabs>
          <w:tab w:val="left" w:pos="312"/>
        </w:tabs>
        <w:ind w:left="312" w:leftChars="0" w:firstLine="108" w:firstLineChars="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8832B777"/>
    <w:multiLevelType w:val="multilevel"/>
    <w:tmpl w:val="8832B777"/>
    <w:lvl w:ilvl="0" w:tentative="0">
      <w:start w:val="1"/>
      <w:numFmt w:val="decimal"/>
      <w:lvlText w:val="(%1)"/>
      <w:lvlJc w:val="left"/>
      <w:pPr>
        <w:tabs>
          <w:tab w:val="left" w:pos="581"/>
        </w:tabs>
        <w:ind w:left="311" w:firstLine="177"/>
      </w:pPr>
      <w:rPr>
        <w:rFonts w:hint="default"/>
      </w:rPr>
    </w:lvl>
    <w:lvl w:ilvl="1" w:tentative="0">
      <w:start w:val="1"/>
      <w:numFmt w:val="decimalEnclosedCircleChinese"/>
      <w:lvlText w:val="%2"/>
      <w:lvlJc w:val="left"/>
      <w:pPr>
        <w:tabs>
          <w:tab w:val="left" w:pos="840"/>
        </w:tabs>
        <w:ind w:left="1328" w:hanging="420"/>
      </w:pPr>
      <w:rPr>
        <w:rFonts w:hint="default"/>
      </w:rPr>
    </w:lvl>
    <w:lvl w:ilvl="2" w:tentative="0">
      <w:start w:val="1"/>
      <w:numFmt w:val="decimal"/>
      <w:lvlText w:val="%3)"/>
      <w:lvlJc w:val="left"/>
      <w:pPr>
        <w:tabs>
          <w:tab w:val="left" w:pos="1260"/>
        </w:tabs>
        <w:ind w:left="1748" w:hanging="420"/>
      </w:pPr>
      <w:rPr>
        <w:rFonts w:hint="default"/>
      </w:rPr>
    </w:lvl>
    <w:lvl w:ilvl="3" w:tentative="0">
      <w:start w:val="1"/>
      <w:numFmt w:val="lowerLetter"/>
      <w:lvlText w:val="%4."/>
      <w:lvlJc w:val="left"/>
      <w:pPr>
        <w:tabs>
          <w:tab w:val="left" w:pos="1680"/>
        </w:tabs>
        <w:ind w:left="2168" w:hanging="420"/>
      </w:pPr>
      <w:rPr>
        <w:rFonts w:hint="default"/>
      </w:rPr>
    </w:lvl>
    <w:lvl w:ilvl="4" w:tentative="0">
      <w:start w:val="1"/>
      <w:numFmt w:val="lowerLetter"/>
      <w:lvlText w:val="%5)"/>
      <w:lvlJc w:val="left"/>
      <w:pPr>
        <w:tabs>
          <w:tab w:val="left" w:pos="2100"/>
        </w:tabs>
        <w:ind w:left="2588" w:hanging="420"/>
      </w:pPr>
      <w:rPr>
        <w:rFonts w:hint="default"/>
      </w:rPr>
    </w:lvl>
    <w:lvl w:ilvl="5" w:tentative="0">
      <w:start w:val="1"/>
      <w:numFmt w:val="lowerRoman"/>
      <w:lvlText w:val="%6."/>
      <w:lvlJc w:val="left"/>
      <w:pPr>
        <w:tabs>
          <w:tab w:val="left" w:pos="2520"/>
        </w:tabs>
        <w:ind w:left="3008" w:hanging="420"/>
      </w:pPr>
      <w:rPr>
        <w:rFonts w:hint="default"/>
      </w:rPr>
    </w:lvl>
    <w:lvl w:ilvl="6" w:tentative="0">
      <w:start w:val="1"/>
      <w:numFmt w:val="lowerRoman"/>
      <w:lvlText w:val="%7)"/>
      <w:lvlJc w:val="left"/>
      <w:pPr>
        <w:tabs>
          <w:tab w:val="left" w:pos="2940"/>
        </w:tabs>
        <w:ind w:left="3428" w:hanging="420"/>
      </w:pPr>
      <w:rPr>
        <w:rFonts w:hint="default"/>
      </w:rPr>
    </w:lvl>
    <w:lvl w:ilvl="7" w:tentative="0">
      <w:start w:val="1"/>
      <w:numFmt w:val="lowerLetter"/>
      <w:lvlText w:val="%8."/>
      <w:lvlJc w:val="left"/>
      <w:pPr>
        <w:tabs>
          <w:tab w:val="left" w:pos="3360"/>
        </w:tabs>
        <w:ind w:left="3848" w:hanging="420"/>
      </w:pPr>
      <w:rPr>
        <w:rFonts w:hint="default"/>
      </w:rPr>
    </w:lvl>
    <w:lvl w:ilvl="8" w:tentative="0">
      <w:start w:val="1"/>
      <w:numFmt w:val="lowerLetter"/>
      <w:lvlText w:val="%9)"/>
      <w:lvlJc w:val="left"/>
      <w:pPr>
        <w:tabs>
          <w:tab w:val="left" w:pos="3780"/>
        </w:tabs>
        <w:ind w:left="4268" w:hanging="420"/>
      </w:pPr>
      <w:rPr>
        <w:rFonts w:hint="default"/>
      </w:rPr>
    </w:lvl>
  </w:abstractNum>
  <w:abstractNum w:abstractNumId="3">
    <w:nsid w:val="8ABE0CFD"/>
    <w:multiLevelType w:val="multilevel"/>
    <w:tmpl w:val="8ABE0CFD"/>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eastAsia"/>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4">
    <w:nsid w:val="8BFB4097"/>
    <w:multiLevelType w:val="multilevel"/>
    <w:tmpl w:val="8BFB4097"/>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eastAsia"/>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5">
    <w:nsid w:val="8EC63936"/>
    <w:multiLevelType w:val="singleLevel"/>
    <w:tmpl w:val="8EC63936"/>
    <w:lvl w:ilvl="0" w:tentative="0">
      <w:start w:val="1"/>
      <w:numFmt w:val="decimal"/>
      <w:suff w:val="space"/>
      <w:lvlText w:val="%1."/>
      <w:lvlJc w:val="left"/>
      <w:pPr>
        <w:ind w:left="425" w:hanging="425"/>
      </w:pPr>
      <w:rPr>
        <w:rFonts w:hint="default"/>
      </w:rPr>
    </w:lvl>
  </w:abstractNum>
  <w:abstractNum w:abstractNumId="6">
    <w:nsid w:val="9030071A"/>
    <w:multiLevelType w:val="singleLevel"/>
    <w:tmpl w:val="9030071A"/>
    <w:lvl w:ilvl="0" w:tentative="0">
      <w:start w:val="1"/>
      <w:numFmt w:val="decimal"/>
      <w:suff w:val="space"/>
      <w:lvlText w:val="(%1)"/>
      <w:lvlJc w:val="left"/>
      <w:pPr>
        <w:ind w:left="1314" w:firstLine="126"/>
      </w:pPr>
      <w:rPr>
        <w:rFonts w:hint="default"/>
      </w:rPr>
    </w:lvl>
  </w:abstractNum>
  <w:abstractNum w:abstractNumId="7">
    <w:nsid w:val="93FE9DC9"/>
    <w:multiLevelType w:val="multilevel"/>
    <w:tmpl w:val="93FE9DC9"/>
    <w:lvl w:ilvl="0" w:tentative="0">
      <w:start w:val="1"/>
      <w:numFmt w:val="decimal"/>
      <w:lvlText w:val="%1."/>
      <w:lvlJc w:val="left"/>
      <w:pPr>
        <w:ind w:left="425" w:hanging="425"/>
      </w:pPr>
      <w:rPr>
        <w:rFonts w:hint="default"/>
      </w:rPr>
    </w:lvl>
    <w:lvl w:ilvl="1" w:tentative="0">
      <w:start w:val="1"/>
      <w:numFmt w:val="decimal"/>
      <w:lvlText w:val="(%2)"/>
      <w:lvlJc w:val="left"/>
      <w:pPr>
        <w:tabs>
          <w:tab w:val="left" w:pos="312"/>
        </w:tabs>
        <w:ind w:left="312" w:leftChars="0" w:firstLine="108" w:firstLineChars="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8">
    <w:nsid w:val="9813E760"/>
    <w:multiLevelType w:val="multilevel"/>
    <w:tmpl w:val="9813E760"/>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9">
    <w:nsid w:val="9AA6194D"/>
    <w:multiLevelType w:val="singleLevel"/>
    <w:tmpl w:val="9AA6194D"/>
    <w:lvl w:ilvl="0" w:tentative="0">
      <w:start w:val="1"/>
      <w:numFmt w:val="decimal"/>
      <w:suff w:val="space"/>
      <w:lvlText w:val="(%1)"/>
      <w:lvlJc w:val="left"/>
      <w:pPr>
        <w:ind w:left="1314" w:firstLine="126"/>
      </w:pPr>
      <w:rPr>
        <w:rFonts w:hint="default"/>
      </w:rPr>
    </w:lvl>
  </w:abstractNum>
  <w:abstractNum w:abstractNumId="10">
    <w:nsid w:val="9E17AA33"/>
    <w:multiLevelType w:val="singleLevel"/>
    <w:tmpl w:val="9E17AA33"/>
    <w:lvl w:ilvl="0" w:tentative="0">
      <w:start w:val="1"/>
      <w:numFmt w:val="decimal"/>
      <w:suff w:val="space"/>
      <w:lvlText w:val="%1."/>
      <w:lvlJc w:val="left"/>
      <w:pPr>
        <w:ind w:left="425" w:hanging="425"/>
      </w:pPr>
      <w:rPr>
        <w:rFonts w:hint="default"/>
      </w:rPr>
    </w:lvl>
  </w:abstractNum>
  <w:abstractNum w:abstractNumId="11">
    <w:nsid w:val="9EC675DE"/>
    <w:multiLevelType w:val="singleLevel"/>
    <w:tmpl w:val="9EC675DE"/>
    <w:lvl w:ilvl="0" w:tentative="0">
      <w:start w:val="1"/>
      <w:numFmt w:val="decimal"/>
      <w:suff w:val="space"/>
      <w:lvlText w:val="%1."/>
      <w:lvlJc w:val="left"/>
      <w:pPr>
        <w:ind w:left="425" w:hanging="425"/>
      </w:pPr>
      <w:rPr>
        <w:rFonts w:hint="default"/>
      </w:rPr>
    </w:lvl>
  </w:abstractNum>
  <w:abstractNum w:abstractNumId="12">
    <w:nsid w:val="A11EDD5B"/>
    <w:multiLevelType w:val="singleLevel"/>
    <w:tmpl w:val="A11EDD5B"/>
    <w:lvl w:ilvl="0" w:tentative="0">
      <w:start w:val="1"/>
      <w:numFmt w:val="decimal"/>
      <w:suff w:val="space"/>
      <w:lvlText w:val="(%1)"/>
      <w:lvlJc w:val="left"/>
      <w:pPr>
        <w:ind w:left="311" w:firstLine="177"/>
      </w:pPr>
      <w:rPr>
        <w:rFonts w:hint="default"/>
      </w:rPr>
    </w:lvl>
  </w:abstractNum>
  <w:abstractNum w:abstractNumId="13">
    <w:nsid w:val="A1F22D00"/>
    <w:multiLevelType w:val="multilevel"/>
    <w:tmpl w:val="A1F22D00"/>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14">
    <w:nsid w:val="A22759D6"/>
    <w:multiLevelType w:val="singleLevel"/>
    <w:tmpl w:val="A22759D6"/>
    <w:lvl w:ilvl="0" w:tentative="0">
      <w:start w:val="1"/>
      <w:numFmt w:val="decimal"/>
      <w:suff w:val="space"/>
      <w:lvlText w:val="%1."/>
      <w:lvlJc w:val="left"/>
      <w:pPr>
        <w:ind w:left="425" w:hanging="425"/>
      </w:pPr>
      <w:rPr>
        <w:rFonts w:hint="default"/>
      </w:rPr>
    </w:lvl>
  </w:abstractNum>
  <w:abstractNum w:abstractNumId="15">
    <w:nsid w:val="A3EDC42F"/>
    <w:multiLevelType w:val="multilevel"/>
    <w:tmpl w:val="A3EDC42F"/>
    <w:lvl w:ilvl="0" w:tentative="0">
      <w:start w:val="1"/>
      <w:numFmt w:val="decimal"/>
      <w:suff w:val="space"/>
      <w:lvlText w:val="(%1)"/>
      <w:lvlJc w:val="left"/>
      <w:pPr>
        <w:ind w:left="311" w:firstLine="177"/>
      </w:pPr>
      <w:rPr>
        <w:rFonts w:hint="default"/>
      </w:rPr>
    </w:lvl>
    <w:lvl w:ilvl="1" w:tentative="0">
      <w:start w:val="1"/>
      <w:numFmt w:val="decimalEnclosedCircleChinese"/>
      <w:lvlText w:val="%2"/>
      <w:lvlJc w:val="left"/>
      <w:pPr>
        <w:tabs>
          <w:tab w:val="left" w:pos="840"/>
        </w:tabs>
        <w:ind w:left="1328" w:hanging="420"/>
      </w:pPr>
      <w:rPr>
        <w:rFonts w:hint="default"/>
      </w:rPr>
    </w:lvl>
    <w:lvl w:ilvl="2" w:tentative="0">
      <w:start w:val="1"/>
      <w:numFmt w:val="decimal"/>
      <w:lvlText w:val="%3)"/>
      <w:lvlJc w:val="left"/>
      <w:pPr>
        <w:tabs>
          <w:tab w:val="left" w:pos="1260"/>
        </w:tabs>
        <w:ind w:left="1748" w:hanging="420"/>
      </w:pPr>
      <w:rPr>
        <w:rFonts w:hint="default"/>
      </w:rPr>
    </w:lvl>
    <w:lvl w:ilvl="3" w:tentative="0">
      <w:start w:val="1"/>
      <w:numFmt w:val="lowerLetter"/>
      <w:lvlText w:val="%4."/>
      <w:lvlJc w:val="left"/>
      <w:pPr>
        <w:tabs>
          <w:tab w:val="left" w:pos="1680"/>
        </w:tabs>
        <w:ind w:left="2168" w:hanging="420"/>
      </w:pPr>
      <w:rPr>
        <w:rFonts w:hint="default"/>
      </w:rPr>
    </w:lvl>
    <w:lvl w:ilvl="4" w:tentative="0">
      <w:start w:val="1"/>
      <w:numFmt w:val="lowerLetter"/>
      <w:lvlText w:val="%5)"/>
      <w:lvlJc w:val="left"/>
      <w:pPr>
        <w:tabs>
          <w:tab w:val="left" w:pos="2100"/>
        </w:tabs>
        <w:ind w:left="2588" w:hanging="420"/>
      </w:pPr>
      <w:rPr>
        <w:rFonts w:hint="default"/>
      </w:rPr>
    </w:lvl>
    <w:lvl w:ilvl="5" w:tentative="0">
      <w:start w:val="1"/>
      <w:numFmt w:val="lowerRoman"/>
      <w:lvlText w:val="%6."/>
      <w:lvlJc w:val="left"/>
      <w:pPr>
        <w:tabs>
          <w:tab w:val="left" w:pos="2520"/>
        </w:tabs>
        <w:ind w:left="3008" w:hanging="420"/>
      </w:pPr>
      <w:rPr>
        <w:rFonts w:hint="default"/>
      </w:rPr>
    </w:lvl>
    <w:lvl w:ilvl="6" w:tentative="0">
      <w:start w:val="1"/>
      <w:numFmt w:val="lowerRoman"/>
      <w:lvlText w:val="%7)"/>
      <w:lvlJc w:val="left"/>
      <w:pPr>
        <w:tabs>
          <w:tab w:val="left" w:pos="2940"/>
        </w:tabs>
        <w:ind w:left="3428" w:hanging="420"/>
      </w:pPr>
      <w:rPr>
        <w:rFonts w:hint="default"/>
      </w:rPr>
    </w:lvl>
    <w:lvl w:ilvl="7" w:tentative="0">
      <w:start w:val="1"/>
      <w:numFmt w:val="lowerLetter"/>
      <w:lvlText w:val="%8."/>
      <w:lvlJc w:val="left"/>
      <w:pPr>
        <w:tabs>
          <w:tab w:val="left" w:pos="3360"/>
        </w:tabs>
        <w:ind w:left="3848" w:hanging="420"/>
      </w:pPr>
      <w:rPr>
        <w:rFonts w:hint="default"/>
      </w:rPr>
    </w:lvl>
    <w:lvl w:ilvl="8" w:tentative="0">
      <w:start w:val="1"/>
      <w:numFmt w:val="lowerLetter"/>
      <w:lvlText w:val="%9)"/>
      <w:lvlJc w:val="left"/>
      <w:pPr>
        <w:tabs>
          <w:tab w:val="left" w:pos="3780"/>
        </w:tabs>
        <w:ind w:left="4268" w:hanging="420"/>
      </w:pPr>
      <w:rPr>
        <w:rFonts w:hint="default"/>
      </w:rPr>
    </w:lvl>
  </w:abstractNum>
  <w:abstractNum w:abstractNumId="16">
    <w:nsid w:val="AA11B23C"/>
    <w:multiLevelType w:val="singleLevel"/>
    <w:tmpl w:val="AA11B23C"/>
    <w:lvl w:ilvl="0" w:tentative="0">
      <w:start w:val="1"/>
      <w:numFmt w:val="decimal"/>
      <w:suff w:val="space"/>
      <w:lvlText w:val="(%1)"/>
      <w:lvlJc w:val="left"/>
      <w:pPr>
        <w:ind w:left="1314" w:firstLine="126"/>
      </w:pPr>
      <w:rPr>
        <w:rFonts w:hint="default"/>
      </w:rPr>
    </w:lvl>
  </w:abstractNum>
  <w:abstractNum w:abstractNumId="17">
    <w:nsid w:val="AB3A6E7B"/>
    <w:multiLevelType w:val="multilevel"/>
    <w:tmpl w:val="AB3A6E7B"/>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18">
    <w:nsid w:val="AD53D3C8"/>
    <w:multiLevelType w:val="singleLevel"/>
    <w:tmpl w:val="AD53D3C8"/>
    <w:lvl w:ilvl="0" w:tentative="0">
      <w:start w:val="1"/>
      <w:numFmt w:val="decimal"/>
      <w:suff w:val="space"/>
      <w:lvlText w:val="(%1)"/>
      <w:lvlJc w:val="left"/>
      <w:pPr>
        <w:ind w:left="311" w:firstLine="177"/>
      </w:pPr>
      <w:rPr>
        <w:rFonts w:hint="default"/>
        <w:sz w:val="24"/>
        <w:szCs w:val="24"/>
      </w:rPr>
    </w:lvl>
  </w:abstractNum>
  <w:abstractNum w:abstractNumId="19">
    <w:nsid w:val="AEEEA93A"/>
    <w:multiLevelType w:val="singleLevel"/>
    <w:tmpl w:val="AEEEA93A"/>
    <w:lvl w:ilvl="0" w:tentative="0">
      <w:start w:val="1"/>
      <w:numFmt w:val="decimal"/>
      <w:suff w:val="space"/>
      <w:lvlText w:val="(%1)"/>
      <w:lvlJc w:val="left"/>
      <w:pPr>
        <w:ind w:left="425" w:hanging="425"/>
      </w:pPr>
      <w:rPr>
        <w:rFonts w:hint="default"/>
        <w:sz w:val="24"/>
        <w:szCs w:val="24"/>
      </w:rPr>
    </w:lvl>
  </w:abstractNum>
  <w:abstractNum w:abstractNumId="20">
    <w:nsid w:val="AF41DB1F"/>
    <w:multiLevelType w:val="singleLevel"/>
    <w:tmpl w:val="AF41DB1F"/>
    <w:lvl w:ilvl="0" w:tentative="0">
      <w:start w:val="1"/>
      <w:numFmt w:val="decimal"/>
      <w:lvlText w:val="%1."/>
      <w:lvlJc w:val="left"/>
      <w:pPr>
        <w:ind w:left="425" w:hanging="425"/>
      </w:pPr>
      <w:rPr>
        <w:rFonts w:hint="default"/>
      </w:rPr>
    </w:lvl>
  </w:abstractNum>
  <w:abstractNum w:abstractNumId="21">
    <w:nsid w:val="B4184FF8"/>
    <w:multiLevelType w:val="multilevel"/>
    <w:tmpl w:val="B4184FF8"/>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22">
    <w:nsid w:val="B55A6994"/>
    <w:multiLevelType w:val="multilevel"/>
    <w:tmpl w:val="B55A6994"/>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23">
    <w:nsid w:val="BB343734"/>
    <w:multiLevelType w:val="singleLevel"/>
    <w:tmpl w:val="BB343734"/>
    <w:lvl w:ilvl="0" w:tentative="0">
      <w:start w:val="1"/>
      <w:numFmt w:val="chineseCounting"/>
      <w:suff w:val="nothing"/>
      <w:lvlText w:val="（%1）"/>
      <w:lvlJc w:val="left"/>
      <w:pPr>
        <w:ind w:left="0" w:firstLine="420"/>
      </w:pPr>
      <w:rPr>
        <w:rFonts w:hint="eastAsia"/>
      </w:rPr>
    </w:lvl>
  </w:abstractNum>
  <w:abstractNum w:abstractNumId="24">
    <w:nsid w:val="BC4687BC"/>
    <w:multiLevelType w:val="singleLevel"/>
    <w:tmpl w:val="BC4687BC"/>
    <w:lvl w:ilvl="0" w:tentative="0">
      <w:start w:val="1"/>
      <w:numFmt w:val="chineseCounting"/>
      <w:suff w:val="nothing"/>
      <w:lvlText w:val="%1、"/>
      <w:lvlJc w:val="left"/>
      <w:pPr>
        <w:ind w:left="0" w:firstLine="420"/>
      </w:pPr>
      <w:rPr>
        <w:rFonts w:hint="eastAsia"/>
      </w:rPr>
    </w:lvl>
  </w:abstractNum>
  <w:abstractNum w:abstractNumId="25">
    <w:nsid w:val="BE88473F"/>
    <w:multiLevelType w:val="singleLevel"/>
    <w:tmpl w:val="BE88473F"/>
    <w:lvl w:ilvl="0" w:tentative="0">
      <w:start w:val="1"/>
      <w:numFmt w:val="decimal"/>
      <w:lvlText w:val="(%1)"/>
      <w:lvlJc w:val="left"/>
      <w:pPr>
        <w:tabs>
          <w:tab w:val="left" w:pos="581"/>
        </w:tabs>
        <w:ind w:left="311" w:firstLine="177"/>
      </w:pPr>
      <w:rPr>
        <w:rFonts w:hint="default"/>
      </w:rPr>
    </w:lvl>
  </w:abstractNum>
  <w:abstractNum w:abstractNumId="26">
    <w:nsid w:val="BF449BE5"/>
    <w:multiLevelType w:val="multilevel"/>
    <w:tmpl w:val="BF449BE5"/>
    <w:lvl w:ilvl="0" w:tentative="0">
      <w:start w:val="1"/>
      <w:numFmt w:val="decimal"/>
      <w:lvlText w:val="(%1)"/>
      <w:lvlJc w:val="left"/>
      <w:pPr>
        <w:tabs>
          <w:tab w:val="left" w:pos="581"/>
        </w:tabs>
        <w:ind w:left="311" w:firstLine="177"/>
      </w:pPr>
      <w:rPr>
        <w:rFonts w:hint="default"/>
      </w:rPr>
    </w:lvl>
    <w:lvl w:ilvl="1" w:tentative="0">
      <w:start w:val="1"/>
      <w:numFmt w:val="decimalEnclosedCircleChinese"/>
      <w:lvlText w:val="%2"/>
      <w:lvlJc w:val="left"/>
      <w:pPr>
        <w:tabs>
          <w:tab w:val="left" w:pos="840"/>
        </w:tabs>
        <w:ind w:left="1328" w:hanging="420"/>
      </w:pPr>
      <w:rPr>
        <w:rFonts w:hint="default"/>
      </w:rPr>
    </w:lvl>
    <w:lvl w:ilvl="2" w:tentative="0">
      <w:start w:val="1"/>
      <w:numFmt w:val="decimal"/>
      <w:lvlText w:val="%3)"/>
      <w:lvlJc w:val="left"/>
      <w:pPr>
        <w:tabs>
          <w:tab w:val="left" w:pos="1260"/>
        </w:tabs>
        <w:ind w:left="1748" w:hanging="420"/>
      </w:pPr>
      <w:rPr>
        <w:rFonts w:hint="default"/>
      </w:rPr>
    </w:lvl>
    <w:lvl w:ilvl="3" w:tentative="0">
      <w:start w:val="1"/>
      <w:numFmt w:val="lowerLetter"/>
      <w:lvlText w:val="%4."/>
      <w:lvlJc w:val="left"/>
      <w:pPr>
        <w:tabs>
          <w:tab w:val="left" w:pos="1680"/>
        </w:tabs>
        <w:ind w:left="2168" w:hanging="420"/>
      </w:pPr>
      <w:rPr>
        <w:rFonts w:hint="default"/>
      </w:rPr>
    </w:lvl>
    <w:lvl w:ilvl="4" w:tentative="0">
      <w:start w:val="1"/>
      <w:numFmt w:val="lowerLetter"/>
      <w:lvlText w:val="%5)"/>
      <w:lvlJc w:val="left"/>
      <w:pPr>
        <w:tabs>
          <w:tab w:val="left" w:pos="2100"/>
        </w:tabs>
        <w:ind w:left="2588" w:hanging="420"/>
      </w:pPr>
      <w:rPr>
        <w:rFonts w:hint="default"/>
      </w:rPr>
    </w:lvl>
    <w:lvl w:ilvl="5" w:tentative="0">
      <w:start w:val="1"/>
      <w:numFmt w:val="lowerRoman"/>
      <w:lvlText w:val="%6."/>
      <w:lvlJc w:val="left"/>
      <w:pPr>
        <w:tabs>
          <w:tab w:val="left" w:pos="2520"/>
        </w:tabs>
        <w:ind w:left="3008" w:hanging="420"/>
      </w:pPr>
      <w:rPr>
        <w:rFonts w:hint="default"/>
      </w:rPr>
    </w:lvl>
    <w:lvl w:ilvl="6" w:tentative="0">
      <w:start w:val="1"/>
      <w:numFmt w:val="lowerRoman"/>
      <w:lvlText w:val="%7)"/>
      <w:lvlJc w:val="left"/>
      <w:pPr>
        <w:tabs>
          <w:tab w:val="left" w:pos="2940"/>
        </w:tabs>
        <w:ind w:left="3428" w:hanging="420"/>
      </w:pPr>
      <w:rPr>
        <w:rFonts w:hint="default"/>
      </w:rPr>
    </w:lvl>
    <w:lvl w:ilvl="7" w:tentative="0">
      <w:start w:val="1"/>
      <w:numFmt w:val="lowerLetter"/>
      <w:lvlText w:val="%8."/>
      <w:lvlJc w:val="left"/>
      <w:pPr>
        <w:tabs>
          <w:tab w:val="left" w:pos="3360"/>
        </w:tabs>
        <w:ind w:left="3848" w:hanging="420"/>
      </w:pPr>
      <w:rPr>
        <w:rFonts w:hint="default"/>
      </w:rPr>
    </w:lvl>
    <w:lvl w:ilvl="8" w:tentative="0">
      <w:start w:val="1"/>
      <w:numFmt w:val="lowerLetter"/>
      <w:lvlText w:val="%9)"/>
      <w:lvlJc w:val="left"/>
      <w:pPr>
        <w:tabs>
          <w:tab w:val="left" w:pos="3780"/>
        </w:tabs>
        <w:ind w:left="4268" w:hanging="420"/>
      </w:pPr>
      <w:rPr>
        <w:rFonts w:hint="default"/>
      </w:rPr>
    </w:lvl>
  </w:abstractNum>
  <w:abstractNum w:abstractNumId="27">
    <w:nsid w:val="C032392E"/>
    <w:multiLevelType w:val="multilevel"/>
    <w:tmpl w:val="C032392E"/>
    <w:lvl w:ilvl="0" w:tentative="0">
      <w:start w:val="1"/>
      <w:numFmt w:val="decimal"/>
      <w:lvlText w:val="%1."/>
      <w:lvlJc w:val="left"/>
      <w:pPr>
        <w:ind w:left="425" w:hanging="425"/>
      </w:pPr>
      <w:rPr>
        <w:rFonts w:hint="default"/>
      </w:rPr>
    </w:lvl>
    <w:lvl w:ilvl="1" w:tentative="0">
      <w:start w:val="1"/>
      <w:numFmt w:val="decimal"/>
      <w:lvlText w:val="(%2)"/>
      <w:lvlJc w:val="left"/>
      <w:pPr>
        <w:tabs>
          <w:tab w:val="left" w:pos="312"/>
        </w:tabs>
        <w:ind w:left="312" w:leftChars="0" w:firstLine="108" w:firstLineChars="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8">
    <w:nsid w:val="C20E293C"/>
    <w:multiLevelType w:val="multilevel"/>
    <w:tmpl w:val="C20E293C"/>
    <w:lvl w:ilvl="0" w:tentative="0">
      <w:start w:val="1"/>
      <w:numFmt w:val="decimal"/>
      <w:lvlText w:val="%1."/>
      <w:lvlJc w:val="left"/>
      <w:pPr>
        <w:ind w:left="425" w:hanging="425"/>
      </w:pPr>
      <w:rPr>
        <w:rFonts w:hint="default"/>
      </w:rPr>
    </w:lvl>
    <w:lvl w:ilvl="1" w:tentative="0">
      <w:start w:val="1"/>
      <w:numFmt w:val="decimal"/>
      <w:lvlText w:val="(%2)"/>
      <w:lvlJc w:val="left"/>
      <w:pPr>
        <w:tabs>
          <w:tab w:val="left" w:pos="312"/>
        </w:tabs>
        <w:ind w:left="312" w:leftChars="0" w:firstLine="108" w:firstLineChars="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9">
    <w:nsid w:val="C21D7E76"/>
    <w:multiLevelType w:val="multilevel"/>
    <w:tmpl w:val="C21D7E76"/>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0">
    <w:nsid w:val="C33B5C94"/>
    <w:multiLevelType w:val="singleLevel"/>
    <w:tmpl w:val="C33B5C94"/>
    <w:lvl w:ilvl="0" w:tentative="0">
      <w:start w:val="1"/>
      <w:numFmt w:val="decimal"/>
      <w:suff w:val="space"/>
      <w:lvlText w:val="%1."/>
      <w:lvlJc w:val="left"/>
      <w:pPr>
        <w:ind w:left="425" w:hanging="425"/>
      </w:pPr>
      <w:rPr>
        <w:rFonts w:hint="default"/>
      </w:rPr>
    </w:lvl>
  </w:abstractNum>
  <w:abstractNum w:abstractNumId="31">
    <w:nsid w:val="C384E768"/>
    <w:multiLevelType w:val="singleLevel"/>
    <w:tmpl w:val="C384E768"/>
    <w:lvl w:ilvl="0" w:tentative="0">
      <w:start w:val="1"/>
      <w:numFmt w:val="decimal"/>
      <w:suff w:val="space"/>
      <w:lvlText w:val="(%1)"/>
      <w:lvlJc w:val="left"/>
      <w:pPr>
        <w:ind w:left="425" w:hanging="425"/>
      </w:pPr>
      <w:rPr>
        <w:rFonts w:hint="default"/>
        <w:sz w:val="24"/>
        <w:szCs w:val="24"/>
      </w:rPr>
    </w:lvl>
  </w:abstractNum>
  <w:abstractNum w:abstractNumId="32">
    <w:nsid w:val="C4437733"/>
    <w:multiLevelType w:val="multilevel"/>
    <w:tmpl w:val="C4437733"/>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33">
    <w:nsid w:val="C6ED52A4"/>
    <w:multiLevelType w:val="multilevel"/>
    <w:tmpl w:val="C6ED52A4"/>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eastAsia"/>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34">
    <w:nsid w:val="C879A522"/>
    <w:multiLevelType w:val="multilevel"/>
    <w:tmpl w:val="C879A522"/>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5">
    <w:nsid w:val="CAA6D537"/>
    <w:multiLevelType w:val="singleLevel"/>
    <w:tmpl w:val="CAA6D537"/>
    <w:lvl w:ilvl="0" w:tentative="0">
      <w:start w:val="1"/>
      <w:numFmt w:val="decimal"/>
      <w:suff w:val="space"/>
      <w:lvlText w:val="(%1)"/>
      <w:lvlJc w:val="left"/>
      <w:pPr>
        <w:ind w:left="311" w:firstLine="177"/>
      </w:pPr>
      <w:rPr>
        <w:rFonts w:hint="default"/>
        <w:sz w:val="24"/>
        <w:szCs w:val="24"/>
      </w:rPr>
    </w:lvl>
  </w:abstractNum>
  <w:abstractNum w:abstractNumId="36">
    <w:nsid w:val="CD275BFE"/>
    <w:multiLevelType w:val="multilevel"/>
    <w:tmpl w:val="CD275BFE"/>
    <w:lvl w:ilvl="0" w:tentative="0">
      <w:start w:val="1"/>
      <w:numFmt w:val="decimal"/>
      <w:lvlText w:val="%1."/>
      <w:lvlJc w:val="left"/>
      <w:pPr>
        <w:ind w:left="425" w:hanging="425"/>
      </w:pPr>
      <w:rPr>
        <w:rFonts w:hint="default"/>
      </w:rPr>
    </w:lvl>
    <w:lvl w:ilvl="1" w:tentative="0">
      <w:start w:val="1"/>
      <w:numFmt w:val="decimal"/>
      <w:lvlText w:val="(%2)"/>
      <w:lvlJc w:val="left"/>
      <w:pPr>
        <w:tabs>
          <w:tab w:val="left" w:pos="312"/>
        </w:tabs>
        <w:ind w:left="312" w:leftChars="0" w:firstLine="108" w:firstLineChars="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7">
    <w:nsid w:val="CDABCA64"/>
    <w:multiLevelType w:val="singleLevel"/>
    <w:tmpl w:val="CDABCA64"/>
    <w:lvl w:ilvl="0" w:tentative="0">
      <w:start w:val="1"/>
      <w:numFmt w:val="decimal"/>
      <w:suff w:val="space"/>
      <w:lvlText w:val="(%1)"/>
      <w:lvlJc w:val="left"/>
      <w:pPr>
        <w:ind w:left="1314" w:firstLine="126"/>
      </w:pPr>
      <w:rPr>
        <w:rFonts w:hint="default"/>
      </w:rPr>
    </w:lvl>
  </w:abstractNum>
  <w:abstractNum w:abstractNumId="38">
    <w:nsid w:val="D25B4234"/>
    <w:multiLevelType w:val="singleLevel"/>
    <w:tmpl w:val="D25B4234"/>
    <w:lvl w:ilvl="0" w:tentative="0">
      <w:start w:val="1"/>
      <w:numFmt w:val="decimal"/>
      <w:suff w:val="space"/>
      <w:lvlText w:val="(%1)"/>
      <w:lvlJc w:val="left"/>
      <w:pPr>
        <w:ind w:left="1314" w:firstLine="126"/>
      </w:pPr>
      <w:rPr>
        <w:rFonts w:hint="default"/>
      </w:rPr>
    </w:lvl>
  </w:abstractNum>
  <w:abstractNum w:abstractNumId="39">
    <w:nsid w:val="D44EBBAF"/>
    <w:multiLevelType w:val="singleLevel"/>
    <w:tmpl w:val="D44EBBAF"/>
    <w:lvl w:ilvl="0" w:tentative="0">
      <w:start w:val="1"/>
      <w:numFmt w:val="decimal"/>
      <w:suff w:val="space"/>
      <w:lvlText w:val="(%1)"/>
      <w:lvlJc w:val="left"/>
      <w:pPr>
        <w:ind w:left="311" w:firstLine="177"/>
      </w:pPr>
      <w:rPr>
        <w:rFonts w:hint="default"/>
      </w:rPr>
    </w:lvl>
  </w:abstractNum>
  <w:abstractNum w:abstractNumId="40">
    <w:nsid w:val="DB6D7FDD"/>
    <w:multiLevelType w:val="singleLevel"/>
    <w:tmpl w:val="DB6D7FDD"/>
    <w:lvl w:ilvl="0" w:tentative="0">
      <w:start w:val="1"/>
      <w:numFmt w:val="decimal"/>
      <w:suff w:val="nothing"/>
      <w:lvlText w:val="%1、"/>
      <w:lvlJc w:val="left"/>
    </w:lvl>
  </w:abstractNum>
  <w:abstractNum w:abstractNumId="41">
    <w:nsid w:val="DDB1FE29"/>
    <w:multiLevelType w:val="singleLevel"/>
    <w:tmpl w:val="DDB1FE29"/>
    <w:lvl w:ilvl="0" w:tentative="0">
      <w:start w:val="1"/>
      <w:numFmt w:val="decimal"/>
      <w:lvlText w:val="%1."/>
      <w:lvlJc w:val="left"/>
      <w:pPr>
        <w:ind w:left="425" w:hanging="425"/>
      </w:pPr>
      <w:rPr>
        <w:rFonts w:hint="default"/>
      </w:rPr>
    </w:lvl>
  </w:abstractNum>
  <w:abstractNum w:abstractNumId="42">
    <w:nsid w:val="DF22E798"/>
    <w:multiLevelType w:val="multilevel"/>
    <w:tmpl w:val="DF22E798"/>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eastAsia"/>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43">
    <w:nsid w:val="DF45E67F"/>
    <w:multiLevelType w:val="multilevel"/>
    <w:tmpl w:val="DF45E67F"/>
    <w:lvl w:ilvl="0" w:tentative="0">
      <w:start w:val="1"/>
      <w:numFmt w:val="decimal"/>
      <w:lvlText w:val="%1."/>
      <w:lvlJc w:val="left"/>
      <w:pPr>
        <w:ind w:left="425" w:hanging="425"/>
      </w:pPr>
      <w:rPr>
        <w:rFonts w:hint="default"/>
      </w:rPr>
    </w:lvl>
    <w:lvl w:ilvl="1" w:tentative="0">
      <w:start w:val="1"/>
      <w:numFmt w:val="decimal"/>
      <w:lvlText w:val="(%2)"/>
      <w:lvlJc w:val="left"/>
      <w:pPr>
        <w:tabs>
          <w:tab w:val="left" w:pos="312"/>
        </w:tabs>
        <w:ind w:left="312" w:leftChars="0" w:firstLine="108" w:firstLineChars="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4">
    <w:nsid w:val="E06EEBE9"/>
    <w:multiLevelType w:val="singleLevel"/>
    <w:tmpl w:val="E06EEBE9"/>
    <w:lvl w:ilvl="0" w:tentative="0">
      <w:start w:val="1"/>
      <w:numFmt w:val="chineseCounting"/>
      <w:suff w:val="nothing"/>
      <w:lvlText w:val="%1、"/>
      <w:lvlJc w:val="left"/>
      <w:pPr>
        <w:ind w:left="0" w:firstLine="420"/>
      </w:pPr>
      <w:rPr>
        <w:rFonts w:hint="eastAsia"/>
        <w:b w:val="0"/>
        <w:bCs w:val="0"/>
        <w:color w:val="auto"/>
      </w:rPr>
    </w:lvl>
  </w:abstractNum>
  <w:abstractNum w:abstractNumId="45">
    <w:nsid w:val="E2130E31"/>
    <w:multiLevelType w:val="singleLevel"/>
    <w:tmpl w:val="E2130E31"/>
    <w:lvl w:ilvl="0" w:tentative="0">
      <w:start w:val="1"/>
      <w:numFmt w:val="decimal"/>
      <w:lvlText w:val="(%1)"/>
      <w:lvlJc w:val="left"/>
      <w:pPr>
        <w:tabs>
          <w:tab w:val="left" w:pos="581"/>
        </w:tabs>
        <w:ind w:left="311" w:firstLine="177"/>
      </w:pPr>
      <w:rPr>
        <w:rFonts w:hint="default"/>
      </w:rPr>
    </w:lvl>
  </w:abstractNum>
  <w:abstractNum w:abstractNumId="46">
    <w:nsid w:val="E4ECACF3"/>
    <w:multiLevelType w:val="multilevel"/>
    <w:tmpl w:val="E4ECACF3"/>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47">
    <w:nsid w:val="E5711967"/>
    <w:multiLevelType w:val="singleLevel"/>
    <w:tmpl w:val="E5711967"/>
    <w:lvl w:ilvl="0" w:tentative="0">
      <w:start w:val="1"/>
      <w:numFmt w:val="decimal"/>
      <w:suff w:val="space"/>
      <w:lvlText w:val="%1."/>
      <w:lvlJc w:val="left"/>
      <w:pPr>
        <w:ind w:left="425" w:hanging="425"/>
      </w:pPr>
      <w:rPr>
        <w:rFonts w:hint="default"/>
      </w:rPr>
    </w:lvl>
  </w:abstractNum>
  <w:abstractNum w:abstractNumId="48">
    <w:nsid w:val="E5B8D6C4"/>
    <w:multiLevelType w:val="multilevel"/>
    <w:tmpl w:val="E5B8D6C4"/>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49">
    <w:nsid w:val="E6F2E540"/>
    <w:multiLevelType w:val="singleLevel"/>
    <w:tmpl w:val="E6F2E540"/>
    <w:lvl w:ilvl="0" w:tentative="0">
      <w:start w:val="1"/>
      <w:numFmt w:val="decimal"/>
      <w:lvlText w:val="%1."/>
      <w:lvlJc w:val="left"/>
      <w:pPr>
        <w:ind w:left="425" w:hanging="425"/>
      </w:pPr>
      <w:rPr>
        <w:rFonts w:hint="default"/>
      </w:rPr>
    </w:lvl>
  </w:abstractNum>
  <w:abstractNum w:abstractNumId="50">
    <w:nsid w:val="E826A415"/>
    <w:multiLevelType w:val="multilevel"/>
    <w:tmpl w:val="E826A415"/>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51">
    <w:nsid w:val="E8829DAF"/>
    <w:multiLevelType w:val="singleLevel"/>
    <w:tmpl w:val="E8829DAF"/>
    <w:lvl w:ilvl="0" w:tentative="0">
      <w:start w:val="1"/>
      <w:numFmt w:val="decimal"/>
      <w:lvlText w:val="%1."/>
      <w:lvlJc w:val="left"/>
      <w:pPr>
        <w:ind w:left="425" w:hanging="425"/>
      </w:pPr>
      <w:rPr>
        <w:rFonts w:hint="default"/>
      </w:rPr>
    </w:lvl>
  </w:abstractNum>
  <w:abstractNum w:abstractNumId="52">
    <w:nsid w:val="E8F1A00B"/>
    <w:multiLevelType w:val="singleLevel"/>
    <w:tmpl w:val="E8F1A00B"/>
    <w:lvl w:ilvl="0" w:tentative="0">
      <w:start w:val="1"/>
      <w:numFmt w:val="decimal"/>
      <w:suff w:val="space"/>
      <w:lvlText w:val="(%1)"/>
      <w:lvlJc w:val="left"/>
      <w:pPr>
        <w:ind w:left="425" w:hanging="425"/>
      </w:pPr>
      <w:rPr>
        <w:rFonts w:hint="default"/>
        <w:sz w:val="24"/>
        <w:szCs w:val="24"/>
      </w:rPr>
    </w:lvl>
  </w:abstractNum>
  <w:abstractNum w:abstractNumId="53">
    <w:nsid w:val="F0D1ABA2"/>
    <w:multiLevelType w:val="singleLevel"/>
    <w:tmpl w:val="F0D1ABA2"/>
    <w:lvl w:ilvl="0" w:tentative="0">
      <w:start w:val="1"/>
      <w:numFmt w:val="decimal"/>
      <w:suff w:val="space"/>
      <w:lvlText w:val="(%1)"/>
      <w:lvlJc w:val="left"/>
      <w:pPr>
        <w:ind w:left="311" w:firstLine="177"/>
      </w:pPr>
      <w:rPr>
        <w:rFonts w:hint="default"/>
      </w:rPr>
    </w:lvl>
  </w:abstractNum>
  <w:abstractNum w:abstractNumId="54">
    <w:nsid w:val="F3D4E144"/>
    <w:multiLevelType w:val="singleLevel"/>
    <w:tmpl w:val="F3D4E144"/>
    <w:lvl w:ilvl="0" w:tentative="0">
      <w:start w:val="1"/>
      <w:numFmt w:val="decimal"/>
      <w:suff w:val="nothing"/>
      <w:lvlText w:val="（%1）"/>
      <w:lvlJc w:val="left"/>
    </w:lvl>
  </w:abstractNum>
  <w:abstractNum w:abstractNumId="55">
    <w:nsid w:val="F583CBED"/>
    <w:multiLevelType w:val="singleLevel"/>
    <w:tmpl w:val="F583CBED"/>
    <w:lvl w:ilvl="0" w:tentative="0">
      <w:start w:val="1"/>
      <w:numFmt w:val="decimal"/>
      <w:suff w:val="space"/>
      <w:lvlText w:val="(%1)"/>
      <w:lvlJc w:val="left"/>
      <w:pPr>
        <w:ind w:left="243" w:firstLine="177"/>
      </w:pPr>
      <w:rPr>
        <w:rFonts w:hint="default"/>
        <w:sz w:val="24"/>
        <w:szCs w:val="24"/>
      </w:rPr>
    </w:lvl>
  </w:abstractNum>
  <w:abstractNum w:abstractNumId="56">
    <w:nsid w:val="F5C77B69"/>
    <w:multiLevelType w:val="singleLevel"/>
    <w:tmpl w:val="F5C77B69"/>
    <w:lvl w:ilvl="0" w:tentative="0">
      <w:start w:val="1"/>
      <w:numFmt w:val="decimal"/>
      <w:suff w:val="space"/>
      <w:lvlText w:val="(%1)"/>
      <w:lvlJc w:val="left"/>
    </w:lvl>
  </w:abstractNum>
  <w:abstractNum w:abstractNumId="57">
    <w:nsid w:val="F83EE100"/>
    <w:multiLevelType w:val="singleLevel"/>
    <w:tmpl w:val="F83EE100"/>
    <w:lvl w:ilvl="0" w:tentative="0">
      <w:start w:val="1"/>
      <w:numFmt w:val="decimal"/>
      <w:suff w:val="space"/>
      <w:lvlText w:val="(%1)"/>
      <w:lvlJc w:val="left"/>
      <w:pPr>
        <w:ind w:left="1314" w:firstLine="126"/>
      </w:pPr>
      <w:rPr>
        <w:rFonts w:hint="default"/>
      </w:rPr>
    </w:lvl>
  </w:abstractNum>
  <w:abstractNum w:abstractNumId="58">
    <w:nsid w:val="FF551F16"/>
    <w:multiLevelType w:val="singleLevel"/>
    <w:tmpl w:val="FF551F16"/>
    <w:lvl w:ilvl="0" w:tentative="0">
      <w:start w:val="1"/>
      <w:numFmt w:val="decimal"/>
      <w:suff w:val="space"/>
      <w:lvlText w:val="%1."/>
      <w:lvlJc w:val="left"/>
      <w:pPr>
        <w:ind w:left="425" w:hanging="425"/>
      </w:pPr>
      <w:rPr>
        <w:rFonts w:hint="default"/>
      </w:rPr>
    </w:lvl>
  </w:abstractNum>
  <w:abstractNum w:abstractNumId="59">
    <w:nsid w:val="01A6A76D"/>
    <w:multiLevelType w:val="multilevel"/>
    <w:tmpl w:val="01A6A76D"/>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eastAsia"/>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60">
    <w:nsid w:val="02F4B9D4"/>
    <w:multiLevelType w:val="multilevel"/>
    <w:tmpl w:val="02F4B9D4"/>
    <w:lvl w:ilvl="0" w:tentative="0">
      <w:start w:val="1"/>
      <w:numFmt w:val="decimal"/>
      <w:lvlText w:val="%1."/>
      <w:lvlJc w:val="left"/>
      <w:pPr>
        <w:ind w:left="425" w:hanging="425"/>
      </w:pPr>
      <w:rPr>
        <w:rFonts w:hint="default"/>
      </w:rPr>
    </w:lvl>
    <w:lvl w:ilvl="1" w:tentative="0">
      <w:start w:val="1"/>
      <w:numFmt w:val="decimal"/>
      <w:lvlText w:val="(%2)"/>
      <w:lvlJc w:val="left"/>
      <w:pPr>
        <w:tabs>
          <w:tab w:val="left" w:pos="312"/>
        </w:tabs>
        <w:ind w:left="312" w:leftChars="0" w:firstLine="108" w:firstLineChars="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1">
    <w:nsid w:val="04919EE2"/>
    <w:multiLevelType w:val="singleLevel"/>
    <w:tmpl w:val="04919EE2"/>
    <w:lvl w:ilvl="0" w:tentative="0">
      <w:start w:val="1"/>
      <w:numFmt w:val="decimal"/>
      <w:suff w:val="space"/>
      <w:lvlText w:val="(%1)"/>
      <w:lvlJc w:val="left"/>
      <w:pPr>
        <w:ind w:left="1314" w:firstLine="126"/>
      </w:pPr>
      <w:rPr>
        <w:rFonts w:hint="default"/>
      </w:rPr>
    </w:lvl>
  </w:abstractNum>
  <w:abstractNum w:abstractNumId="62">
    <w:nsid w:val="07EA11F1"/>
    <w:multiLevelType w:val="singleLevel"/>
    <w:tmpl w:val="07EA11F1"/>
    <w:lvl w:ilvl="0" w:tentative="0">
      <w:start w:val="1"/>
      <w:numFmt w:val="decimal"/>
      <w:suff w:val="space"/>
      <w:lvlText w:val="%1."/>
      <w:lvlJc w:val="left"/>
      <w:pPr>
        <w:ind w:left="425" w:hanging="425"/>
      </w:pPr>
      <w:rPr>
        <w:rFonts w:hint="default"/>
      </w:rPr>
    </w:lvl>
  </w:abstractNum>
  <w:abstractNum w:abstractNumId="63">
    <w:nsid w:val="09F7504E"/>
    <w:multiLevelType w:val="singleLevel"/>
    <w:tmpl w:val="09F7504E"/>
    <w:lvl w:ilvl="0" w:tentative="0">
      <w:start w:val="1"/>
      <w:numFmt w:val="decimal"/>
      <w:suff w:val="space"/>
      <w:lvlText w:val="(%1)"/>
      <w:lvlJc w:val="left"/>
      <w:pPr>
        <w:ind w:left="1314" w:firstLine="126"/>
      </w:pPr>
      <w:rPr>
        <w:rFonts w:hint="default"/>
      </w:rPr>
    </w:lvl>
  </w:abstractNum>
  <w:abstractNum w:abstractNumId="64">
    <w:nsid w:val="0C4604B9"/>
    <w:multiLevelType w:val="multilevel"/>
    <w:tmpl w:val="0C4604B9"/>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65">
    <w:nsid w:val="0D4635F7"/>
    <w:multiLevelType w:val="multilevel"/>
    <w:tmpl w:val="0D4635F7"/>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eastAsia"/>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66">
    <w:nsid w:val="159FF5CA"/>
    <w:multiLevelType w:val="singleLevel"/>
    <w:tmpl w:val="159FF5CA"/>
    <w:lvl w:ilvl="0" w:tentative="0">
      <w:start w:val="1"/>
      <w:numFmt w:val="decimal"/>
      <w:suff w:val="space"/>
      <w:lvlText w:val="%1."/>
      <w:lvlJc w:val="left"/>
      <w:pPr>
        <w:ind w:left="425" w:hanging="425"/>
      </w:pPr>
      <w:rPr>
        <w:rFonts w:hint="default"/>
      </w:rPr>
    </w:lvl>
  </w:abstractNum>
  <w:abstractNum w:abstractNumId="67">
    <w:nsid w:val="161C5ED2"/>
    <w:multiLevelType w:val="singleLevel"/>
    <w:tmpl w:val="161C5ED2"/>
    <w:lvl w:ilvl="0" w:tentative="0">
      <w:start w:val="1"/>
      <w:numFmt w:val="chineseCounting"/>
      <w:suff w:val="nothing"/>
      <w:lvlText w:val="%1、"/>
      <w:lvlJc w:val="left"/>
      <w:pPr>
        <w:ind w:left="0" w:firstLine="420"/>
      </w:pPr>
      <w:rPr>
        <w:rFonts w:hint="eastAsia"/>
        <w:b w:val="0"/>
        <w:bCs w:val="0"/>
        <w:color w:val="auto"/>
      </w:rPr>
    </w:lvl>
  </w:abstractNum>
  <w:abstractNum w:abstractNumId="68">
    <w:nsid w:val="1B9CB37D"/>
    <w:multiLevelType w:val="singleLevel"/>
    <w:tmpl w:val="1B9CB37D"/>
    <w:lvl w:ilvl="0" w:tentative="0">
      <w:start w:val="1"/>
      <w:numFmt w:val="decimal"/>
      <w:suff w:val="space"/>
      <w:lvlText w:val="(%1)"/>
      <w:lvlJc w:val="left"/>
      <w:pPr>
        <w:ind w:left="311" w:firstLine="177"/>
      </w:pPr>
      <w:rPr>
        <w:rFonts w:hint="default"/>
        <w:b w:val="0"/>
        <w:bCs w:val="0"/>
        <w:sz w:val="24"/>
        <w:szCs w:val="24"/>
      </w:rPr>
    </w:lvl>
  </w:abstractNum>
  <w:abstractNum w:abstractNumId="69">
    <w:nsid w:val="20E5BB9D"/>
    <w:multiLevelType w:val="multilevel"/>
    <w:tmpl w:val="20E5BB9D"/>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70">
    <w:nsid w:val="220F04C9"/>
    <w:multiLevelType w:val="multilevel"/>
    <w:tmpl w:val="220F04C9"/>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71">
    <w:nsid w:val="22AD5C43"/>
    <w:multiLevelType w:val="singleLevel"/>
    <w:tmpl w:val="22AD5C43"/>
    <w:lvl w:ilvl="0" w:tentative="0">
      <w:start w:val="1"/>
      <w:numFmt w:val="decimal"/>
      <w:suff w:val="space"/>
      <w:lvlText w:val="(%1)"/>
      <w:lvlJc w:val="left"/>
      <w:pPr>
        <w:ind w:left="1314" w:firstLine="126"/>
      </w:pPr>
      <w:rPr>
        <w:rFonts w:hint="default"/>
      </w:rPr>
    </w:lvl>
  </w:abstractNum>
  <w:abstractNum w:abstractNumId="72">
    <w:nsid w:val="22AE3414"/>
    <w:multiLevelType w:val="singleLevel"/>
    <w:tmpl w:val="22AE3414"/>
    <w:lvl w:ilvl="0" w:tentative="0">
      <w:start w:val="1"/>
      <w:numFmt w:val="decimal"/>
      <w:suff w:val="space"/>
      <w:lvlText w:val="(%1)"/>
      <w:lvlJc w:val="left"/>
      <w:pPr>
        <w:ind w:left="311" w:firstLine="177"/>
      </w:pPr>
      <w:rPr>
        <w:rFonts w:hint="default"/>
      </w:rPr>
    </w:lvl>
  </w:abstractNum>
  <w:abstractNum w:abstractNumId="73">
    <w:nsid w:val="305FD081"/>
    <w:multiLevelType w:val="singleLevel"/>
    <w:tmpl w:val="305FD081"/>
    <w:lvl w:ilvl="0" w:tentative="0">
      <w:start w:val="1"/>
      <w:numFmt w:val="decimal"/>
      <w:suff w:val="space"/>
      <w:lvlText w:val="(%1)"/>
      <w:lvlJc w:val="left"/>
      <w:pPr>
        <w:ind w:left="311" w:firstLine="177"/>
      </w:pPr>
      <w:rPr>
        <w:rFonts w:hint="default"/>
        <w:sz w:val="24"/>
        <w:szCs w:val="24"/>
      </w:rPr>
    </w:lvl>
  </w:abstractNum>
  <w:abstractNum w:abstractNumId="74">
    <w:nsid w:val="31200ABB"/>
    <w:multiLevelType w:val="singleLevel"/>
    <w:tmpl w:val="31200ABB"/>
    <w:lvl w:ilvl="0" w:tentative="0">
      <w:start w:val="1"/>
      <w:numFmt w:val="decimal"/>
      <w:suff w:val="space"/>
      <w:lvlText w:val="(%1)"/>
      <w:lvlJc w:val="left"/>
      <w:pPr>
        <w:ind w:left="311" w:firstLine="177"/>
      </w:pPr>
      <w:rPr>
        <w:rFonts w:hint="default"/>
      </w:rPr>
    </w:lvl>
  </w:abstractNum>
  <w:abstractNum w:abstractNumId="75">
    <w:nsid w:val="312AA7EC"/>
    <w:multiLevelType w:val="singleLevel"/>
    <w:tmpl w:val="312AA7EC"/>
    <w:lvl w:ilvl="0" w:tentative="0">
      <w:start w:val="1"/>
      <w:numFmt w:val="decimal"/>
      <w:suff w:val="space"/>
      <w:lvlText w:val="(%1)"/>
      <w:lvlJc w:val="left"/>
      <w:pPr>
        <w:ind w:left="1314" w:firstLine="126"/>
      </w:pPr>
      <w:rPr>
        <w:rFonts w:hint="default"/>
      </w:rPr>
    </w:lvl>
  </w:abstractNum>
  <w:abstractNum w:abstractNumId="76">
    <w:nsid w:val="3A84FD84"/>
    <w:multiLevelType w:val="singleLevel"/>
    <w:tmpl w:val="3A84FD84"/>
    <w:lvl w:ilvl="0" w:tentative="0">
      <w:start w:val="3"/>
      <w:numFmt w:val="decimal"/>
      <w:suff w:val="space"/>
      <w:lvlText w:val="%1."/>
      <w:lvlJc w:val="left"/>
    </w:lvl>
  </w:abstractNum>
  <w:abstractNum w:abstractNumId="77">
    <w:nsid w:val="3CF3BE05"/>
    <w:multiLevelType w:val="singleLevel"/>
    <w:tmpl w:val="3CF3BE05"/>
    <w:lvl w:ilvl="0" w:tentative="0">
      <w:start w:val="1"/>
      <w:numFmt w:val="decimal"/>
      <w:suff w:val="space"/>
      <w:lvlText w:val="(%1)"/>
      <w:lvlJc w:val="left"/>
      <w:pPr>
        <w:ind w:left="311" w:firstLine="177"/>
      </w:pPr>
      <w:rPr>
        <w:rFonts w:hint="default"/>
        <w:sz w:val="24"/>
        <w:szCs w:val="24"/>
      </w:rPr>
    </w:lvl>
  </w:abstractNum>
  <w:abstractNum w:abstractNumId="78">
    <w:nsid w:val="411E4B06"/>
    <w:multiLevelType w:val="multilevel"/>
    <w:tmpl w:val="411E4B06"/>
    <w:lvl w:ilvl="0" w:tentative="0">
      <w:start w:val="1"/>
      <w:numFmt w:val="decimal"/>
      <w:suff w:val="space"/>
      <w:lvlText w:val="(%1)"/>
      <w:lvlJc w:val="left"/>
      <w:pPr>
        <w:ind w:left="311" w:firstLine="177"/>
      </w:pPr>
      <w:rPr>
        <w:rFonts w:hint="default"/>
      </w:rPr>
    </w:lvl>
    <w:lvl w:ilvl="1" w:tentative="0">
      <w:start w:val="1"/>
      <w:numFmt w:val="decimalEnclosedCircleChinese"/>
      <w:lvlText w:val="%2"/>
      <w:lvlJc w:val="left"/>
      <w:pPr>
        <w:tabs>
          <w:tab w:val="left" w:pos="840"/>
        </w:tabs>
        <w:ind w:left="1328" w:hanging="420"/>
      </w:pPr>
      <w:rPr>
        <w:rFonts w:hint="default"/>
      </w:rPr>
    </w:lvl>
    <w:lvl w:ilvl="2" w:tentative="0">
      <w:start w:val="1"/>
      <w:numFmt w:val="decimal"/>
      <w:lvlText w:val="%3)"/>
      <w:lvlJc w:val="left"/>
      <w:pPr>
        <w:tabs>
          <w:tab w:val="left" w:pos="1260"/>
        </w:tabs>
        <w:ind w:left="1748" w:hanging="420"/>
      </w:pPr>
      <w:rPr>
        <w:rFonts w:hint="default"/>
      </w:rPr>
    </w:lvl>
    <w:lvl w:ilvl="3" w:tentative="0">
      <w:start w:val="1"/>
      <w:numFmt w:val="lowerLetter"/>
      <w:lvlText w:val="%4."/>
      <w:lvlJc w:val="left"/>
      <w:pPr>
        <w:tabs>
          <w:tab w:val="left" w:pos="1680"/>
        </w:tabs>
        <w:ind w:left="2168" w:hanging="420"/>
      </w:pPr>
      <w:rPr>
        <w:rFonts w:hint="default"/>
      </w:rPr>
    </w:lvl>
    <w:lvl w:ilvl="4" w:tentative="0">
      <w:start w:val="1"/>
      <w:numFmt w:val="lowerLetter"/>
      <w:lvlText w:val="%5)"/>
      <w:lvlJc w:val="left"/>
      <w:pPr>
        <w:tabs>
          <w:tab w:val="left" w:pos="2100"/>
        </w:tabs>
        <w:ind w:left="2588" w:hanging="420"/>
      </w:pPr>
      <w:rPr>
        <w:rFonts w:hint="default"/>
      </w:rPr>
    </w:lvl>
    <w:lvl w:ilvl="5" w:tentative="0">
      <w:start w:val="1"/>
      <w:numFmt w:val="lowerRoman"/>
      <w:lvlText w:val="%6."/>
      <w:lvlJc w:val="left"/>
      <w:pPr>
        <w:tabs>
          <w:tab w:val="left" w:pos="2520"/>
        </w:tabs>
        <w:ind w:left="3008" w:hanging="420"/>
      </w:pPr>
      <w:rPr>
        <w:rFonts w:hint="default"/>
      </w:rPr>
    </w:lvl>
    <w:lvl w:ilvl="6" w:tentative="0">
      <w:start w:val="1"/>
      <w:numFmt w:val="lowerRoman"/>
      <w:lvlText w:val="%7)"/>
      <w:lvlJc w:val="left"/>
      <w:pPr>
        <w:tabs>
          <w:tab w:val="left" w:pos="2940"/>
        </w:tabs>
        <w:ind w:left="3428" w:hanging="420"/>
      </w:pPr>
      <w:rPr>
        <w:rFonts w:hint="default"/>
      </w:rPr>
    </w:lvl>
    <w:lvl w:ilvl="7" w:tentative="0">
      <w:start w:val="1"/>
      <w:numFmt w:val="lowerLetter"/>
      <w:lvlText w:val="%8."/>
      <w:lvlJc w:val="left"/>
      <w:pPr>
        <w:tabs>
          <w:tab w:val="left" w:pos="3360"/>
        </w:tabs>
        <w:ind w:left="3848" w:hanging="420"/>
      </w:pPr>
      <w:rPr>
        <w:rFonts w:hint="default"/>
      </w:rPr>
    </w:lvl>
    <w:lvl w:ilvl="8" w:tentative="0">
      <w:start w:val="1"/>
      <w:numFmt w:val="lowerLetter"/>
      <w:lvlText w:val="%9)"/>
      <w:lvlJc w:val="left"/>
      <w:pPr>
        <w:tabs>
          <w:tab w:val="left" w:pos="3780"/>
        </w:tabs>
        <w:ind w:left="4268" w:hanging="420"/>
      </w:pPr>
      <w:rPr>
        <w:rFonts w:hint="default"/>
      </w:rPr>
    </w:lvl>
  </w:abstractNum>
  <w:abstractNum w:abstractNumId="79">
    <w:nsid w:val="428DA40A"/>
    <w:multiLevelType w:val="singleLevel"/>
    <w:tmpl w:val="428DA40A"/>
    <w:lvl w:ilvl="0" w:tentative="0">
      <w:start w:val="1"/>
      <w:numFmt w:val="chineseCounting"/>
      <w:suff w:val="nothing"/>
      <w:lvlText w:val="%1、"/>
      <w:lvlJc w:val="left"/>
      <w:pPr>
        <w:ind w:left="0" w:firstLine="420"/>
      </w:pPr>
      <w:rPr>
        <w:rFonts w:hint="eastAsia"/>
      </w:rPr>
    </w:lvl>
  </w:abstractNum>
  <w:abstractNum w:abstractNumId="80">
    <w:nsid w:val="43AC17C8"/>
    <w:multiLevelType w:val="singleLevel"/>
    <w:tmpl w:val="43AC17C8"/>
    <w:lvl w:ilvl="0" w:tentative="0">
      <w:start w:val="1"/>
      <w:numFmt w:val="decimal"/>
      <w:suff w:val="space"/>
      <w:lvlText w:val="%1."/>
      <w:lvlJc w:val="left"/>
      <w:pPr>
        <w:ind w:left="425" w:hanging="425"/>
      </w:pPr>
      <w:rPr>
        <w:rFonts w:hint="default"/>
      </w:rPr>
    </w:lvl>
  </w:abstractNum>
  <w:abstractNum w:abstractNumId="81">
    <w:nsid w:val="45F9BACA"/>
    <w:multiLevelType w:val="singleLevel"/>
    <w:tmpl w:val="45F9BACA"/>
    <w:lvl w:ilvl="0" w:tentative="0">
      <w:start w:val="1"/>
      <w:numFmt w:val="decimal"/>
      <w:lvlText w:val="%1."/>
      <w:lvlJc w:val="left"/>
      <w:pPr>
        <w:ind w:left="425" w:hanging="425"/>
      </w:pPr>
      <w:rPr>
        <w:rFonts w:hint="default"/>
      </w:rPr>
    </w:lvl>
  </w:abstractNum>
  <w:abstractNum w:abstractNumId="82">
    <w:nsid w:val="46C11EB8"/>
    <w:multiLevelType w:val="multilevel"/>
    <w:tmpl w:val="46C11EB8"/>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5" w:firstLine="420"/>
      </w:pPr>
      <w:rPr>
        <w:rFonts w:hint="eastAsia"/>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83">
    <w:nsid w:val="48EC0EEA"/>
    <w:multiLevelType w:val="singleLevel"/>
    <w:tmpl w:val="48EC0EEA"/>
    <w:lvl w:ilvl="0" w:tentative="0">
      <w:start w:val="1"/>
      <w:numFmt w:val="decimal"/>
      <w:suff w:val="space"/>
      <w:lvlText w:val="%1."/>
      <w:lvlJc w:val="left"/>
      <w:pPr>
        <w:ind w:left="425" w:hanging="425"/>
      </w:pPr>
      <w:rPr>
        <w:rFonts w:hint="default"/>
      </w:rPr>
    </w:lvl>
  </w:abstractNum>
  <w:abstractNum w:abstractNumId="84">
    <w:nsid w:val="4C0B1B38"/>
    <w:multiLevelType w:val="singleLevel"/>
    <w:tmpl w:val="4C0B1B38"/>
    <w:lvl w:ilvl="0" w:tentative="0">
      <w:start w:val="1"/>
      <w:numFmt w:val="decimal"/>
      <w:suff w:val="space"/>
      <w:lvlText w:val="%1."/>
      <w:lvlJc w:val="left"/>
      <w:pPr>
        <w:ind w:left="425" w:hanging="425"/>
      </w:pPr>
      <w:rPr>
        <w:rFonts w:hint="default"/>
      </w:rPr>
    </w:lvl>
  </w:abstractNum>
  <w:abstractNum w:abstractNumId="85">
    <w:nsid w:val="4F363DE3"/>
    <w:multiLevelType w:val="singleLevel"/>
    <w:tmpl w:val="4F363DE3"/>
    <w:lvl w:ilvl="0" w:tentative="0">
      <w:start w:val="1"/>
      <w:numFmt w:val="decimal"/>
      <w:suff w:val="space"/>
      <w:lvlText w:val="(%1)"/>
      <w:lvlJc w:val="left"/>
      <w:pPr>
        <w:ind w:left="1314" w:firstLine="126"/>
      </w:pPr>
      <w:rPr>
        <w:rFonts w:hint="default"/>
      </w:rPr>
    </w:lvl>
  </w:abstractNum>
  <w:abstractNum w:abstractNumId="86">
    <w:nsid w:val="51DE0488"/>
    <w:multiLevelType w:val="singleLevel"/>
    <w:tmpl w:val="51DE0488"/>
    <w:lvl w:ilvl="0" w:tentative="0">
      <w:start w:val="1"/>
      <w:numFmt w:val="decimal"/>
      <w:lvlText w:val="(%1)"/>
      <w:lvlJc w:val="left"/>
      <w:pPr>
        <w:tabs>
          <w:tab w:val="left" w:pos="581"/>
        </w:tabs>
        <w:ind w:left="311" w:firstLine="177"/>
      </w:pPr>
      <w:rPr>
        <w:rFonts w:hint="default"/>
      </w:rPr>
    </w:lvl>
  </w:abstractNum>
  <w:abstractNum w:abstractNumId="87">
    <w:nsid w:val="57E1DFD0"/>
    <w:multiLevelType w:val="multilevel"/>
    <w:tmpl w:val="57E1DFD0"/>
    <w:lvl w:ilvl="0" w:tentative="0">
      <w:start w:val="1"/>
      <w:numFmt w:val="decimal"/>
      <w:lvlText w:val="%1."/>
      <w:lvlJc w:val="left"/>
      <w:pPr>
        <w:ind w:left="425" w:hanging="425"/>
      </w:pPr>
      <w:rPr>
        <w:rFonts w:hint="default"/>
      </w:rPr>
    </w:lvl>
    <w:lvl w:ilvl="1" w:tentative="0">
      <w:start w:val="1"/>
      <w:numFmt w:val="decimal"/>
      <w:lvlText w:val="(%2)"/>
      <w:lvlJc w:val="left"/>
      <w:pPr>
        <w:tabs>
          <w:tab w:val="left" w:pos="312"/>
        </w:tabs>
        <w:ind w:left="312" w:leftChars="0" w:firstLine="108" w:firstLineChars="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88">
    <w:nsid w:val="5D8C3DDE"/>
    <w:multiLevelType w:val="singleLevel"/>
    <w:tmpl w:val="5D8C3DDE"/>
    <w:lvl w:ilvl="0" w:tentative="0">
      <w:start w:val="1"/>
      <w:numFmt w:val="decimal"/>
      <w:suff w:val="space"/>
      <w:lvlText w:val="(%1)"/>
      <w:lvlJc w:val="left"/>
      <w:pPr>
        <w:ind w:left="311" w:firstLine="177"/>
      </w:pPr>
      <w:rPr>
        <w:rFonts w:hint="default"/>
      </w:rPr>
    </w:lvl>
  </w:abstractNum>
  <w:abstractNum w:abstractNumId="89">
    <w:nsid w:val="5DBF40C5"/>
    <w:multiLevelType w:val="multilevel"/>
    <w:tmpl w:val="5DBF40C5"/>
    <w:lvl w:ilvl="0" w:tentative="0">
      <w:start w:val="1"/>
      <w:numFmt w:val="chineseCounting"/>
      <w:suff w:val="nothing"/>
      <w:lvlText w:val="%1、"/>
      <w:lvlJc w:val="left"/>
      <w:pPr>
        <w:ind w:left="0" w:firstLine="420"/>
      </w:pPr>
      <w:rPr>
        <w:rFonts w:hint="eastAsia"/>
      </w:rPr>
    </w:lvl>
    <w:lvl w:ilvl="1" w:tentative="0">
      <w:start w:val="3"/>
      <w:numFmt w:val="decimal"/>
      <w:suff w:val="nothing"/>
      <w:lvlText w:val="%2．"/>
      <w:lvlJc w:val="left"/>
      <w:pPr>
        <w:ind w:left="0" w:firstLine="420"/>
      </w:pPr>
      <w:rPr>
        <w:rFonts w:hint="eastAsia"/>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90">
    <w:nsid w:val="5DF3AE00"/>
    <w:multiLevelType w:val="singleLevel"/>
    <w:tmpl w:val="5DF3AE00"/>
    <w:lvl w:ilvl="0" w:tentative="0">
      <w:start w:val="1"/>
      <w:numFmt w:val="decimal"/>
      <w:suff w:val="space"/>
      <w:lvlText w:val="(%1)"/>
      <w:lvlJc w:val="left"/>
      <w:pPr>
        <w:ind w:left="1314" w:firstLine="126"/>
      </w:pPr>
      <w:rPr>
        <w:rFonts w:hint="default"/>
      </w:rPr>
    </w:lvl>
  </w:abstractNum>
  <w:abstractNum w:abstractNumId="91">
    <w:nsid w:val="5E1960A6"/>
    <w:multiLevelType w:val="multilevel"/>
    <w:tmpl w:val="5E1960A6"/>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6" w:firstLine="420"/>
      </w:pPr>
      <w:rPr>
        <w:rFonts w:hint="eastAsia"/>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92">
    <w:nsid w:val="5FF9AB41"/>
    <w:multiLevelType w:val="multilevel"/>
    <w:tmpl w:val="5FF9AB41"/>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eastAsia"/>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93">
    <w:nsid w:val="601F5CCB"/>
    <w:multiLevelType w:val="multilevel"/>
    <w:tmpl w:val="601F5CCB"/>
    <w:lvl w:ilvl="0" w:tentative="0">
      <w:start w:val="1"/>
      <w:numFmt w:val="japaneseCounting"/>
      <w:lvlText w:val="（%1）"/>
      <w:lvlJc w:val="left"/>
      <w:pPr>
        <w:ind w:left="1200" w:hanging="72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94">
    <w:nsid w:val="61A1FB34"/>
    <w:multiLevelType w:val="singleLevel"/>
    <w:tmpl w:val="61A1FB34"/>
    <w:lvl w:ilvl="0" w:tentative="0">
      <w:start w:val="1"/>
      <w:numFmt w:val="decimal"/>
      <w:suff w:val="space"/>
      <w:lvlText w:val="(%1)"/>
      <w:lvlJc w:val="left"/>
      <w:pPr>
        <w:ind w:left="425" w:hanging="425"/>
      </w:pPr>
      <w:rPr>
        <w:rFonts w:hint="default"/>
        <w:sz w:val="24"/>
        <w:szCs w:val="24"/>
      </w:rPr>
    </w:lvl>
  </w:abstractNum>
  <w:abstractNum w:abstractNumId="95">
    <w:nsid w:val="6279874C"/>
    <w:multiLevelType w:val="multilevel"/>
    <w:tmpl w:val="6279874C"/>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96">
    <w:nsid w:val="681B5735"/>
    <w:multiLevelType w:val="singleLevel"/>
    <w:tmpl w:val="681B5735"/>
    <w:lvl w:ilvl="0" w:tentative="0">
      <w:start w:val="1"/>
      <w:numFmt w:val="decimal"/>
      <w:suff w:val="space"/>
      <w:lvlText w:val="%1."/>
      <w:lvlJc w:val="left"/>
      <w:pPr>
        <w:ind w:left="425" w:hanging="425"/>
      </w:pPr>
      <w:rPr>
        <w:rFonts w:hint="default"/>
      </w:rPr>
    </w:lvl>
  </w:abstractNum>
  <w:abstractNum w:abstractNumId="97">
    <w:nsid w:val="6AFD22A4"/>
    <w:multiLevelType w:val="multilevel"/>
    <w:tmpl w:val="6AFD22A4"/>
    <w:lvl w:ilvl="0" w:tentative="0">
      <w:start w:val="1"/>
      <w:numFmt w:val="decimal"/>
      <w:suff w:val="nothing"/>
      <w:lvlText w:val="%1、"/>
      <w:lvlJc w:val="left"/>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8">
    <w:nsid w:val="6B8267E5"/>
    <w:multiLevelType w:val="singleLevel"/>
    <w:tmpl w:val="6B8267E5"/>
    <w:lvl w:ilvl="0" w:tentative="0">
      <w:start w:val="1"/>
      <w:numFmt w:val="decimal"/>
      <w:suff w:val="space"/>
      <w:lvlText w:val="(%1)"/>
      <w:lvlJc w:val="left"/>
      <w:pPr>
        <w:ind w:left="311" w:firstLine="177"/>
      </w:pPr>
      <w:rPr>
        <w:rFonts w:hint="default"/>
        <w:sz w:val="24"/>
        <w:szCs w:val="24"/>
      </w:rPr>
    </w:lvl>
  </w:abstractNum>
  <w:abstractNum w:abstractNumId="99">
    <w:nsid w:val="6CCBC1CA"/>
    <w:multiLevelType w:val="multilevel"/>
    <w:tmpl w:val="6CCBC1CA"/>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eastAsia"/>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100">
    <w:nsid w:val="6D859D48"/>
    <w:multiLevelType w:val="singleLevel"/>
    <w:tmpl w:val="6D859D48"/>
    <w:lvl w:ilvl="0" w:tentative="0">
      <w:start w:val="1"/>
      <w:numFmt w:val="decimal"/>
      <w:suff w:val="space"/>
      <w:lvlText w:val="(%1)"/>
      <w:lvlJc w:val="left"/>
      <w:pPr>
        <w:ind w:left="311" w:firstLine="177"/>
      </w:pPr>
      <w:rPr>
        <w:rFonts w:hint="default"/>
      </w:rPr>
    </w:lvl>
  </w:abstractNum>
  <w:abstractNum w:abstractNumId="101">
    <w:nsid w:val="6E0FA521"/>
    <w:multiLevelType w:val="singleLevel"/>
    <w:tmpl w:val="6E0FA521"/>
    <w:lvl w:ilvl="0" w:tentative="0">
      <w:start w:val="1"/>
      <w:numFmt w:val="decimal"/>
      <w:suff w:val="space"/>
      <w:lvlText w:val="(%1)"/>
      <w:lvlJc w:val="left"/>
      <w:pPr>
        <w:ind w:left="1314" w:firstLine="126"/>
      </w:pPr>
      <w:rPr>
        <w:rFonts w:hint="default"/>
      </w:rPr>
    </w:lvl>
  </w:abstractNum>
  <w:abstractNum w:abstractNumId="102">
    <w:nsid w:val="709C28C1"/>
    <w:multiLevelType w:val="singleLevel"/>
    <w:tmpl w:val="709C28C1"/>
    <w:lvl w:ilvl="0" w:tentative="0">
      <w:start w:val="1"/>
      <w:numFmt w:val="decimal"/>
      <w:suff w:val="space"/>
      <w:lvlText w:val="(%1)"/>
      <w:lvlJc w:val="left"/>
      <w:pPr>
        <w:ind w:left="311" w:firstLine="177"/>
      </w:pPr>
      <w:rPr>
        <w:rFonts w:hint="default"/>
      </w:rPr>
    </w:lvl>
  </w:abstractNum>
  <w:abstractNum w:abstractNumId="103">
    <w:nsid w:val="714F4D73"/>
    <w:multiLevelType w:val="singleLevel"/>
    <w:tmpl w:val="714F4D73"/>
    <w:lvl w:ilvl="0" w:tentative="0">
      <w:start w:val="1"/>
      <w:numFmt w:val="decimal"/>
      <w:suff w:val="space"/>
      <w:lvlText w:val="%1."/>
      <w:lvlJc w:val="left"/>
      <w:pPr>
        <w:ind w:left="425" w:hanging="425"/>
      </w:pPr>
      <w:rPr>
        <w:rFonts w:hint="default"/>
      </w:rPr>
    </w:lvl>
  </w:abstractNum>
  <w:abstractNum w:abstractNumId="104">
    <w:nsid w:val="747FBFA3"/>
    <w:multiLevelType w:val="singleLevel"/>
    <w:tmpl w:val="747FBFA3"/>
    <w:lvl w:ilvl="0" w:tentative="0">
      <w:start w:val="1"/>
      <w:numFmt w:val="decimal"/>
      <w:suff w:val="space"/>
      <w:lvlText w:val="(%1)"/>
      <w:lvlJc w:val="left"/>
      <w:pPr>
        <w:ind w:left="311" w:firstLine="177"/>
      </w:pPr>
      <w:rPr>
        <w:rFonts w:hint="default"/>
        <w:sz w:val="24"/>
        <w:szCs w:val="24"/>
      </w:rPr>
    </w:lvl>
  </w:abstractNum>
  <w:abstractNum w:abstractNumId="105">
    <w:nsid w:val="76B62B9B"/>
    <w:multiLevelType w:val="singleLevel"/>
    <w:tmpl w:val="76B62B9B"/>
    <w:lvl w:ilvl="0" w:tentative="0">
      <w:start w:val="1"/>
      <w:numFmt w:val="decimal"/>
      <w:suff w:val="space"/>
      <w:lvlText w:val="(%1)"/>
      <w:lvlJc w:val="left"/>
      <w:pPr>
        <w:ind w:left="311" w:firstLine="177"/>
      </w:pPr>
      <w:rPr>
        <w:rFonts w:hint="default"/>
      </w:rPr>
    </w:lvl>
  </w:abstractNum>
  <w:abstractNum w:abstractNumId="106">
    <w:nsid w:val="7777CF7D"/>
    <w:multiLevelType w:val="singleLevel"/>
    <w:tmpl w:val="7777CF7D"/>
    <w:lvl w:ilvl="0" w:tentative="0">
      <w:start w:val="1"/>
      <w:numFmt w:val="decimal"/>
      <w:lvlText w:val="%1."/>
      <w:lvlJc w:val="left"/>
      <w:pPr>
        <w:ind w:left="425" w:hanging="425"/>
      </w:pPr>
      <w:rPr>
        <w:rFonts w:hint="default"/>
      </w:rPr>
    </w:lvl>
  </w:abstractNum>
  <w:abstractNum w:abstractNumId="107">
    <w:nsid w:val="7861079F"/>
    <w:multiLevelType w:val="singleLevel"/>
    <w:tmpl w:val="7861079F"/>
    <w:lvl w:ilvl="0" w:tentative="0">
      <w:start w:val="1"/>
      <w:numFmt w:val="decimal"/>
      <w:suff w:val="space"/>
      <w:lvlText w:val="(%1)"/>
      <w:lvlJc w:val="left"/>
      <w:pPr>
        <w:ind w:left="311" w:firstLine="177"/>
      </w:pPr>
      <w:rPr>
        <w:rFonts w:hint="default"/>
      </w:rPr>
    </w:lvl>
  </w:abstractNum>
  <w:abstractNum w:abstractNumId="108">
    <w:nsid w:val="78AEBAA7"/>
    <w:multiLevelType w:val="singleLevel"/>
    <w:tmpl w:val="78AEBAA7"/>
    <w:lvl w:ilvl="0" w:tentative="0">
      <w:start w:val="1"/>
      <w:numFmt w:val="chineseCounting"/>
      <w:suff w:val="nothing"/>
      <w:lvlText w:val="%1、"/>
      <w:lvlJc w:val="left"/>
      <w:pPr>
        <w:ind w:left="0" w:firstLine="420"/>
      </w:pPr>
      <w:rPr>
        <w:rFonts w:hint="eastAsia"/>
      </w:rPr>
    </w:lvl>
  </w:abstractNum>
  <w:abstractNum w:abstractNumId="109">
    <w:nsid w:val="78DDCCCB"/>
    <w:multiLevelType w:val="singleLevel"/>
    <w:tmpl w:val="78DDCCCB"/>
    <w:lvl w:ilvl="0" w:tentative="0">
      <w:start w:val="1"/>
      <w:numFmt w:val="decimal"/>
      <w:lvlText w:val="%1."/>
      <w:lvlJc w:val="left"/>
      <w:pPr>
        <w:ind w:left="425" w:hanging="425"/>
      </w:pPr>
      <w:rPr>
        <w:rFonts w:hint="default"/>
      </w:rPr>
    </w:lvl>
  </w:abstractNum>
  <w:abstractNum w:abstractNumId="110">
    <w:nsid w:val="79120141"/>
    <w:multiLevelType w:val="multilevel"/>
    <w:tmpl w:val="79120141"/>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111">
    <w:nsid w:val="7B0F3664"/>
    <w:multiLevelType w:val="singleLevel"/>
    <w:tmpl w:val="7B0F3664"/>
    <w:lvl w:ilvl="0" w:tentative="0">
      <w:start w:val="1"/>
      <w:numFmt w:val="decimal"/>
      <w:lvlText w:val="%1."/>
      <w:lvlJc w:val="left"/>
      <w:pPr>
        <w:ind w:left="425" w:hanging="425"/>
      </w:pPr>
      <w:rPr>
        <w:rFonts w:hint="default"/>
      </w:rPr>
    </w:lvl>
  </w:abstractNum>
  <w:abstractNum w:abstractNumId="112">
    <w:nsid w:val="7E86CC14"/>
    <w:multiLevelType w:val="singleLevel"/>
    <w:tmpl w:val="7E86CC14"/>
    <w:lvl w:ilvl="0" w:tentative="0">
      <w:start w:val="1"/>
      <w:numFmt w:val="decimal"/>
      <w:suff w:val="space"/>
      <w:lvlText w:val="(%1)"/>
      <w:lvlJc w:val="left"/>
      <w:pPr>
        <w:ind w:left="311" w:firstLine="177"/>
      </w:pPr>
      <w:rPr>
        <w:rFonts w:hint="default"/>
        <w:sz w:val="24"/>
        <w:szCs w:val="24"/>
      </w:rPr>
    </w:lvl>
  </w:abstractNum>
  <w:abstractNum w:abstractNumId="113">
    <w:nsid w:val="7E8F6C4D"/>
    <w:multiLevelType w:val="multilevel"/>
    <w:tmpl w:val="7E8F6C4D"/>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num w:numId="1">
    <w:abstractNumId w:val="94"/>
  </w:num>
  <w:num w:numId="2">
    <w:abstractNumId w:val="31"/>
  </w:num>
  <w:num w:numId="3">
    <w:abstractNumId w:val="52"/>
  </w:num>
  <w:num w:numId="4">
    <w:abstractNumId w:val="19"/>
  </w:num>
  <w:num w:numId="5">
    <w:abstractNumId w:val="104"/>
  </w:num>
  <w:num w:numId="6">
    <w:abstractNumId w:val="55"/>
  </w:num>
  <w:num w:numId="7">
    <w:abstractNumId w:val="73"/>
  </w:num>
  <w:num w:numId="8">
    <w:abstractNumId w:val="0"/>
  </w:num>
  <w:num w:numId="9">
    <w:abstractNumId w:val="77"/>
  </w:num>
  <w:num w:numId="10">
    <w:abstractNumId w:val="45"/>
  </w:num>
  <w:num w:numId="11">
    <w:abstractNumId w:val="107"/>
  </w:num>
  <w:num w:numId="12">
    <w:abstractNumId w:val="56"/>
  </w:num>
  <w:num w:numId="13">
    <w:abstractNumId w:val="98"/>
  </w:num>
  <w:num w:numId="14">
    <w:abstractNumId w:val="112"/>
  </w:num>
  <w:num w:numId="15">
    <w:abstractNumId w:val="18"/>
  </w:num>
  <w:num w:numId="16">
    <w:abstractNumId w:val="68"/>
  </w:num>
  <w:num w:numId="17">
    <w:abstractNumId w:val="35"/>
  </w:num>
  <w:num w:numId="18">
    <w:abstractNumId w:val="12"/>
  </w:num>
  <w:num w:numId="19">
    <w:abstractNumId w:val="100"/>
  </w:num>
  <w:num w:numId="20">
    <w:abstractNumId w:val="105"/>
  </w:num>
  <w:num w:numId="21">
    <w:abstractNumId w:val="74"/>
  </w:num>
  <w:num w:numId="22">
    <w:abstractNumId w:val="72"/>
  </w:num>
  <w:num w:numId="23">
    <w:abstractNumId w:val="88"/>
  </w:num>
  <w:num w:numId="24">
    <w:abstractNumId w:val="39"/>
  </w:num>
  <w:num w:numId="25">
    <w:abstractNumId w:val="86"/>
  </w:num>
  <w:num w:numId="26">
    <w:abstractNumId w:val="25"/>
  </w:num>
  <w:num w:numId="27">
    <w:abstractNumId w:val="53"/>
  </w:num>
  <w:num w:numId="28">
    <w:abstractNumId w:val="26"/>
  </w:num>
  <w:num w:numId="29">
    <w:abstractNumId w:val="78"/>
  </w:num>
  <w:num w:numId="30">
    <w:abstractNumId w:val="2"/>
  </w:num>
  <w:num w:numId="31">
    <w:abstractNumId w:val="15"/>
  </w:num>
  <w:num w:numId="32">
    <w:abstractNumId w:val="102"/>
  </w:num>
  <w:num w:numId="33">
    <w:abstractNumId w:val="59"/>
  </w:num>
  <w:num w:numId="34">
    <w:abstractNumId w:val="48"/>
  </w:num>
  <w:num w:numId="35">
    <w:abstractNumId w:val="8"/>
  </w:num>
  <w:num w:numId="36">
    <w:abstractNumId w:val="92"/>
  </w:num>
  <w:num w:numId="37">
    <w:abstractNumId w:val="70"/>
  </w:num>
  <w:num w:numId="38">
    <w:abstractNumId w:val="3"/>
  </w:num>
  <w:num w:numId="39">
    <w:abstractNumId w:val="33"/>
  </w:num>
  <w:num w:numId="40">
    <w:abstractNumId w:val="76"/>
  </w:num>
  <w:num w:numId="41">
    <w:abstractNumId w:val="23"/>
  </w:num>
  <w:num w:numId="42">
    <w:abstractNumId w:val="27"/>
  </w:num>
  <w:num w:numId="43">
    <w:abstractNumId w:val="7"/>
  </w:num>
  <w:num w:numId="44">
    <w:abstractNumId w:val="36"/>
  </w:num>
  <w:num w:numId="45">
    <w:abstractNumId w:val="43"/>
  </w:num>
  <w:num w:numId="46">
    <w:abstractNumId w:val="51"/>
  </w:num>
  <w:num w:numId="47">
    <w:abstractNumId w:val="60"/>
  </w:num>
  <w:num w:numId="48">
    <w:abstractNumId w:val="1"/>
  </w:num>
  <w:num w:numId="49">
    <w:abstractNumId w:val="87"/>
  </w:num>
  <w:num w:numId="50">
    <w:abstractNumId w:val="28"/>
  </w:num>
  <w:num w:numId="51">
    <w:abstractNumId w:val="91"/>
  </w:num>
  <w:num w:numId="52">
    <w:abstractNumId w:val="99"/>
  </w:num>
  <w:num w:numId="53">
    <w:abstractNumId w:val="89"/>
  </w:num>
  <w:num w:numId="54">
    <w:abstractNumId w:val="4"/>
  </w:num>
  <w:num w:numId="55">
    <w:abstractNumId w:val="40"/>
  </w:num>
  <w:num w:numId="56">
    <w:abstractNumId w:val="44"/>
  </w:num>
  <w:num w:numId="57">
    <w:abstractNumId w:val="67"/>
  </w:num>
  <w:num w:numId="58">
    <w:abstractNumId w:val="64"/>
  </w:num>
  <w:num w:numId="59">
    <w:abstractNumId w:val="97"/>
  </w:num>
  <w:num w:numId="60">
    <w:abstractNumId w:val="93"/>
  </w:num>
  <w:num w:numId="61">
    <w:abstractNumId w:val="54"/>
  </w:num>
  <w:num w:numId="62">
    <w:abstractNumId w:val="42"/>
  </w:num>
  <w:num w:numId="63">
    <w:abstractNumId w:val="46"/>
  </w:num>
  <w:num w:numId="64">
    <w:abstractNumId w:val="24"/>
  </w:num>
  <w:num w:numId="65">
    <w:abstractNumId w:val="62"/>
  </w:num>
  <w:num w:numId="66">
    <w:abstractNumId w:val="37"/>
  </w:num>
  <w:num w:numId="67">
    <w:abstractNumId w:val="10"/>
  </w:num>
  <w:num w:numId="68">
    <w:abstractNumId w:val="96"/>
  </w:num>
  <w:num w:numId="69">
    <w:abstractNumId w:val="58"/>
  </w:num>
  <w:num w:numId="70">
    <w:abstractNumId w:val="38"/>
  </w:num>
  <w:num w:numId="71">
    <w:abstractNumId w:val="16"/>
  </w:num>
  <w:num w:numId="72">
    <w:abstractNumId w:val="5"/>
  </w:num>
  <w:num w:numId="73">
    <w:abstractNumId w:val="61"/>
  </w:num>
  <w:num w:numId="74">
    <w:abstractNumId w:val="9"/>
  </w:num>
  <w:num w:numId="75">
    <w:abstractNumId w:val="30"/>
  </w:num>
  <w:num w:numId="76">
    <w:abstractNumId w:val="71"/>
  </w:num>
  <w:num w:numId="77">
    <w:abstractNumId w:val="90"/>
  </w:num>
  <w:num w:numId="78">
    <w:abstractNumId w:val="84"/>
  </w:num>
  <w:num w:numId="79">
    <w:abstractNumId w:val="79"/>
  </w:num>
  <w:num w:numId="80">
    <w:abstractNumId w:val="80"/>
  </w:num>
  <w:num w:numId="81">
    <w:abstractNumId w:val="103"/>
  </w:num>
  <w:num w:numId="82">
    <w:abstractNumId w:val="11"/>
  </w:num>
  <w:num w:numId="83">
    <w:abstractNumId w:val="101"/>
  </w:num>
  <w:num w:numId="84">
    <w:abstractNumId w:val="75"/>
  </w:num>
  <w:num w:numId="85">
    <w:abstractNumId w:val="66"/>
  </w:num>
  <w:num w:numId="86">
    <w:abstractNumId w:val="63"/>
  </w:num>
  <w:num w:numId="87">
    <w:abstractNumId w:val="85"/>
  </w:num>
  <w:num w:numId="88">
    <w:abstractNumId w:val="57"/>
  </w:num>
  <w:num w:numId="89">
    <w:abstractNumId w:val="6"/>
  </w:num>
  <w:num w:numId="90">
    <w:abstractNumId w:val="47"/>
  </w:num>
  <w:num w:numId="91">
    <w:abstractNumId w:val="14"/>
  </w:num>
  <w:num w:numId="92">
    <w:abstractNumId w:val="83"/>
  </w:num>
  <w:num w:numId="93">
    <w:abstractNumId w:val="65"/>
  </w:num>
  <w:num w:numId="94">
    <w:abstractNumId w:val="20"/>
  </w:num>
  <w:num w:numId="95">
    <w:abstractNumId w:val="109"/>
  </w:num>
  <w:num w:numId="96">
    <w:abstractNumId w:val="41"/>
  </w:num>
  <w:num w:numId="97">
    <w:abstractNumId w:val="49"/>
  </w:num>
  <w:num w:numId="98">
    <w:abstractNumId w:val="106"/>
  </w:num>
  <w:num w:numId="99">
    <w:abstractNumId w:val="111"/>
  </w:num>
  <w:num w:numId="100">
    <w:abstractNumId w:val="34"/>
  </w:num>
  <w:num w:numId="101">
    <w:abstractNumId w:val="81"/>
  </w:num>
  <w:num w:numId="102">
    <w:abstractNumId w:val="29"/>
  </w:num>
  <w:num w:numId="103">
    <w:abstractNumId w:val="82"/>
  </w:num>
  <w:num w:numId="104">
    <w:abstractNumId w:val="108"/>
  </w:num>
  <w:num w:numId="105">
    <w:abstractNumId w:val="13"/>
  </w:num>
  <w:num w:numId="106">
    <w:abstractNumId w:val="95"/>
  </w:num>
  <w:num w:numId="107">
    <w:abstractNumId w:val="110"/>
  </w:num>
  <w:num w:numId="108">
    <w:abstractNumId w:val="21"/>
  </w:num>
  <w:num w:numId="109">
    <w:abstractNumId w:val="113"/>
  </w:num>
  <w:num w:numId="110">
    <w:abstractNumId w:val="69"/>
  </w:num>
  <w:num w:numId="111">
    <w:abstractNumId w:val="50"/>
  </w:num>
  <w:num w:numId="112">
    <w:abstractNumId w:val="32"/>
  </w:num>
  <w:num w:numId="113">
    <w:abstractNumId w:val="17"/>
  </w:num>
  <w:num w:numId="114">
    <w:abstractNumId w:val="2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李国奇">
    <w15:presenceInfo w15:providerId="WPS Office" w15:userId="72591969"/>
  </w15:person>
  <w15:person w15:author="万树之王">
    <w15:presenceInfo w15:providerId="WPS Office" w15:userId="32382393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isplayBackgroundShape w:val="1"/>
  <w:embedTrueTypeFonts/>
  <w:saveSubsetFonts/>
  <w:bordersDoNotSurroundHeader w:val="0"/>
  <w:bordersDoNotSurroundFooter w:val="0"/>
  <w:revisionView w:markup="0"/>
  <w:trackRevisions w:val="1"/>
  <w:documentProtection w:edit="trackedChanges" w:enforcement="0"/>
  <w:defaultTabStop w:val="420"/>
  <w:drawingGridHorizontalSpacing w:val="120"/>
  <w:drawingGridVerticalSpacing w:val="163"/>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ulTrailSpace/>
    <w:doNotExpandShiftReturn/>
    <w:adjustLineHeightInTable/>
    <w:doNotWrapTextWithPunct/>
    <w:doNotUseEastAsianBreakRules/>
    <w:useFELayout/>
    <w:doNotUseIndentAsNumberingTabStop/>
    <w:compatSetting w:name="compatibilityMode" w:uri="http://schemas.microsoft.com/office/word" w:val="14"/>
  </w:compat>
  <w:docVars>
    <w:docVar w:name="commondata" w:val="eyJoZGlkIjoiOTI5MWRhNmQyOGQ5YmU0MDljZjhmOGJiMDFjN2Q5MDMifQ=="/>
  </w:docVars>
  <w:rsids>
    <w:rsidRoot w:val="00A20E6A"/>
    <w:rsid w:val="00002DB9"/>
    <w:rsid w:val="00047B0E"/>
    <w:rsid w:val="000826B8"/>
    <w:rsid w:val="00096652"/>
    <w:rsid w:val="000A082F"/>
    <w:rsid w:val="000B3573"/>
    <w:rsid w:val="000E2C60"/>
    <w:rsid w:val="00121A5A"/>
    <w:rsid w:val="001270D4"/>
    <w:rsid w:val="00164D70"/>
    <w:rsid w:val="001B66CB"/>
    <w:rsid w:val="001B6723"/>
    <w:rsid w:val="001E753F"/>
    <w:rsid w:val="002006B0"/>
    <w:rsid w:val="002557A5"/>
    <w:rsid w:val="002557B6"/>
    <w:rsid w:val="00255F29"/>
    <w:rsid w:val="00295C9B"/>
    <w:rsid w:val="002B4C75"/>
    <w:rsid w:val="002F6F14"/>
    <w:rsid w:val="00304BD8"/>
    <w:rsid w:val="00306248"/>
    <w:rsid w:val="00306FA0"/>
    <w:rsid w:val="00311800"/>
    <w:rsid w:val="00356A91"/>
    <w:rsid w:val="00372862"/>
    <w:rsid w:val="0038056C"/>
    <w:rsid w:val="003C1526"/>
    <w:rsid w:val="003D178F"/>
    <w:rsid w:val="003D70FE"/>
    <w:rsid w:val="00401222"/>
    <w:rsid w:val="00410AE4"/>
    <w:rsid w:val="00461B77"/>
    <w:rsid w:val="00461C33"/>
    <w:rsid w:val="00466FC3"/>
    <w:rsid w:val="0048359C"/>
    <w:rsid w:val="004901B9"/>
    <w:rsid w:val="0049572C"/>
    <w:rsid w:val="004C051E"/>
    <w:rsid w:val="00524CD2"/>
    <w:rsid w:val="00556E58"/>
    <w:rsid w:val="00557352"/>
    <w:rsid w:val="0058120F"/>
    <w:rsid w:val="00592B5B"/>
    <w:rsid w:val="005E0E40"/>
    <w:rsid w:val="005E6142"/>
    <w:rsid w:val="005F19A9"/>
    <w:rsid w:val="005F6E3F"/>
    <w:rsid w:val="005F7045"/>
    <w:rsid w:val="00600C06"/>
    <w:rsid w:val="0060444C"/>
    <w:rsid w:val="0061432A"/>
    <w:rsid w:val="006303E4"/>
    <w:rsid w:val="00631470"/>
    <w:rsid w:val="00631AF9"/>
    <w:rsid w:val="00635F5B"/>
    <w:rsid w:val="006518C7"/>
    <w:rsid w:val="006B6879"/>
    <w:rsid w:val="006D5330"/>
    <w:rsid w:val="006E217A"/>
    <w:rsid w:val="006E2863"/>
    <w:rsid w:val="006F4B48"/>
    <w:rsid w:val="007150E3"/>
    <w:rsid w:val="00720186"/>
    <w:rsid w:val="007273CE"/>
    <w:rsid w:val="00737D1D"/>
    <w:rsid w:val="00741C58"/>
    <w:rsid w:val="00753458"/>
    <w:rsid w:val="00753465"/>
    <w:rsid w:val="00757654"/>
    <w:rsid w:val="007754B2"/>
    <w:rsid w:val="00776DB2"/>
    <w:rsid w:val="0079268B"/>
    <w:rsid w:val="007A2176"/>
    <w:rsid w:val="007B5794"/>
    <w:rsid w:val="007B7B21"/>
    <w:rsid w:val="007E51AC"/>
    <w:rsid w:val="007E611D"/>
    <w:rsid w:val="00837E9B"/>
    <w:rsid w:val="00864B0A"/>
    <w:rsid w:val="008A69F0"/>
    <w:rsid w:val="008B298B"/>
    <w:rsid w:val="008B4657"/>
    <w:rsid w:val="008B618A"/>
    <w:rsid w:val="00901EB4"/>
    <w:rsid w:val="0092557B"/>
    <w:rsid w:val="00936D55"/>
    <w:rsid w:val="00945AB4"/>
    <w:rsid w:val="00992334"/>
    <w:rsid w:val="009B3997"/>
    <w:rsid w:val="009C05B1"/>
    <w:rsid w:val="009E54F8"/>
    <w:rsid w:val="009F1CDC"/>
    <w:rsid w:val="009F4D42"/>
    <w:rsid w:val="00A20E6A"/>
    <w:rsid w:val="00A30DE1"/>
    <w:rsid w:val="00A3770A"/>
    <w:rsid w:val="00A646EB"/>
    <w:rsid w:val="00A77C9F"/>
    <w:rsid w:val="00A8706F"/>
    <w:rsid w:val="00AB1DA6"/>
    <w:rsid w:val="00AD5968"/>
    <w:rsid w:val="00AD77AF"/>
    <w:rsid w:val="00B01BD7"/>
    <w:rsid w:val="00B42F1A"/>
    <w:rsid w:val="00B5135B"/>
    <w:rsid w:val="00B75FEE"/>
    <w:rsid w:val="00B807C9"/>
    <w:rsid w:val="00B96F2B"/>
    <w:rsid w:val="00BB7E8F"/>
    <w:rsid w:val="00BC77C4"/>
    <w:rsid w:val="00BE5322"/>
    <w:rsid w:val="00BE58F6"/>
    <w:rsid w:val="00C04487"/>
    <w:rsid w:val="00C16F21"/>
    <w:rsid w:val="00C8401B"/>
    <w:rsid w:val="00C84ACF"/>
    <w:rsid w:val="00CA2C7E"/>
    <w:rsid w:val="00CD7C7A"/>
    <w:rsid w:val="00CE06CD"/>
    <w:rsid w:val="00CE6C02"/>
    <w:rsid w:val="00CF6394"/>
    <w:rsid w:val="00D27E9A"/>
    <w:rsid w:val="00D450AA"/>
    <w:rsid w:val="00D45B98"/>
    <w:rsid w:val="00D65BBC"/>
    <w:rsid w:val="00D801F7"/>
    <w:rsid w:val="00D910ED"/>
    <w:rsid w:val="00DD3079"/>
    <w:rsid w:val="00DD3FB1"/>
    <w:rsid w:val="00E00351"/>
    <w:rsid w:val="00E16491"/>
    <w:rsid w:val="00E21CCE"/>
    <w:rsid w:val="00E45449"/>
    <w:rsid w:val="00EA3398"/>
    <w:rsid w:val="00EF5AC5"/>
    <w:rsid w:val="00EF5E44"/>
    <w:rsid w:val="00EF732A"/>
    <w:rsid w:val="00F2373F"/>
    <w:rsid w:val="00F42C60"/>
    <w:rsid w:val="00FA46A9"/>
    <w:rsid w:val="00FB0FC1"/>
    <w:rsid w:val="00FB4918"/>
    <w:rsid w:val="00FC5255"/>
    <w:rsid w:val="01A41F5C"/>
    <w:rsid w:val="01A6407F"/>
    <w:rsid w:val="01B14C06"/>
    <w:rsid w:val="02667406"/>
    <w:rsid w:val="027D10D1"/>
    <w:rsid w:val="02F55DAB"/>
    <w:rsid w:val="03182F18"/>
    <w:rsid w:val="03220D26"/>
    <w:rsid w:val="03986975"/>
    <w:rsid w:val="04396179"/>
    <w:rsid w:val="045F3C06"/>
    <w:rsid w:val="04671CCF"/>
    <w:rsid w:val="04E22C2C"/>
    <w:rsid w:val="05255745"/>
    <w:rsid w:val="054E6E7D"/>
    <w:rsid w:val="05DA3026"/>
    <w:rsid w:val="06CD5726"/>
    <w:rsid w:val="07B345C8"/>
    <w:rsid w:val="07CC203E"/>
    <w:rsid w:val="086443D8"/>
    <w:rsid w:val="08C767DD"/>
    <w:rsid w:val="0AAF0151"/>
    <w:rsid w:val="0AB32074"/>
    <w:rsid w:val="0AE5406E"/>
    <w:rsid w:val="0BD3290D"/>
    <w:rsid w:val="0BF8098A"/>
    <w:rsid w:val="0C6A76ED"/>
    <w:rsid w:val="0C82346D"/>
    <w:rsid w:val="0D6A0184"/>
    <w:rsid w:val="0DBB1699"/>
    <w:rsid w:val="0E6E736D"/>
    <w:rsid w:val="0EAC311F"/>
    <w:rsid w:val="0F3517D6"/>
    <w:rsid w:val="0F362BEE"/>
    <w:rsid w:val="0F9878A4"/>
    <w:rsid w:val="0FE77623"/>
    <w:rsid w:val="0FFD12A0"/>
    <w:rsid w:val="103065B3"/>
    <w:rsid w:val="1035058A"/>
    <w:rsid w:val="10BF1F80"/>
    <w:rsid w:val="10DC0D18"/>
    <w:rsid w:val="11A94975"/>
    <w:rsid w:val="11B83122"/>
    <w:rsid w:val="11E04355"/>
    <w:rsid w:val="12052EE8"/>
    <w:rsid w:val="12D35B3B"/>
    <w:rsid w:val="12EB3BFB"/>
    <w:rsid w:val="132C0D2D"/>
    <w:rsid w:val="13351C8E"/>
    <w:rsid w:val="14037068"/>
    <w:rsid w:val="14062B7A"/>
    <w:rsid w:val="14994F60"/>
    <w:rsid w:val="14A67789"/>
    <w:rsid w:val="152B4838"/>
    <w:rsid w:val="1696376B"/>
    <w:rsid w:val="171B1BF4"/>
    <w:rsid w:val="17981A5E"/>
    <w:rsid w:val="17AD5C31"/>
    <w:rsid w:val="18446B3E"/>
    <w:rsid w:val="18B70603"/>
    <w:rsid w:val="19ED1A4E"/>
    <w:rsid w:val="1B7E2D13"/>
    <w:rsid w:val="1BA876FA"/>
    <w:rsid w:val="1BD16A9D"/>
    <w:rsid w:val="1C127A64"/>
    <w:rsid w:val="1C38322A"/>
    <w:rsid w:val="1C717B78"/>
    <w:rsid w:val="1CCF4BBA"/>
    <w:rsid w:val="1D0E4E44"/>
    <w:rsid w:val="1D1960B7"/>
    <w:rsid w:val="1DF8238E"/>
    <w:rsid w:val="1EF9608D"/>
    <w:rsid w:val="20150A48"/>
    <w:rsid w:val="202C6A7C"/>
    <w:rsid w:val="20A05DF5"/>
    <w:rsid w:val="20D02412"/>
    <w:rsid w:val="20D44E99"/>
    <w:rsid w:val="21025026"/>
    <w:rsid w:val="21076325"/>
    <w:rsid w:val="217543E0"/>
    <w:rsid w:val="22A9585A"/>
    <w:rsid w:val="22E023F4"/>
    <w:rsid w:val="22FD63FD"/>
    <w:rsid w:val="236C5C60"/>
    <w:rsid w:val="239B057F"/>
    <w:rsid w:val="23D26E91"/>
    <w:rsid w:val="24C65F4A"/>
    <w:rsid w:val="24D57967"/>
    <w:rsid w:val="251D535F"/>
    <w:rsid w:val="25290DD3"/>
    <w:rsid w:val="25424CF6"/>
    <w:rsid w:val="254E1177"/>
    <w:rsid w:val="26C1416D"/>
    <w:rsid w:val="272413CE"/>
    <w:rsid w:val="27DB3424"/>
    <w:rsid w:val="28352A03"/>
    <w:rsid w:val="28421413"/>
    <w:rsid w:val="2879484B"/>
    <w:rsid w:val="28A349F9"/>
    <w:rsid w:val="28F83859"/>
    <w:rsid w:val="28FE79E2"/>
    <w:rsid w:val="290E5DCE"/>
    <w:rsid w:val="292A0693"/>
    <w:rsid w:val="29664D23"/>
    <w:rsid w:val="2B467506"/>
    <w:rsid w:val="2B731EBE"/>
    <w:rsid w:val="2C87189D"/>
    <w:rsid w:val="2CF17AE0"/>
    <w:rsid w:val="2D46629B"/>
    <w:rsid w:val="2E2F28DF"/>
    <w:rsid w:val="2E833F86"/>
    <w:rsid w:val="2E937AD9"/>
    <w:rsid w:val="2EE06AFE"/>
    <w:rsid w:val="2EEA4A0A"/>
    <w:rsid w:val="2F0C5FA2"/>
    <w:rsid w:val="2F0E1038"/>
    <w:rsid w:val="2F4504C9"/>
    <w:rsid w:val="2F77F098"/>
    <w:rsid w:val="308005F9"/>
    <w:rsid w:val="319D3FCC"/>
    <w:rsid w:val="31A635EE"/>
    <w:rsid w:val="31FB190E"/>
    <w:rsid w:val="322C53A4"/>
    <w:rsid w:val="32AB622F"/>
    <w:rsid w:val="32DB0C08"/>
    <w:rsid w:val="33A45722"/>
    <w:rsid w:val="33B84326"/>
    <w:rsid w:val="342B5248"/>
    <w:rsid w:val="350A14E9"/>
    <w:rsid w:val="35CC503C"/>
    <w:rsid w:val="36703C2F"/>
    <w:rsid w:val="36AF4847"/>
    <w:rsid w:val="36B93487"/>
    <w:rsid w:val="377767CA"/>
    <w:rsid w:val="37EA76AA"/>
    <w:rsid w:val="389208E3"/>
    <w:rsid w:val="38962EE8"/>
    <w:rsid w:val="395E4C9C"/>
    <w:rsid w:val="39671071"/>
    <w:rsid w:val="396A1855"/>
    <w:rsid w:val="3A192733"/>
    <w:rsid w:val="3A540994"/>
    <w:rsid w:val="3AB718F7"/>
    <w:rsid w:val="3B3137BF"/>
    <w:rsid w:val="3BA51D4D"/>
    <w:rsid w:val="3C331F8B"/>
    <w:rsid w:val="3C970165"/>
    <w:rsid w:val="3CD669DC"/>
    <w:rsid w:val="3D0E5768"/>
    <w:rsid w:val="3D3C2396"/>
    <w:rsid w:val="3DFB7E4C"/>
    <w:rsid w:val="3E152511"/>
    <w:rsid w:val="3E4C7624"/>
    <w:rsid w:val="3E714725"/>
    <w:rsid w:val="3EA77919"/>
    <w:rsid w:val="3EB12534"/>
    <w:rsid w:val="40214829"/>
    <w:rsid w:val="40305120"/>
    <w:rsid w:val="40552A44"/>
    <w:rsid w:val="416A1CB8"/>
    <w:rsid w:val="41AD7F81"/>
    <w:rsid w:val="41CA059E"/>
    <w:rsid w:val="420B38E3"/>
    <w:rsid w:val="42713537"/>
    <w:rsid w:val="42C7327B"/>
    <w:rsid w:val="43087E22"/>
    <w:rsid w:val="43BD7469"/>
    <w:rsid w:val="44212CA6"/>
    <w:rsid w:val="445A2440"/>
    <w:rsid w:val="455168B9"/>
    <w:rsid w:val="45605CF4"/>
    <w:rsid w:val="458203EB"/>
    <w:rsid w:val="459418AF"/>
    <w:rsid w:val="45A87E04"/>
    <w:rsid w:val="472F4D3A"/>
    <w:rsid w:val="48C77EDE"/>
    <w:rsid w:val="49882C8A"/>
    <w:rsid w:val="49D4369A"/>
    <w:rsid w:val="49D8370E"/>
    <w:rsid w:val="49E14505"/>
    <w:rsid w:val="4B2542F8"/>
    <w:rsid w:val="4C0F4601"/>
    <w:rsid w:val="4C762D06"/>
    <w:rsid w:val="4D003DBF"/>
    <w:rsid w:val="4D6F289F"/>
    <w:rsid w:val="4F0C2A48"/>
    <w:rsid w:val="4F7A61EE"/>
    <w:rsid w:val="4FE33FB4"/>
    <w:rsid w:val="50131252"/>
    <w:rsid w:val="5021626C"/>
    <w:rsid w:val="50376F3F"/>
    <w:rsid w:val="5079438A"/>
    <w:rsid w:val="527B24DD"/>
    <w:rsid w:val="528C45CC"/>
    <w:rsid w:val="52E74F2B"/>
    <w:rsid w:val="53295DC5"/>
    <w:rsid w:val="546964E9"/>
    <w:rsid w:val="549667AF"/>
    <w:rsid w:val="54D371BA"/>
    <w:rsid w:val="55BE2711"/>
    <w:rsid w:val="55D7177E"/>
    <w:rsid w:val="56073BE9"/>
    <w:rsid w:val="56480511"/>
    <w:rsid w:val="56742BCF"/>
    <w:rsid w:val="56A12930"/>
    <w:rsid w:val="57982E97"/>
    <w:rsid w:val="57B97089"/>
    <w:rsid w:val="57BD0E3B"/>
    <w:rsid w:val="586E02D0"/>
    <w:rsid w:val="58905281"/>
    <w:rsid w:val="59E85E60"/>
    <w:rsid w:val="5A73594D"/>
    <w:rsid w:val="5AE86ECB"/>
    <w:rsid w:val="5AED2206"/>
    <w:rsid w:val="5B0005F3"/>
    <w:rsid w:val="5B3C4E9F"/>
    <w:rsid w:val="5BEA08FF"/>
    <w:rsid w:val="5C323DE8"/>
    <w:rsid w:val="5D2B432E"/>
    <w:rsid w:val="5D7D12D2"/>
    <w:rsid w:val="5E0D40E7"/>
    <w:rsid w:val="5E6A5914"/>
    <w:rsid w:val="5EDB7BF8"/>
    <w:rsid w:val="5EF40BC5"/>
    <w:rsid w:val="5F1748C4"/>
    <w:rsid w:val="6004485A"/>
    <w:rsid w:val="601F67D0"/>
    <w:rsid w:val="604163BD"/>
    <w:rsid w:val="616D33FB"/>
    <w:rsid w:val="63353F17"/>
    <w:rsid w:val="6377450A"/>
    <w:rsid w:val="637F70A0"/>
    <w:rsid w:val="638D2E78"/>
    <w:rsid w:val="647B68E6"/>
    <w:rsid w:val="65145C7D"/>
    <w:rsid w:val="65297A59"/>
    <w:rsid w:val="65962401"/>
    <w:rsid w:val="66480F85"/>
    <w:rsid w:val="66733A29"/>
    <w:rsid w:val="66A13662"/>
    <w:rsid w:val="66A64B8C"/>
    <w:rsid w:val="66E93AC2"/>
    <w:rsid w:val="66FF3B93"/>
    <w:rsid w:val="67500370"/>
    <w:rsid w:val="67516B36"/>
    <w:rsid w:val="685D3D96"/>
    <w:rsid w:val="68F00F3B"/>
    <w:rsid w:val="691E14C3"/>
    <w:rsid w:val="699E02E9"/>
    <w:rsid w:val="69D7229B"/>
    <w:rsid w:val="6AAF53DB"/>
    <w:rsid w:val="6B3E13D8"/>
    <w:rsid w:val="6B44320E"/>
    <w:rsid w:val="6BCC6269"/>
    <w:rsid w:val="6C7E223D"/>
    <w:rsid w:val="6CCA070A"/>
    <w:rsid w:val="6D0F3167"/>
    <w:rsid w:val="6D6A2A76"/>
    <w:rsid w:val="6D90592E"/>
    <w:rsid w:val="6DD32B89"/>
    <w:rsid w:val="6DE63416"/>
    <w:rsid w:val="6E5D7FC8"/>
    <w:rsid w:val="6FA86A9D"/>
    <w:rsid w:val="700927A5"/>
    <w:rsid w:val="703259C5"/>
    <w:rsid w:val="708C6FAD"/>
    <w:rsid w:val="70CC6B4F"/>
    <w:rsid w:val="71123CE4"/>
    <w:rsid w:val="7119641A"/>
    <w:rsid w:val="717F28EE"/>
    <w:rsid w:val="721C1115"/>
    <w:rsid w:val="724F0203"/>
    <w:rsid w:val="72952B56"/>
    <w:rsid w:val="73CC7112"/>
    <w:rsid w:val="742F2BB2"/>
    <w:rsid w:val="7482548F"/>
    <w:rsid w:val="7495298E"/>
    <w:rsid w:val="74B41A43"/>
    <w:rsid w:val="754626B3"/>
    <w:rsid w:val="756B594D"/>
    <w:rsid w:val="75AF3FAA"/>
    <w:rsid w:val="76A03F16"/>
    <w:rsid w:val="76C24A7A"/>
    <w:rsid w:val="76FB4FCD"/>
    <w:rsid w:val="779F1B4C"/>
    <w:rsid w:val="77AB7E7E"/>
    <w:rsid w:val="77E3047C"/>
    <w:rsid w:val="786F17CF"/>
    <w:rsid w:val="78A515CB"/>
    <w:rsid w:val="793D3B77"/>
    <w:rsid w:val="796E1A86"/>
    <w:rsid w:val="79934ADF"/>
    <w:rsid w:val="7A1A7C77"/>
    <w:rsid w:val="7A294630"/>
    <w:rsid w:val="7A702B5C"/>
    <w:rsid w:val="7AAC4F5C"/>
    <w:rsid w:val="7B263084"/>
    <w:rsid w:val="7B6B5B4F"/>
    <w:rsid w:val="7BCF1E34"/>
    <w:rsid w:val="7C170088"/>
    <w:rsid w:val="7C52229D"/>
    <w:rsid w:val="7CF41D95"/>
    <w:rsid w:val="7D3632DE"/>
    <w:rsid w:val="7D976277"/>
    <w:rsid w:val="7DE00530"/>
    <w:rsid w:val="7E092A08"/>
    <w:rsid w:val="7E8A2BBB"/>
    <w:rsid w:val="7EBB22FA"/>
    <w:rsid w:val="7F752E03"/>
    <w:rsid w:val="7FFBD6DD"/>
    <w:rsid w:val="DBD24354"/>
    <w:rsid w:val="FB77A6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ind w:firstLine="960" w:firstLineChars="200"/>
      <w:textAlignment w:val="baseline"/>
    </w:pPr>
    <w:rPr>
      <w:rFonts w:ascii="Times New Roman" w:hAnsi="Times New Roman" w:eastAsia="宋体" w:cs="Times New Roman"/>
      <w:snapToGrid w:val="0"/>
      <w:color w:val="000000"/>
      <w:sz w:val="24"/>
      <w:szCs w:val="24"/>
      <w:lang w:val="en-US" w:eastAsia="en-US" w:bidi="ar-SA"/>
    </w:rPr>
  </w:style>
  <w:style w:type="paragraph" w:styleId="2">
    <w:name w:val="heading 1"/>
    <w:basedOn w:val="1"/>
    <w:next w:val="1"/>
    <w:autoRedefine/>
    <w:qFormat/>
    <w:uiPriority w:val="0"/>
    <w:pPr>
      <w:keepNext/>
      <w:keepLines/>
      <w:spacing w:before="340" w:after="330" w:line="576" w:lineRule="auto"/>
      <w:ind w:firstLine="0" w:firstLineChars="0"/>
      <w:jc w:val="center"/>
      <w:outlineLvl w:val="0"/>
    </w:pPr>
    <w:rPr>
      <w:b/>
      <w:kern w:val="44"/>
      <w:sz w:val="44"/>
    </w:rPr>
  </w:style>
  <w:style w:type="paragraph" w:styleId="3">
    <w:name w:val="heading 2"/>
    <w:basedOn w:val="1"/>
    <w:autoRedefine/>
    <w:unhideWhenUsed/>
    <w:qFormat/>
    <w:uiPriority w:val="0"/>
    <w:pPr>
      <w:ind w:firstLine="0" w:firstLineChars="0"/>
      <w:outlineLvl w:val="1"/>
    </w:pPr>
    <w:rPr>
      <w:rFonts w:hint="eastAsia"/>
      <w:b/>
      <w:bCs/>
      <w:sz w:val="28"/>
      <w:szCs w:val="36"/>
    </w:rPr>
  </w:style>
  <w:style w:type="paragraph" w:styleId="4">
    <w:name w:val="heading 3"/>
    <w:basedOn w:val="1"/>
    <w:next w:val="5"/>
    <w:link w:val="30"/>
    <w:autoRedefine/>
    <w:unhideWhenUsed/>
    <w:qFormat/>
    <w:uiPriority w:val="0"/>
    <w:pPr>
      <w:keepNext/>
      <w:keepLines/>
      <w:spacing w:before="120" w:after="120"/>
      <w:ind w:firstLine="480" w:firstLineChars="100"/>
      <w:outlineLvl w:val="2"/>
    </w:pPr>
    <w:rPr>
      <w:b/>
    </w:rPr>
  </w:style>
  <w:style w:type="paragraph" w:styleId="6">
    <w:name w:val="heading 4"/>
    <w:basedOn w:val="1"/>
    <w:next w:val="1"/>
    <w:autoRedefine/>
    <w:unhideWhenUsed/>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autoRedefine/>
    <w:unhideWhenUsed/>
    <w:qFormat/>
    <w:uiPriority w:val="0"/>
    <w:pPr>
      <w:keepNext/>
      <w:keepLines/>
      <w:spacing w:before="280" w:after="290" w:line="372" w:lineRule="auto"/>
      <w:outlineLvl w:val="4"/>
    </w:pPr>
    <w:rPr>
      <w:b/>
      <w:sz w:val="28"/>
    </w:rPr>
  </w:style>
  <w:style w:type="character" w:default="1" w:styleId="26">
    <w:name w:val="Default Paragraph Font"/>
    <w:autoRedefine/>
    <w:semiHidden/>
    <w:unhideWhenUsed/>
    <w:qFormat/>
    <w:uiPriority w:val="1"/>
  </w:style>
  <w:style w:type="table" w:default="1" w:styleId="24">
    <w:name w:val="Normal Table"/>
    <w:autoRedefine/>
    <w:semiHidden/>
    <w:unhideWhenUsed/>
    <w:qFormat/>
    <w:uiPriority w:val="99"/>
    <w:tblPr>
      <w:tblCellMar>
        <w:top w:w="0" w:type="dxa"/>
        <w:left w:w="108" w:type="dxa"/>
        <w:bottom w:w="0" w:type="dxa"/>
        <w:right w:w="108" w:type="dxa"/>
      </w:tblCellMar>
    </w:tblPr>
  </w:style>
  <w:style w:type="paragraph" w:styleId="5">
    <w:name w:val="Body Text"/>
    <w:basedOn w:val="1"/>
    <w:autoRedefine/>
    <w:semiHidden/>
    <w:qFormat/>
    <w:uiPriority w:val="0"/>
    <w:rPr>
      <w:rFonts w:ascii="Arial" w:hAnsi="Arial" w:eastAsia="Arial" w:cs="Arial"/>
      <w:sz w:val="21"/>
      <w:szCs w:val="21"/>
    </w:rPr>
  </w:style>
  <w:style w:type="paragraph" w:styleId="8">
    <w:name w:val="toc 7"/>
    <w:basedOn w:val="1"/>
    <w:next w:val="1"/>
    <w:autoRedefine/>
    <w:unhideWhenUsed/>
    <w:qFormat/>
    <w:uiPriority w:val="39"/>
    <w:pPr>
      <w:widowControl w:val="0"/>
      <w:kinsoku/>
      <w:autoSpaceDE/>
      <w:autoSpaceDN/>
      <w:adjustRightInd/>
      <w:snapToGrid/>
      <w:spacing w:line="240" w:lineRule="auto"/>
      <w:ind w:left="2520" w:leftChars="1200" w:firstLine="0" w:firstLineChars="0"/>
      <w:jc w:val="both"/>
      <w:textAlignment w:val="auto"/>
    </w:pPr>
    <w:rPr>
      <w:rFonts w:asciiTheme="minorHAnsi" w:hAnsiTheme="minorHAnsi" w:eastAsiaTheme="minorEastAsia" w:cstheme="minorBidi"/>
      <w:snapToGrid/>
      <w:color w:val="auto"/>
      <w:kern w:val="2"/>
      <w:sz w:val="21"/>
      <w:szCs w:val="22"/>
      <w:lang w:eastAsia="zh-CN"/>
    </w:rPr>
  </w:style>
  <w:style w:type="paragraph" w:styleId="9">
    <w:name w:val="annotation text"/>
    <w:basedOn w:val="1"/>
    <w:autoRedefine/>
    <w:qFormat/>
    <w:uiPriority w:val="0"/>
  </w:style>
  <w:style w:type="paragraph" w:styleId="10">
    <w:name w:val="toc 5"/>
    <w:basedOn w:val="1"/>
    <w:next w:val="1"/>
    <w:autoRedefine/>
    <w:unhideWhenUsed/>
    <w:qFormat/>
    <w:uiPriority w:val="39"/>
    <w:pPr>
      <w:widowControl w:val="0"/>
      <w:kinsoku/>
      <w:autoSpaceDE/>
      <w:autoSpaceDN/>
      <w:adjustRightInd/>
      <w:snapToGrid/>
      <w:spacing w:line="240" w:lineRule="auto"/>
      <w:ind w:left="1680" w:leftChars="800" w:firstLine="0" w:firstLineChars="0"/>
      <w:jc w:val="both"/>
      <w:textAlignment w:val="auto"/>
    </w:pPr>
    <w:rPr>
      <w:rFonts w:asciiTheme="minorHAnsi" w:hAnsiTheme="minorHAnsi" w:eastAsiaTheme="minorEastAsia" w:cstheme="minorBidi"/>
      <w:snapToGrid/>
      <w:color w:val="auto"/>
      <w:kern w:val="2"/>
      <w:sz w:val="21"/>
      <w:szCs w:val="22"/>
      <w:lang w:eastAsia="zh-CN"/>
    </w:rPr>
  </w:style>
  <w:style w:type="paragraph" w:styleId="11">
    <w:name w:val="toc 3"/>
    <w:basedOn w:val="1"/>
    <w:next w:val="1"/>
    <w:autoRedefine/>
    <w:qFormat/>
    <w:uiPriority w:val="39"/>
    <w:pPr>
      <w:ind w:left="840" w:leftChars="400"/>
    </w:pPr>
  </w:style>
  <w:style w:type="paragraph" w:styleId="12">
    <w:name w:val="toc 8"/>
    <w:basedOn w:val="1"/>
    <w:next w:val="1"/>
    <w:autoRedefine/>
    <w:unhideWhenUsed/>
    <w:qFormat/>
    <w:uiPriority w:val="39"/>
    <w:pPr>
      <w:widowControl w:val="0"/>
      <w:kinsoku/>
      <w:autoSpaceDE/>
      <w:autoSpaceDN/>
      <w:adjustRightInd/>
      <w:snapToGrid/>
      <w:spacing w:line="240" w:lineRule="auto"/>
      <w:ind w:left="2940" w:leftChars="1400" w:firstLine="0" w:firstLineChars="0"/>
      <w:jc w:val="both"/>
      <w:textAlignment w:val="auto"/>
    </w:pPr>
    <w:rPr>
      <w:rFonts w:asciiTheme="minorHAnsi" w:hAnsiTheme="minorHAnsi" w:eastAsiaTheme="minorEastAsia" w:cstheme="minorBidi"/>
      <w:snapToGrid/>
      <w:color w:val="auto"/>
      <w:kern w:val="2"/>
      <w:sz w:val="21"/>
      <w:szCs w:val="22"/>
      <w:lang w:eastAsia="zh-CN"/>
    </w:rPr>
  </w:style>
  <w:style w:type="paragraph" w:styleId="13">
    <w:name w:val="Body Text Indent 2"/>
    <w:basedOn w:val="1"/>
    <w:autoRedefine/>
    <w:qFormat/>
    <w:uiPriority w:val="0"/>
    <w:pPr>
      <w:spacing w:after="120" w:line="480" w:lineRule="auto"/>
      <w:ind w:left="420" w:leftChars="200"/>
    </w:pPr>
  </w:style>
  <w:style w:type="paragraph" w:styleId="14">
    <w:name w:val="Balloon Text"/>
    <w:basedOn w:val="1"/>
    <w:link w:val="31"/>
    <w:autoRedefine/>
    <w:qFormat/>
    <w:uiPriority w:val="0"/>
    <w:pPr>
      <w:spacing w:line="240" w:lineRule="auto"/>
    </w:pPr>
    <w:rPr>
      <w:sz w:val="18"/>
      <w:szCs w:val="18"/>
    </w:rPr>
  </w:style>
  <w:style w:type="paragraph" w:styleId="15">
    <w:name w:val="footer"/>
    <w:basedOn w:val="1"/>
    <w:autoRedefine/>
    <w:qFormat/>
    <w:uiPriority w:val="0"/>
    <w:pPr>
      <w:tabs>
        <w:tab w:val="center" w:pos="4153"/>
        <w:tab w:val="right" w:pos="8306"/>
      </w:tabs>
    </w:pPr>
    <w:rPr>
      <w:sz w:val="18"/>
    </w:rPr>
  </w:style>
  <w:style w:type="paragraph" w:styleId="1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jc w:val="both"/>
    </w:pPr>
    <w:rPr>
      <w:sz w:val="18"/>
    </w:rPr>
  </w:style>
  <w:style w:type="paragraph" w:styleId="17">
    <w:name w:val="toc 1"/>
    <w:basedOn w:val="1"/>
    <w:next w:val="1"/>
    <w:autoRedefine/>
    <w:qFormat/>
    <w:uiPriority w:val="39"/>
  </w:style>
  <w:style w:type="paragraph" w:styleId="18">
    <w:name w:val="toc 4"/>
    <w:basedOn w:val="1"/>
    <w:next w:val="1"/>
    <w:autoRedefine/>
    <w:unhideWhenUsed/>
    <w:qFormat/>
    <w:uiPriority w:val="39"/>
    <w:pPr>
      <w:widowControl w:val="0"/>
      <w:kinsoku/>
      <w:autoSpaceDE/>
      <w:autoSpaceDN/>
      <w:adjustRightInd/>
      <w:snapToGrid/>
      <w:spacing w:line="240" w:lineRule="auto"/>
      <w:ind w:left="1260" w:leftChars="600" w:firstLine="0" w:firstLineChars="0"/>
      <w:jc w:val="both"/>
      <w:textAlignment w:val="auto"/>
    </w:pPr>
    <w:rPr>
      <w:rFonts w:asciiTheme="minorHAnsi" w:hAnsiTheme="minorHAnsi" w:eastAsiaTheme="minorEastAsia" w:cstheme="minorBidi"/>
      <w:snapToGrid/>
      <w:color w:val="auto"/>
      <w:kern w:val="2"/>
      <w:sz w:val="21"/>
      <w:szCs w:val="22"/>
      <w:lang w:eastAsia="zh-CN"/>
    </w:rPr>
  </w:style>
  <w:style w:type="paragraph" w:styleId="19">
    <w:name w:val="toc 6"/>
    <w:basedOn w:val="1"/>
    <w:next w:val="1"/>
    <w:autoRedefine/>
    <w:unhideWhenUsed/>
    <w:qFormat/>
    <w:uiPriority w:val="39"/>
    <w:pPr>
      <w:widowControl w:val="0"/>
      <w:kinsoku/>
      <w:autoSpaceDE/>
      <w:autoSpaceDN/>
      <w:adjustRightInd/>
      <w:snapToGrid/>
      <w:spacing w:line="240" w:lineRule="auto"/>
      <w:ind w:left="2100" w:leftChars="1000" w:firstLine="0" w:firstLineChars="0"/>
      <w:jc w:val="both"/>
      <w:textAlignment w:val="auto"/>
    </w:pPr>
    <w:rPr>
      <w:rFonts w:asciiTheme="minorHAnsi" w:hAnsiTheme="minorHAnsi" w:eastAsiaTheme="minorEastAsia" w:cstheme="minorBidi"/>
      <w:snapToGrid/>
      <w:color w:val="auto"/>
      <w:kern w:val="2"/>
      <w:sz w:val="21"/>
      <w:szCs w:val="22"/>
      <w:lang w:eastAsia="zh-CN"/>
    </w:rPr>
  </w:style>
  <w:style w:type="paragraph" w:styleId="20">
    <w:name w:val="toc 2"/>
    <w:basedOn w:val="1"/>
    <w:next w:val="1"/>
    <w:autoRedefine/>
    <w:qFormat/>
    <w:uiPriority w:val="39"/>
    <w:pPr>
      <w:ind w:left="420" w:leftChars="200"/>
    </w:pPr>
  </w:style>
  <w:style w:type="paragraph" w:styleId="21">
    <w:name w:val="toc 9"/>
    <w:basedOn w:val="1"/>
    <w:next w:val="1"/>
    <w:autoRedefine/>
    <w:unhideWhenUsed/>
    <w:qFormat/>
    <w:uiPriority w:val="39"/>
    <w:pPr>
      <w:widowControl w:val="0"/>
      <w:kinsoku/>
      <w:autoSpaceDE/>
      <w:autoSpaceDN/>
      <w:adjustRightInd/>
      <w:snapToGrid/>
      <w:spacing w:line="240" w:lineRule="auto"/>
      <w:ind w:left="3360" w:leftChars="1600" w:firstLine="0" w:firstLineChars="0"/>
      <w:jc w:val="both"/>
      <w:textAlignment w:val="auto"/>
    </w:pPr>
    <w:rPr>
      <w:rFonts w:asciiTheme="minorHAnsi" w:hAnsiTheme="minorHAnsi" w:eastAsiaTheme="minorEastAsia" w:cstheme="minorBidi"/>
      <w:snapToGrid/>
      <w:color w:val="auto"/>
      <w:kern w:val="2"/>
      <w:sz w:val="21"/>
      <w:szCs w:val="22"/>
      <w:lang w:eastAsia="zh-CN"/>
    </w:rPr>
  </w:style>
  <w:style w:type="paragraph" w:styleId="22">
    <w:name w:val="Normal (Web)"/>
    <w:basedOn w:val="1"/>
    <w:autoRedefine/>
    <w:qFormat/>
    <w:uiPriority w:val="0"/>
    <w:pPr>
      <w:spacing w:beforeAutospacing="1" w:afterAutospacing="1"/>
    </w:pPr>
    <w:rPr>
      <w:lang w:eastAsia="zh-CN"/>
    </w:rPr>
  </w:style>
  <w:style w:type="paragraph" w:styleId="23">
    <w:name w:val="Title"/>
    <w:basedOn w:val="1"/>
    <w:autoRedefine/>
    <w:qFormat/>
    <w:uiPriority w:val="1"/>
    <w:pPr>
      <w:spacing w:before="60"/>
      <w:ind w:left="2983" w:right="2466"/>
      <w:jc w:val="center"/>
    </w:pPr>
    <w:rPr>
      <w:rFonts w:ascii="宋体" w:hAnsi="宋体" w:cs="宋体"/>
      <w:sz w:val="31"/>
      <w:szCs w:val="31"/>
    </w:rPr>
  </w:style>
  <w:style w:type="table" w:styleId="25">
    <w:name w:val="Table Grid"/>
    <w:basedOn w:val="24"/>
    <w:autoRedefine/>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basedOn w:val="26"/>
    <w:autoRedefine/>
    <w:qFormat/>
    <w:uiPriority w:val="0"/>
    <w:rPr>
      <w:b/>
    </w:rPr>
  </w:style>
  <w:style w:type="character" w:styleId="28">
    <w:name w:val="Hyperlink"/>
    <w:basedOn w:val="26"/>
    <w:autoRedefine/>
    <w:qFormat/>
    <w:uiPriority w:val="99"/>
    <w:rPr>
      <w:color w:val="0000FF"/>
      <w:u w:val="single"/>
    </w:rPr>
  </w:style>
  <w:style w:type="character" w:styleId="29">
    <w:name w:val="annotation reference"/>
    <w:basedOn w:val="26"/>
    <w:autoRedefine/>
    <w:unhideWhenUsed/>
    <w:qFormat/>
    <w:uiPriority w:val="99"/>
    <w:rPr>
      <w:sz w:val="21"/>
      <w:szCs w:val="21"/>
    </w:rPr>
  </w:style>
  <w:style w:type="character" w:customStyle="1" w:styleId="30">
    <w:name w:val="标题 3 Char"/>
    <w:link w:val="4"/>
    <w:autoRedefine/>
    <w:qFormat/>
    <w:uiPriority w:val="0"/>
    <w:rPr>
      <w:b/>
    </w:rPr>
  </w:style>
  <w:style w:type="character" w:customStyle="1" w:styleId="31">
    <w:name w:val="批注框文本 Char"/>
    <w:basedOn w:val="26"/>
    <w:link w:val="14"/>
    <w:autoRedefine/>
    <w:qFormat/>
    <w:uiPriority w:val="0"/>
    <w:rPr>
      <w:snapToGrid w:val="0"/>
      <w:color w:val="000000"/>
      <w:sz w:val="18"/>
      <w:szCs w:val="18"/>
      <w:lang w:eastAsia="en-US"/>
    </w:rPr>
  </w:style>
  <w:style w:type="table" w:customStyle="1" w:styleId="32">
    <w:name w:val="Table Normal"/>
    <w:autoRedefine/>
    <w:semiHidden/>
    <w:unhideWhenUsed/>
    <w:qFormat/>
    <w:uiPriority w:val="0"/>
    <w:tblPr>
      <w:tblCellMar>
        <w:top w:w="0" w:type="dxa"/>
        <w:left w:w="0" w:type="dxa"/>
        <w:bottom w:w="0" w:type="dxa"/>
        <w:right w:w="0" w:type="dxa"/>
      </w:tblCellMar>
    </w:tblPr>
  </w:style>
  <w:style w:type="paragraph" w:customStyle="1" w:styleId="33">
    <w:name w:val="WPSOffice手动目录 1"/>
    <w:autoRedefine/>
    <w:qFormat/>
    <w:uiPriority w:val="0"/>
    <w:rPr>
      <w:rFonts w:ascii="Arial" w:hAnsi="Arial" w:eastAsia="Arial" w:cs="Arial"/>
      <w:lang w:val="en-US" w:eastAsia="zh-CN" w:bidi="ar-SA"/>
    </w:rPr>
  </w:style>
  <w:style w:type="paragraph" w:customStyle="1" w:styleId="34">
    <w:name w:val="WPSOffice手动目录 2"/>
    <w:autoRedefine/>
    <w:qFormat/>
    <w:uiPriority w:val="0"/>
    <w:pPr>
      <w:ind w:left="200" w:leftChars="200"/>
    </w:pPr>
    <w:rPr>
      <w:rFonts w:ascii="Arial" w:hAnsi="Arial" w:eastAsia="Arial" w:cs="Arial"/>
      <w:lang w:val="en-US" w:eastAsia="zh-CN" w:bidi="ar-SA"/>
    </w:rPr>
  </w:style>
  <w:style w:type="paragraph" w:customStyle="1" w:styleId="35">
    <w:name w:val="WPSOffice手动目录 3"/>
    <w:autoRedefine/>
    <w:qFormat/>
    <w:uiPriority w:val="0"/>
    <w:pPr>
      <w:ind w:left="400" w:leftChars="400"/>
    </w:pPr>
    <w:rPr>
      <w:rFonts w:ascii="Arial" w:hAnsi="Arial" w:eastAsia="Arial" w:cs="Arial"/>
      <w:lang w:val="en-US" w:eastAsia="zh-CN" w:bidi="ar-SA"/>
    </w:rPr>
  </w:style>
  <w:style w:type="paragraph" w:customStyle="1" w:styleId="36">
    <w:name w:val="Table Text"/>
    <w:basedOn w:val="1"/>
    <w:autoRedefine/>
    <w:semiHidden/>
    <w:qFormat/>
    <w:uiPriority w:val="0"/>
    <w:rPr>
      <w:rFonts w:ascii="Arial" w:hAnsi="Arial" w:eastAsia="Arial" w:cs="Arial"/>
      <w:sz w:val="21"/>
      <w:szCs w:val="21"/>
    </w:rPr>
  </w:style>
  <w:style w:type="paragraph" w:customStyle="1" w:styleId="37">
    <w:name w:val="封面"/>
    <w:basedOn w:val="1"/>
    <w:autoRedefine/>
    <w:qFormat/>
    <w:uiPriority w:val="0"/>
    <w:pPr>
      <w:spacing w:line="240" w:lineRule="auto"/>
      <w:ind w:firstLine="0" w:firstLineChars="0"/>
    </w:pPr>
    <w:rPr>
      <w:rFonts w:eastAsia="华文中宋"/>
      <w:sz w:val="44"/>
    </w:rPr>
  </w:style>
  <w:style w:type="character" w:customStyle="1" w:styleId="38">
    <w:name w:val="font41"/>
    <w:basedOn w:val="26"/>
    <w:autoRedefine/>
    <w:qFormat/>
    <w:uiPriority w:val="0"/>
    <w:rPr>
      <w:rFonts w:hint="eastAsia" w:ascii="宋体" w:hAnsi="宋体" w:eastAsia="宋体" w:cs="宋体"/>
      <w:b/>
      <w:bCs/>
      <w:color w:val="3D3D3D"/>
      <w:sz w:val="24"/>
      <w:szCs w:val="24"/>
      <w:u w:val="none"/>
    </w:rPr>
  </w:style>
  <w:style w:type="character" w:customStyle="1" w:styleId="39">
    <w:name w:val="font21"/>
    <w:basedOn w:val="26"/>
    <w:autoRedefine/>
    <w:qFormat/>
    <w:uiPriority w:val="0"/>
    <w:rPr>
      <w:rFonts w:hint="default" w:ascii="Times New Roman" w:hAnsi="Times New Roman" w:cs="Times New Roman"/>
      <w:b/>
      <w:bCs/>
      <w:color w:val="3D3D3D"/>
      <w:sz w:val="24"/>
      <w:szCs w:val="24"/>
      <w:u w:val="none"/>
    </w:rPr>
  </w:style>
  <w:style w:type="paragraph" w:styleId="40">
    <w:name w:val="List Paragraph"/>
    <w:basedOn w:val="1"/>
    <w:autoRedefine/>
    <w:qFormat/>
    <w:uiPriority w:val="34"/>
    <w:pPr>
      <w:spacing w:before="46"/>
      <w:ind w:left="1172" w:hanging="369"/>
    </w:pPr>
    <w:rPr>
      <w:rFonts w:ascii="宋体" w:hAnsi="宋体" w:cs="宋体"/>
    </w:rPr>
  </w:style>
  <w:style w:type="paragraph" w:customStyle="1" w:styleId="41">
    <w:name w:val="_Style 13"/>
    <w:autoRedefine/>
    <w:qFormat/>
    <w:uiPriority w:val="0"/>
    <w:pPr>
      <w:spacing w:before="120" w:after="120" w:line="288" w:lineRule="auto"/>
    </w:pPr>
    <w:rPr>
      <w:rFonts w:ascii="Arial" w:hAnsi="Arial" w:eastAsia="等线" w:cs="Arial"/>
      <w:sz w:val="22"/>
      <w:szCs w:val="22"/>
      <w:lang w:val="en-US" w:eastAsia="zh-CN" w:bidi="ar-SA"/>
    </w:rPr>
  </w:style>
  <w:style w:type="paragraph" w:customStyle="1" w:styleId="42">
    <w:name w:val="样式 样式 样式 四号 行距: 1.5 倍行距 + 首行缩进:  2 字符 + (西文) 宋体 (中文) 仿宋_GB2312..."/>
    <w:basedOn w:val="1"/>
    <w:autoRedefine/>
    <w:qFormat/>
    <w:uiPriority w:val="0"/>
    <w:pPr>
      <w:spacing w:after="156" w:afterLines="50" w:line="500" w:lineRule="atLeast"/>
      <w:ind w:firstLine="560"/>
    </w:pPr>
    <w:rPr>
      <w:rFonts w:ascii="宋体" w:hAnsi="宋体" w:cs="黑体"/>
      <w:sz w:val="28"/>
      <w:szCs w:val="28"/>
      <w:lang w:val="zh-CN"/>
    </w:rPr>
  </w:style>
  <w:style w:type="character" w:customStyle="1" w:styleId="43">
    <w:name w:val="font71"/>
    <w:basedOn w:val="26"/>
    <w:autoRedefine/>
    <w:qFormat/>
    <w:uiPriority w:val="0"/>
    <w:rPr>
      <w:rFonts w:hint="eastAsia" w:ascii="宋体" w:hAnsi="宋体" w:eastAsia="宋体" w:cs="宋体"/>
      <w:color w:val="000000"/>
      <w:sz w:val="24"/>
      <w:szCs w:val="24"/>
      <w:u w:val="single"/>
    </w:rPr>
  </w:style>
  <w:style w:type="character" w:customStyle="1" w:styleId="44">
    <w:name w:val="font11"/>
    <w:basedOn w:val="26"/>
    <w:autoRedefine/>
    <w:qFormat/>
    <w:uiPriority w:val="0"/>
    <w:rPr>
      <w:rFonts w:hint="eastAsia" w:ascii="宋体" w:hAnsi="宋体" w:eastAsia="宋体" w:cs="宋体"/>
      <w:color w:val="000000"/>
      <w:sz w:val="24"/>
      <w:szCs w:val="24"/>
      <w:u w:val="none"/>
    </w:rPr>
  </w:style>
  <w:style w:type="paragraph" w:styleId="45">
    <w:name w:val="No Spacing"/>
    <w:autoRedefine/>
    <w:qFormat/>
    <w:uiPriority w:val="1"/>
    <w:pPr>
      <w:widowControl w:val="0"/>
      <w:jc w:val="both"/>
    </w:pPr>
    <w:rPr>
      <w:rFonts w:ascii="Times New Roman" w:hAnsi="Times New Roman" w:eastAsia="宋体" w:cs="Times New Roman"/>
      <w:kern w:val="2"/>
      <w:sz w:val="21"/>
      <w:szCs w:val="24"/>
      <w:lang w:val="en-US" w:eastAsia="zh-CN" w:bidi="ar-SA"/>
    </w:rPr>
  </w:style>
  <w:style w:type="paragraph" w:customStyle="1" w:styleId="46">
    <w:name w:val="First Paragraph"/>
    <w:autoRedefine/>
    <w:qFormat/>
    <w:uiPriority w:val="0"/>
    <w:pPr>
      <w:spacing w:before="180" w:after="180"/>
      <w:ind w:firstLine="720" w:firstLineChars="200"/>
      <w:jc w:val="both"/>
    </w:pPr>
    <w:rPr>
      <w:rFonts w:hint="eastAsia" w:ascii="微软雅黑" w:hAnsi="微软雅黑" w:eastAsia="微软雅黑" w:cs="Times New Roman"/>
      <w:sz w:val="24"/>
      <w:szCs w:val="24"/>
      <w:lang w:val="en-US" w:eastAsia="zh-CN" w:bidi="ar-SA"/>
    </w:rPr>
  </w:style>
  <w:style w:type="character" w:customStyle="1" w:styleId="47">
    <w:name w:val="font31"/>
    <w:basedOn w:val="26"/>
    <w:autoRedefine/>
    <w:qFormat/>
    <w:uiPriority w:val="0"/>
    <w:rPr>
      <w:rFonts w:ascii="宋体" w:hAnsi="宋体" w:eastAsia="宋体" w:cs="宋体"/>
      <w:color w:val="000000"/>
      <w:sz w:val="36"/>
      <w:szCs w:val="36"/>
      <w:u w:val="none"/>
    </w:rPr>
  </w:style>
  <w:style w:type="character" w:customStyle="1" w:styleId="48">
    <w:name w:val="font51"/>
    <w:basedOn w:val="26"/>
    <w:autoRedefine/>
    <w:qFormat/>
    <w:uiPriority w:val="0"/>
    <w:rPr>
      <w:rFonts w:hint="default" w:ascii="Arial" w:hAnsi="Arial" w:cs="Arial"/>
      <w:color w:val="000000"/>
      <w:sz w:val="22"/>
      <w:szCs w:val="22"/>
      <w:u w:val="none"/>
    </w:rPr>
  </w:style>
  <w:style w:type="character" w:customStyle="1" w:styleId="49">
    <w:name w:val="font61"/>
    <w:basedOn w:val="26"/>
    <w:autoRedefine/>
    <w:qFormat/>
    <w:uiPriority w:val="0"/>
    <w:rPr>
      <w:rFonts w:hint="default" w:ascii="Arial" w:hAnsi="Arial" w:cs="Arial"/>
      <w:color w:val="000000"/>
      <w:sz w:val="12"/>
      <w:szCs w:val="12"/>
      <w:u w:val="none"/>
    </w:rPr>
  </w:style>
  <w:style w:type="paragraph" w:customStyle="1" w:styleId="50">
    <w:name w:val="Revision"/>
    <w:autoRedefine/>
    <w:hidden/>
    <w:unhideWhenUsed/>
    <w:qFormat/>
    <w:uiPriority w:val="99"/>
    <w:rPr>
      <w:rFonts w:ascii="Times New Roman" w:hAnsi="Times New Roman" w:eastAsia="宋体" w:cs="Times New Roman"/>
      <w:snapToGrid w:val="0"/>
      <w:color w:val="000000"/>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microsoft.com/office/2011/relationships/people" Target="people.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theme" Target="theme/theme1.xml"/><Relationship Id="rId24" Type="http://schemas.openxmlformats.org/officeDocument/2006/relationships/header" Target="header9.xml"/><Relationship Id="rId23" Type="http://schemas.openxmlformats.org/officeDocument/2006/relationships/header" Target="header8.xml"/><Relationship Id="rId22" Type="http://schemas.openxmlformats.org/officeDocument/2006/relationships/header" Target="header7.xml"/><Relationship Id="rId21" Type="http://schemas.openxmlformats.org/officeDocument/2006/relationships/header" Target="header6.xml"/><Relationship Id="rId20" Type="http://schemas.openxmlformats.org/officeDocument/2006/relationships/footer" Target="footer11.xml"/><Relationship Id="rId2" Type="http://schemas.openxmlformats.org/officeDocument/2006/relationships/settings" Target="settings.xml"/><Relationship Id="rId19" Type="http://schemas.openxmlformats.org/officeDocument/2006/relationships/footer" Target="footer10.xml"/><Relationship Id="rId18" Type="http://schemas.openxmlformats.org/officeDocument/2006/relationships/header" Target="header5.xml"/><Relationship Id="rId17" Type="http://schemas.openxmlformats.org/officeDocument/2006/relationships/footer" Target="footer9.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98</Pages>
  <Words>32370</Words>
  <Characters>33861</Characters>
  <Lines>375</Lines>
  <Paragraphs>105</Paragraphs>
  <TotalTime>18</TotalTime>
  <ScaleCrop>false</ScaleCrop>
  <LinksUpToDate>false</LinksUpToDate>
  <CharactersWithSpaces>36766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2025-03-10T09:44:00Z</dcterms:created>
  <dc:creator>Administrator</dc:creator>
  <cp:lastModifiedBy>万树之王</cp:lastModifiedBy>
  <cp:lastPrinted>2025-08-01T05:36:00Z</cp:lastPrinted>
  <dcterms:modified xsi:type="dcterms:W3CDTF">2025-11-30T23:33:45Z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2024-12-30T10:00:33Z</vt:filetime>
  </property>
  <property fmtid="{D5CDD505-2E9C-101B-9397-08002B2CF9AE}" pid="4" name="KSOTemplateDocerSaveRecord">
    <vt:lpwstr>eyJoZGlkIjoiMjcxNjUyMWFmNDIwZmQ5NTNkMjEwMTZhYWJlYjMzNjYiLCJ1c2VySWQiOiIxMDg4OTEyOTIwIn0=</vt:lpwstr>
  </property>
  <property fmtid="{D5CDD505-2E9C-101B-9397-08002B2CF9AE}" pid="5" name="KSOProductBuildVer">
    <vt:lpwstr>2052-12.1.0.24034</vt:lpwstr>
  </property>
  <property fmtid="{D5CDD505-2E9C-101B-9397-08002B2CF9AE}" pid="6" name="ICV">
    <vt:lpwstr>5B936CCC8D5641EE846E4E42107775E0_13</vt:lpwstr>
  </property>
</Properties>
</file>